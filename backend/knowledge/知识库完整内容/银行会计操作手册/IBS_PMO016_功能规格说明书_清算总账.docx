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339B5" w14:textId="77777777" w:rsidR="000B1549" w:rsidRDefault="000B1549" w:rsidP="000B1549">
      <w:pPr>
        <w:rPr>
          <w:rFonts w:ascii="宋体" w:hAnsi="宋体"/>
        </w:rPr>
      </w:pPr>
      <w:bookmarkStart w:id="0" w:name="hp_TitlePage"/>
    </w:p>
    <w:p w14:paraId="74C33387" w14:textId="77777777" w:rsidR="000B1549" w:rsidRPr="00A9678E" w:rsidRDefault="000B1549" w:rsidP="000B1549">
      <w:pPr>
        <w:rPr>
          <w:rFonts w:ascii="宋体" w:hAnsi="宋体"/>
        </w:rPr>
      </w:pPr>
    </w:p>
    <w:p w14:paraId="7F9CB607" w14:textId="77777777" w:rsidR="000B1549" w:rsidRPr="00A9678E" w:rsidRDefault="000B1549" w:rsidP="000B1549">
      <w:pPr>
        <w:rPr>
          <w:rFonts w:ascii="宋体" w:hAnsi="宋体"/>
        </w:rPr>
      </w:pPr>
    </w:p>
    <w:p w14:paraId="3A0031A4" w14:textId="77777777" w:rsidR="000B1549" w:rsidRPr="00A9678E" w:rsidRDefault="000B1549" w:rsidP="000B1549">
      <w:pPr>
        <w:pStyle w:val="TitlePageHeaderOOV"/>
        <w:ind w:left="0"/>
        <w:rPr>
          <w:rFonts w:ascii="宋体" w:hAnsi="宋体"/>
          <w:lang w:eastAsia="zh-CN"/>
        </w:rPr>
      </w:pPr>
    </w:p>
    <w:p w14:paraId="347D273D" w14:textId="77777777" w:rsidR="000B1549" w:rsidRDefault="000B1549" w:rsidP="000B1549">
      <w:pPr>
        <w:pStyle w:val="TitlePageHeaderOOV"/>
        <w:ind w:left="0"/>
        <w:jc w:val="center"/>
        <w:rPr>
          <w:rFonts w:ascii="宋体" w:hAnsi="宋体"/>
          <w:b/>
          <w:sz w:val="52"/>
          <w:szCs w:val="52"/>
          <w:lang w:eastAsia="zh-CN"/>
        </w:rPr>
      </w:pPr>
    </w:p>
    <w:p w14:paraId="40570DA7" w14:textId="77777777" w:rsidR="000B1549" w:rsidRDefault="000B1549" w:rsidP="000B1549">
      <w:pPr>
        <w:pStyle w:val="TitlePageHeaderOOV"/>
        <w:ind w:left="0"/>
        <w:jc w:val="center"/>
        <w:rPr>
          <w:rFonts w:ascii="宋体" w:hAnsi="宋体"/>
          <w:b/>
          <w:sz w:val="52"/>
          <w:szCs w:val="52"/>
          <w:lang w:eastAsia="zh-CN"/>
        </w:rPr>
      </w:pPr>
    </w:p>
    <w:p w14:paraId="66B385E0" w14:textId="77777777" w:rsidR="000B1549" w:rsidRDefault="000B1549" w:rsidP="000B1549">
      <w:pPr>
        <w:pStyle w:val="TitlePageHeaderOOV"/>
        <w:ind w:left="0"/>
        <w:jc w:val="center"/>
        <w:rPr>
          <w:rFonts w:ascii="宋体" w:hAnsi="宋体"/>
          <w:b/>
          <w:sz w:val="52"/>
          <w:szCs w:val="52"/>
          <w:lang w:eastAsia="zh-CN"/>
        </w:rPr>
      </w:pPr>
    </w:p>
    <w:p w14:paraId="1023C3C9" w14:textId="51BEE683" w:rsidR="000B1549" w:rsidRPr="00794249" w:rsidRDefault="003F4984">
      <w:pPr>
        <w:pStyle w:val="TitlePageHeaderOOV"/>
        <w:ind w:left="0" w:right="2088"/>
        <w:jc w:val="center"/>
        <w:rPr>
          <w:rFonts w:ascii="宋体" w:hAnsi="宋体"/>
          <w:b/>
          <w:sz w:val="52"/>
          <w:szCs w:val="52"/>
          <w:lang w:eastAsia="zh-CN"/>
        </w:rPr>
        <w:pPrChange w:id="1" w:author="胡增祥" w:date="2025-06-16T10:22:00Z">
          <w:pPr>
            <w:pStyle w:val="TitlePageHeaderOOV"/>
            <w:ind w:left="0"/>
            <w:jc w:val="center"/>
          </w:pPr>
        </w:pPrChange>
      </w:pPr>
      <w:r>
        <w:rPr>
          <w:rFonts w:ascii="宋体" w:hAnsi="宋体" w:hint="eastAsia"/>
          <w:b/>
          <w:sz w:val="52"/>
          <w:szCs w:val="52"/>
          <w:lang w:eastAsia="zh-CN"/>
        </w:rPr>
        <w:t xml:space="preserve">         </w:t>
      </w:r>
      <w:del w:id="2" w:author="胡增祥" w:date="2025-06-16T10:23:00Z">
        <w:r w:rsidR="000B1549" w:rsidRPr="00794249" w:rsidDel="003F4984">
          <w:rPr>
            <w:rFonts w:ascii="宋体" w:hAnsi="宋体" w:hint="eastAsia"/>
            <w:b/>
            <w:sz w:val="52"/>
            <w:szCs w:val="52"/>
            <w:lang w:eastAsia="zh-CN"/>
          </w:rPr>
          <w:delText>苏州银行</w:delText>
        </w:r>
      </w:del>
      <w:ins w:id="3" w:author="胡增祥" w:date="2025-06-16T10:23:00Z">
        <w:r>
          <w:rPr>
            <w:rFonts w:ascii="宋体" w:hAnsi="宋体" w:hint="eastAsia"/>
            <w:b/>
            <w:sz w:val="52"/>
            <w:szCs w:val="52"/>
            <w:lang w:eastAsia="zh-CN"/>
          </w:rPr>
          <w:t>XX银行</w:t>
        </w:r>
      </w:ins>
      <w:r w:rsidR="000B1549" w:rsidRPr="00794249">
        <w:rPr>
          <w:rFonts w:ascii="宋体" w:hAnsi="宋体" w:hint="eastAsia"/>
          <w:b/>
          <w:sz w:val="52"/>
          <w:szCs w:val="52"/>
          <w:lang w:eastAsia="zh-CN"/>
        </w:rPr>
        <w:t>项目</w:t>
      </w:r>
    </w:p>
    <w:p w14:paraId="471AAE97" w14:textId="77777777" w:rsidR="000B1549" w:rsidRPr="00984D55" w:rsidRDefault="000B1549" w:rsidP="000B1549">
      <w:pPr>
        <w:pStyle w:val="a7"/>
        <w:framePr w:w="0" w:hRule="auto" w:hSpace="0" w:vSpace="0" w:wrap="auto" w:vAnchor="margin" w:hAnchor="text" w:xAlign="left" w:yAlign="inline"/>
        <w:spacing w:line="360" w:lineRule="auto"/>
        <w:ind w:firstLine="402"/>
        <w:jc w:val="center"/>
        <w:rPr>
          <w:rFonts w:hAnsi="宋体"/>
        </w:rPr>
      </w:pPr>
      <w:r w:rsidRPr="00984D55">
        <w:rPr>
          <w:rFonts w:hAnsi="宋体" w:hint="eastAsia"/>
        </w:rPr>
        <w:t>功能说明书－</w:t>
      </w:r>
    </w:p>
    <w:p w14:paraId="65A8B603" w14:textId="4745B33C" w:rsidR="000B1549" w:rsidRPr="00984D55" w:rsidRDefault="000B1549" w:rsidP="000B1549">
      <w:pPr>
        <w:pStyle w:val="a7"/>
        <w:framePr w:w="0" w:hRule="auto" w:hSpace="0" w:vSpace="0" w:wrap="auto" w:vAnchor="margin" w:hAnchor="text" w:xAlign="left" w:yAlign="inline"/>
        <w:spacing w:afterLines="1000" w:after="2400" w:line="360" w:lineRule="auto"/>
        <w:ind w:firstLine="403"/>
        <w:jc w:val="center"/>
        <w:rPr>
          <w:rFonts w:hAnsi="宋体"/>
        </w:rPr>
      </w:pPr>
      <w:r>
        <w:rPr>
          <w:rFonts w:hAnsi="宋体" w:hint="eastAsia"/>
        </w:rPr>
        <w:t>会计信息子系统第一</w:t>
      </w:r>
      <w:r w:rsidRPr="00984D55">
        <w:rPr>
          <w:rFonts w:hAnsi="宋体" w:hint="eastAsia"/>
        </w:rPr>
        <w:t>分册</w:t>
      </w:r>
    </w:p>
    <w:p w14:paraId="145B8528" w14:textId="77777777" w:rsidR="000B1549" w:rsidRPr="000B1549" w:rsidRDefault="000B1549" w:rsidP="000B1549">
      <w:pPr>
        <w:pStyle w:val="TitlePageHeaderOOV"/>
        <w:rPr>
          <w:rFonts w:ascii="宋体" w:hAnsi="宋体"/>
          <w:lang w:eastAsia="zh-CN"/>
        </w:rPr>
      </w:pPr>
    </w:p>
    <w:p w14:paraId="161010DF" w14:textId="77777777" w:rsidR="000B1549" w:rsidRPr="00A9678E" w:rsidRDefault="000B1549" w:rsidP="000B1549">
      <w:pPr>
        <w:pStyle w:val="TitlePageHeaderOOV"/>
        <w:rPr>
          <w:rFonts w:ascii="宋体" w:hAnsi="宋体"/>
          <w:lang w:eastAsia="zh-CN"/>
        </w:rPr>
      </w:pPr>
    </w:p>
    <w:p w14:paraId="0163FD7A" w14:textId="77777777" w:rsidR="000B1549" w:rsidRPr="00A9678E" w:rsidRDefault="000B1549" w:rsidP="000B1549">
      <w:pPr>
        <w:pStyle w:val="TitlePageDetail"/>
        <w:spacing w:after="120"/>
        <w:rPr>
          <w:rFonts w:ascii="宋体" w:hAnsi="宋体"/>
          <w:lang w:eastAsia="zh-CN"/>
        </w:rPr>
      </w:pPr>
      <w:r w:rsidRPr="00A9678E">
        <w:rPr>
          <w:rFonts w:ascii="宋体" w:hAnsi="宋体" w:hint="eastAsia"/>
          <w:lang w:eastAsia="zh-CN"/>
        </w:rPr>
        <w:t>准备</w:t>
      </w:r>
      <w:r>
        <w:rPr>
          <w:rFonts w:ascii="宋体" w:hAnsi="宋体"/>
          <w:lang w:eastAsia="zh-CN"/>
        </w:rPr>
        <w:t>：</w:t>
      </w:r>
      <w:r w:rsidRPr="00A9678E">
        <w:rPr>
          <w:rFonts w:ascii="宋体" w:hAnsi="宋体"/>
          <w:lang w:eastAsia="zh-CN"/>
        </w:rPr>
        <w:t xml:space="preserve"> </w:t>
      </w:r>
      <w:r>
        <w:rPr>
          <w:rFonts w:ascii="宋体" w:hAnsi="宋体" w:hint="eastAsia"/>
          <w:lang w:eastAsia="zh-CN"/>
        </w:rPr>
        <w:t>XXXXX有限公司</w:t>
      </w:r>
    </w:p>
    <w:p w14:paraId="73FFE937" w14:textId="77777777" w:rsidR="000B1549" w:rsidRPr="00A9678E" w:rsidRDefault="000B1549" w:rsidP="000B1549">
      <w:pPr>
        <w:pStyle w:val="TitlePageDetail"/>
        <w:spacing w:after="120"/>
        <w:rPr>
          <w:rFonts w:ascii="宋体" w:hAnsi="宋体"/>
          <w:lang w:eastAsia="zh-CN"/>
        </w:rPr>
      </w:pPr>
      <w:r w:rsidRPr="00A9678E">
        <w:rPr>
          <w:rFonts w:ascii="宋体" w:hAnsi="宋体" w:hint="eastAsia"/>
          <w:lang w:eastAsia="zh-CN"/>
        </w:rPr>
        <w:t>项目文档名称</w:t>
      </w:r>
      <w:r>
        <w:rPr>
          <w:rFonts w:ascii="宋体" w:hAnsi="宋体" w:hint="eastAsia"/>
          <w:lang w:eastAsia="zh-CN"/>
        </w:rPr>
        <w:t>：</w:t>
      </w:r>
      <w:r>
        <w:rPr>
          <w:rFonts w:ascii="宋体" w:hAnsi="宋体"/>
          <w:lang w:eastAsia="zh-CN"/>
        </w:rPr>
        <w:t xml:space="preserve"> </w:t>
      </w:r>
      <w:r>
        <w:rPr>
          <w:rFonts w:ascii="宋体" w:hAnsi="宋体" w:hint="eastAsia"/>
          <w:lang w:eastAsia="zh-CN"/>
        </w:rPr>
        <w:t>XXXXX</w:t>
      </w:r>
    </w:p>
    <w:p w14:paraId="3BA2D027" w14:textId="7B485D60" w:rsidR="000B1549" w:rsidRPr="00A9678E" w:rsidRDefault="000B1549" w:rsidP="000B1549">
      <w:pPr>
        <w:pStyle w:val="TitlePageDetail"/>
        <w:spacing w:after="120"/>
        <w:rPr>
          <w:rStyle w:val="CharacterUserEntry"/>
          <w:rFonts w:ascii="宋体" w:hAnsi="宋体"/>
          <w:lang w:eastAsia="zh-CN"/>
        </w:rPr>
      </w:pPr>
      <w:r w:rsidRPr="00A9678E">
        <w:rPr>
          <w:rFonts w:ascii="宋体" w:hAnsi="宋体" w:hint="eastAsia"/>
          <w:lang w:eastAsia="zh-CN"/>
        </w:rPr>
        <w:t>文档日期</w:t>
      </w:r>
      <w:r>
        <w:rPr>
          <w:rFonts w:ascii="宋体" w:hAnsi="宋体"/>
          <w:lang w:eastAsia="zh-CN"/>
        </w:rPr>
        <w:t>：</w:t>
      </w:r>
      <w:r w:rsidRPr="00A9678E">
        <w:rPr>
          <w:rFonts w:ascii="宋体" w:hAnsi="宋体"/>
          <w:lang w:eastAsia="zh-CN"/>
        </w:rPr>
        <w:t xml:space="preserve"> </w:t>
      </w:r>
      <w:r w:rsidR="002163A1">
        <w:rPr>
          <w:rStyle w:val="CharacterUserEntry"/>
          <w:rFonts w:ascii="宋体" w:hAnsi="宋体" w:hint="eastAsia"/>
          <w:lang w:eastAsia="zh-CN"/>
        </w:rPr>
        <w:t>2016</w:t>
      </w:r>
      <w:r>
        <w:rPr>
          <w:rStyle w:val="CharacterUserEntry"/>
          <w:rFonts w:ascii="宋体" w:hAnsi="宋体"/>
          <w:lang w:eastAsia="zh-CN"/>
        </w:rPr>
        <w:t>-</w:t>
      </w:r>
      <w:r w:rsidR="002163A1">
        <w:rPr>
          <w:rStyle w:val="CharacterUserEntry"/>
          <w:rFonts w:ascii="宋体" w:hAnsi="宋体" w:hint="eastAsia"/>
          <w:lang w:eastAsia="zh-CN"/>
        </w:rPr>
        <w:t>05</w:t>
      </w:r>
      <w:r>
        <w:rPr>
          <w:rStyle w:val="CharacterUserEntry"/>
          <w:rFonts w:ascii="宋体" w:hAnsi="宋体"/>
          <w:lang w:eastAsia="zh-CN"/>
        </w:rPr>
        <w:t>-</w:t>
      </w:r>
      <w:r w:rsidR="002163A1">
        <w:rPr>
          <w:rStyle w:val="CharacterUserEntry"/>
          <w:rFonts w:ascii="宋体" w:hAnsi="宋体" w:hint="eastAsia"/>
          <w:lang w:eastAsia="zh-CN"/>
        </w:rPr>
        <w:t>25</w:t>
      </w:r>
    </w:p>
    <w:p w14:paraId="70184035" w14:textId="77777777" w:rsidR="000B1549" w:rsidRPr="00A9678E" w:rsidRDefault="000B1549" w:rsidP="000B1549">
      <w:pPr>
        <w:pStyle w:val="TitlePageHeaderOOV"/>
        <w:rPr>
          <w:rFonts w:ascii="宋体" w:hAnsi="宋体"/>
          <w:lang w:eastAsia="zh-CN"/>
        </w:rPr>
      </w:pPr>
    </w:p>
    <w:p w14:paraId="6D641B80" w14:textId="77777777" w:rsidR="000B1549" w:rsidRDefault="000B1549" w:rsidP="000B1549">
      <w:pPr>
        <w:rPr>
          <w:rFonts w:ascii="宋体" w:hAnsi="宋体"/>
        </w:rPr>
      </w:pPr>
    </w:p>
    <w:p w14:paraId="347FED38" w14:textId="77777777" w:rsidR="000B1549" w:rsidRPr="00A9678E" w:rsidRDefault="000B1549" w:rsidP="000B1549">
      <w:pPr>
        <w:rPr>
          <w:rFonts w:ascii="宋体" w:hAnsi="宋体"/>
        </w:rPr>
        <w:sectPr w:rsidR="000B1549" w:rsidRPr="00A9678E" w:rsidSect="0084616E">
          <w:headerReference w:type="even" r:id="rId9"/>
          <w:headerReference w:type="default" r:id="rId10"/>
          <w:footerReference w:type="even" r:id="rId11"/>
          <w:footerReference w:type="default" r:id="rId12"/>
          <w:headerReference w:type="first" r:id="rId13"/>
          <w:footerReference w:type="first" r:id="rId14"/>
          <w:pgSz w:w="11907" w:h="16839" w:code="1"/>
          <w:pgMar w:top="1440" w:right="862" w:bottom="1440" w:left="1196" w:header="907" w:footer="403" w:gutter="0"/>
          <w:cols w:space="720"/>
          <w:docGrid w:linePitch="272"/>
        </w:sectPr>
      </w:pPr>
    </w:p>
    <w:p w14:paraId="2ABC5097" w14:textId="77777777" w:rsidR="000B1549" w:rsidRPr="00A9678E" w:rsidRDefault="000B1549" w:rsidP="000B1549">
      <w:pPr>
        <w:pStyle w:val="HPTableTitle"/>
        <w:rPr>
          <w:rFonts w:ascii="宋体" w:hAnsi="宋体"/>
          <w:lang w:val="en-GB" w:eastAsia="zh-CN"/>
        </w:rPr>
      </w:pPr>
      <w:bookmarkStart w:id="6" w:name="hp_LogicalHeaderComplete"/>
      <w:bookmarkStart w:id="7" w:name="hp_RevisionHistory"/>
      <w:bookmarkEnd w:id="0"/>
      <w:r w:rsidRPr="00A9678E">
        <w:rPr>
          <w:rFonts w:ascii="宋体" w:hAnsi="宋体" w:hint="eastAsia"/>
          <w:lang w:val="en-GB" w:eastAsia="zh-CN"/>
        </w:rPr>
        <w:lastRenderedPageBreak/>
        <w:t>文档信息</w:t>
      </w: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24"/>
        <w:gridCol w:w="2814"/>
        <w:gridCol w:w="1955"/>
        <w:gridCol w:w="1329"/>
      </w:tblGrid>
      <w:tr w:rsidR="000B1549" w:rsidRPr="00A3118C" w14:paraId="3D7915AD" w14:textId="77777777" w:rsidTr="00B00F1F">
        <w:tc>
          <w:tcPr>
            <w:tcW w:w="1422" w:type="pct"/>
          </w:tcPr>
          <w:p w14:paraId="156C8321"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项目名称</w:t>
            </w:r>
            <w:r w:rsidRPr="00A3118C">
              <w:rPr>
                <w:rFonts w:hAnsi="宋体" w:cs="Arial"/>
                <w:sz w:val="18"/>
                <w:szCs w:val="18"/>
                <w:lang w:val="en-GB"/>
              </w:rPr>
              <w:t>：</w:t>
            </w:r>
          </w:p>
        </w:tc>
        <w:tc>
          <w:tcPr>
            <w:tcW w:w="3578" w:type="pct"/>
            <w:gridSpan w:val="3"/>
          </w:tcPr>
          <w:p w14:paraId="7EEF4D65" w14:textId="618CB2D9" w:rsidR="000B1549" w:rsidRPr="00A3118C" w:rsidRDefault="000B1549" w:rsidP="00B00F1F">
            <w:pPr>
              <w:pStyle w:val="TableMedium"/>
              <w:rPr>
                <w:rFonts w:cs="Arial"/>
                <w:lang w:val="en-GB" w:eastAsia="zh-CN"/>
              </w:rPr>
            </w:pPr>
          </w:p>
        </w:tc>
      </w:tr>
      <w:tr w:rsidR="000B1549" w:rsidRPr="00A3118C" w14:paraId="587542C6" w14:textId="77777777" w:rsidTr="00B00F1F">
        <w:trPr>
          <w:trHeight w:val="236"/>
        </w:trPr>
        <w:tc>
          <w:tcPr>
            <w:tcW w:w="1422" w:type="pct"/>
          </w:tcPr>
          <w:p w14:paraId="69415C98"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文档作者</w:t>
            </w:r>
            <w:r w:rsidRPr="00A3118C">
              <w:rPr>
                <w:rFonts w:hAnsi="宋体" w:cs="Arial"/>
                <w:sz w:val="18"/>
                <w:szCs w:val="18"/>
                <w:lang w:val="en-GB"/>
              </w:rPr>
              <w:t>：</w:t>
            </w:r>
          </w:p>
        </w:tc>
        <w:tc>
          <w:tcPr>
            <w:tcW w:w="1651" w:type="pct"/>
          </w:tcPr>
          <w:p w14:paraId="0B8A2FC1" w14:textId="6A360FCF" w:rsidR="000B1549" w:rsidRPr="00A3118C" w:rsidRDefault="001047D7" w:rsidP="00B00F1F">
            <w:pPr>
              <w:pStyle w:val="TableMedium"/>
              <w:rPr>
                <w:rFonts w:cs="Arial"/>
                <w:lang w:val="en-GB" w:eastAsia="zh-CN"/>
              </w:rPr>
            </w:pPr>
            <w:r>
              <w:rPr>
                <w:rFonts w:cs="Arial" w:hint="eastAsia"/>
                <w:lang w:val="en-GB" w:eastAsia="zh-CN"/>
              </w:rPr>
              <w:t xml:space="preserve"> </w:t>
            </w:r>
          </w:p>
        </w:tc>
        <w:tc>
          <w:tcPr>
            <w:tcW w:w="1147" w:type="pct"/>
          </w:tcPr>
          <w:p w14:paraId="4F56AE3E" w14:textId="77777777" w:rsidR="000B1549" w:rsidRPr="00A3118C" w:rsidRDefault="000B1549" w:rsidP="00B00F1F">
            <w:pPr>
              <w:pStyle w:val="TableSmHeadingRight"/>
              <w:rPr>
                <w:rFonts w:cs="Arial"/>
                <w:sz w:val="18"/>
                <w:szCs w:val="18"/>
                <w:lang w:val="en-GB" w:eastAsia="zh-CN"/>
              </w:rPr>
            </w:pPr>
            <w:r w:rsidRPr="00A3118C">
              <w:rPr>
                <w:rFonts w:hAnsi="宋体" w:cs="Arial"/>
                <w:sz w:val="18"/>
                <w:szCs w:val="18"/>
                <w:lang w:val="en-GB" w:eastAsia="zh-CN"/>
              </w:rPr>
              <w:t>文档版本号</w:t>
            </w:r>
            <w:r>
              <w:rPr>
                <w:rFonts w:hAnsi="宋体" w:cs="Arial" w:hint="eastAsia"/>
                <w:sz w:val="18"/>
                <w:szCs w:val="18"/>
                <w:lang w:val="en-GB" w:eastAsia="zh-CN"/>
              </w:rPr>
              <w:t>：</w:t>
            </w:r>
          </w:p>
        </w:tc>
        <w:tc>
          <w:tcPr>
            <w:tcW w:w="780" w:type="pct"/>
          </w:tcPr>
          <w:p w14:paraId="4B676407" w14:textId="77777777" w:rsidR="000B1549" w:rsidRPr="00A3118C" w:rsidRDefault="000B1549" w:rsidP="00B00F1F">
            <w:pPr>
              <w:pStyle w:val="TableMedium"/>
              <w:rPr>
                <w:rFonts w:cs="Arial"/>
                <w:lang w:val="en-GB" w:eastAsia="zh-CN"/>
              </w:rPr>
            </w:pPr>
          </w:p>
        </w:tc>
      </w:tr>
      <w:tr w:rsidR="000B1549" w:rsidRPr="00A3118C" w14:paraId="161C3F41" w14:textId="77777777" w:rsidTr="00B00F1F">
        <w:trPr>
          <w:trHeight w:val="236"/>
        </w:trPr>
        <w:tc>
          <w:tcPr>
            <w:tcW w:w="1422" w:type="pct"/>
          </w:tcPr>
          <w:p w14:paraId="258F84CA"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作者项目中职务</w:t>
            </w:r>
            <w:r w:rsidRPr="00A3118C">
              <w:rPr>
                <w:rFonts w:hAnsi="宋体" w:cs="Arial"/>
                <w:sz w:val="18"/>
                <w:szCs w:val="18"/>
                <w:lang w:val="en-GB"/>
              </w:rPr>
              <w:t>：</w:t>
            </w:r>
          </w:p>
        </w:tc>
        <w:tc>
          <w:tcPr>
            <w:tcW w:w="1651" w:type="pct"/>
          </w:tcPr>
          <w:p w14:paraId="0DE61194" w14:textId="77777777" w:rsidR="000B1549" w:rsidRPr="00A3118C" w:rsidRDefault="000B1549" w:rsidP="00B00F1F">
            <w:pPr>
              <w:pStyle w:val="TableMedium"/>
              <w:rPr>
                <w:rFonts w:cs="Arial"/>
                <w:lang w:val="en-GB" w:eastAsia="zh-CN"/>
              </w:rPr>
            </w:pPr>
          </w:p>
        </w:tc>
        <w:tc>
          <w:tcPr>
            <w:tcW w:w="1147" w:type="pct"/>
          </w:tcPr>
          <w:p w14:paraId="4E3D0639"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撰写日期</w:t>
            </w:r>
            <w:r w:rsidRPr="00A3118C">
              <w:rPr>
                <w:rFonts w:hAnsi="宋体" w:cs="Arial"/>
                <w:sz w:val="18"/>
                <w:szCs w:val="18"/>
                <w:lang w:val="en-GB"/>
              </w:rPr>
              <w:t>：</w:t>
            </w:r>
          </w:p>
        </w:tc>
        <w:tc>
          <w:tcPr>
            <w:tcW w:w="780" w:type="pct"/>
          </w:tcPr>
          <w:p w14:paraId="1624A009" w14:textId="77777777" w:rsidR="000B1549" w:rsidRPr="00A3118C" w:rsidRDefault="000B1549" w:rsidP="00B00F1F">
            <w:pPr>
              <w:pStyle w:val="TableMedium"/>
              <w:rPr>
                <w:rFonts w:cs="Arial"/>
                <w:lang w:val="en-GB" w:eastAsia="zh-CN"/>
              </w:rPr>
            </w:pPr>
          </w:p>
        </w:tc>
      </w:tr>
      <w:tr w:rsidR="000B1549" w:rsidRPr="00A3118C" w14:paraId="49CA4AB9" w14:textId="77777777" w:rsidTr="00B00F1F">
        <w:trPr>
          <w:trHeight w:val="236"/>
        </w:trPr>
        <w:tc>
          <w:tcPr>
            <w:tcW w:w="1422" w:type="pct"/>
          </w:tcPr>
          <w:p w14:paraId="54B36D1D"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审核人</w:t>
            </w:r>
            <w:r w:rsidRPr="00A3118C">
              <w:rPr>
                <w:rFonts w:hAnsi="宋体" w:cs="Arial"/>
                <w:sz w:val="18"/>
                <w:szCs w:val="18"/>
                <w:lang w:val="en-GB"/>
              </w:rPr>
              <w:t>：</w:t>
            </w:r>
          </w:p>
        </w:tc>
        <w:tc>
          <w:tcPr>
            <w:tcW w:w="1651" w:type="pct"/>
          </w:tcPr>
          <w:p w14:paraId="026DDCD6" w14:textId="77777777" w:rsidR="000B1549" w:rsidRPr="00A3118C" w:rsidRDefault="000B1549" w:rsidP="00B00F1F">
            <w:pPr>
              <w:pStyle w:val="TableMedium"/>
              <w:rPr>
                <w:rFonts w:cs="Arial"/>
                <w:lang w:val="en-GB" w:eastAsia="zh-CN"/>
              </w:rPr>
            </w:pPr>
          </w:p>
        </w:tc>
        <w:tc>
          <w:tcPr>
            <w:tcW w:w="1147" w:type="pct"/>
          </w:tcPr>
          <w:p w14:paraId="4BBDB56A" w14:textId="77777777" w:rsidR="000B1549" w:rsidRPr="00A3118C" w:rsidRDefault="000B1549" w:rsidP="00B00F1F">
            <w:pPr>
              <w:pStyle w:val="TableSmHeadingRight"/>
              <w:rPr>
                <w:rFonts w:cs="Arial"/>
                <w:sz w:val="18"/>
                <w:szCs w:val="18"/>
                <w:lang w:val="en-GB"/>
              </w:rPr>
            </w:pPr>
            <w:r w:rsidRPr="00A3118C">
              <w:rPr>
                <w:rFonts w:hAnsi="宋体" w:cs="Arial"/>
                <w:sz w:val="18"/>
                <w:szCs w:val="18"/>
                <w:lang w:val="en-GB" w:eastAsia="zh-CN"/>
              </w:rPr>
              <w:t>审核日期</w:t>
            </w:r>
            <w:r w:rsidRPr="00A3118C">
              <w:rPr>
                <w:rFonts w:hAnsi="宋体" w:cs="Arial"/>
                <w:sz w:val="18"/>
                <w:szCs w:val="18"/>
                <w:lang w:val="en-GB"/>
              </w:rPr>
              <w:t>：</w:t>
            </w:r>
          </w:p>
        </w:tc>
        <w:tc>
          <w:tcPr>
            <w:tcW w:w="780" w:type="pct"/>
          </w:tcPr>
          <w:p w14:paraId="47E57BC7" w14:textId="77777777" w:rsidR="000B1549" w:rsidRPr="00A3118C" w:rsidRDefault="000B1549" w:rsidP="00B00F1F">
            <w:pPr>
              <w:pStyle w:val="TableMedium"/>
              <w:rPr>
                <w:rFonts w:cs="Arial"/>
                <w:lang w:val="en-GB" w:eastAsia="zh-CN"/>
              </w:rPr>
            </w:pPr>
          </w:p>
        </w:tc>
      </w:tr>
    </w:tbl>
    <w:p w14:paraId="70A17558" w14:textId="77777777" w:rsidR="000B1549" w:rsidRPr="003A6EB6" w:rsidRDefault="000B1549" w:rsidP="000B1549">
      <w:pPr>
        <w:rPr>
          <w:rFonts w:ascii="宋体" w:hAnsi="宋体"/>
          <w:lang w:val="en-GB"/>
        </w:rPr>
      </w:pPr>
      <w:bookmarkStart w:id="8" w:name="hp_DocText"/>
      <w:bookmarkEnd w:id="6"/>
      <w:r w:rsidRPr="003A6EB6">
        <w:rPr>
          <w:rFonts w:ascii="宋体" w:hAnsi="宋体" w:hint="eastAsia"/>
          <w:lang w:val="en-GB"/>
        </w:rPr>
        <w:t>由</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3448"/>
        <w:gridCol w:w="2027"/>
        <w:gridCol w:w="2971"/>
      </w:tblGrid>
      <w:tr w:rsidR="000B1549" w:rsidRPr="003A6EB6" w14:paraId="48CFC29F" w14:textId="77777777" w:rsidTr="00B00F1F">
        <w:trPr>
          <w:tblHeader/>
        </w:trPr>
        <w:tc>
          <w:tcPr>
            <w:tcW w:w="2041" w:type="pct"/>
          </w:tcPr>
          <w:bookmarkEnd w:id="8"/>
          <w:p w14:paraId="7D1F9E83" w14:textId="77777777" w:rsidR="000B1549" w:rsidRPr="003A6EB6" w:rsidRDefault="000B1549" w:rsidP="00B00F1F">
            <w:pPr>
              <w:pStyle w:val="TableSmHeading"/>
              <w:rPr>
                <w:rFonts w:ascii="宋体" w:hAnsi="宋体"/>
                <w:lang w:val="en-GB" w:eastAsia="zh-CN"/>
              </w:rPr>
            </w:pPr>
            <w:r w:rsidRPr="003A6EB6">
              <w:rPr>
                <w:rFonts w:ascii="宋体" w:hAnsi="宋体" w:hint="eastAsia"/>
                <w:lang w:val="en-GB" w:eastAsia="zh-CN"/>
              </w:rPr>
              <w:t xml:space="preserve"> 姓名</w:t>
            </w:r>
          </w:p>
        </w:tc>
        <w:tc>
          <w:tcPr>
            <w:tcW w:w="1200" w:type="pct"/>
          </w:tcPr>
          <w:p w14:paraId="4110F702" w14:textId="77777777" w:rsidR="000B1549" w:rsidRPr="003A6EB6" w:rsidRDefault="000B1549" w:rsidP="00B00F1F">
            <w:pPr>
              <w:pStyle w:val="TableSmHeading"/>
              <w:rPr>
                <w:rFonts w:ascii="宋体" w:hAnsi="宋体"/>
                <w:lang w:val="en-GB" w:eastAsia="zh-CN"/>
              </w:rPr>
            </w:pPr>
            <w:r w:rsidRPr="003A6EB6">
              <w:rPr>
                <w:rFonts w:ascii="宋体" w:hAnsi="宋体" w:hint="eastAsia"/>
                <w:lang w:val="en-GB" w:eastAsia="zh-CN"/>
              </w:rPr>
              <w:t>日期</w:t>
            </w:r>
          </w:p>
        </w:tc>
        <w:tc>
          <w:tcPr>
            <w:tcW w:w="1759" w:type="pct"/>
          </w:tcPr>
          <w:p w14:paraId="42E0E576" w14:textId="77777777" w:rsidR="000B1549" w:rsidRPr="003A6EB6" w:rsidRDefault="000B1549" w:rsidP="00B00F1F">
            <w:pPr>
              <w:pStyle w:val="TableSmHeading"/>
              <w:rPr>
                <w:rFonts w:ascii="宋体" w:hAnsi="宋体"/>
                <w:lang w:val="en-GB" w:eastAsia="zh-CN"/>
              </w:rPr>
            </w:pPr>
            <w:r w:rsidRPr="003A6EB6">
              <w:rPr>
                <w:rFonts w:ascii="宋体" w:hAnsi="宋体" w:hint="eastAsia"/>
                <w:lang w:val="en-GB" w:eastAsia="zh-CN"/>
              </w:rPr>
              <w:t>机构</w:t>
            </w:r>
          </w:p>
        </w:tc>
      </w:tr>
      <w:tr w:rsidR="000B1549" w:rsidRPr="003A6EB6" w14:paraId="4386DB61" w14:textId="77777777" w:rsidTr="00B00F1F">
        <w:tc>
          <w:tcPr>
            <w:tcW w:w="2041" w:type="pct"/>
          </w:tcPr>
          <w:p w14:paraId="656A3709" w14:textId="7E74FDD5" w:rsidR="000B1549" w:rsidRPr="003A6EB6" w:rsidRDefault="000B1549" w:rsidP="00B00F1F">
            <w:pPr>
              <w:pStyle w:val="TableMedium"/>
              <w:rPr>
                <w:rFonts w:ascii="宋体" w:hAnsi="宋体"/>
                <w:lang w:eastAsia="zh-CN"/>
              </w:rPr>
            </w:pPr>
          </w:p>
        </w:tc>
        <w:tc>
          <w:tcPr>
            <w:tcW w:w="1200" w:type="pct"/>
          </w:tcPr>
          <w:p w14:paraId="36CE35FA" w14:textId="7ECF2CAB" w:rsidR="000B1549" w:rsidRPr="003A6EB6" w:rsidRDefault="000B1549" w:rsidP="00B00F1F">
            <w:pPr>
              <w:pStyle w:val="TableMedium"/>
              <w:rPr>
                <w:rFonts w:ascii="宋体" w:hAnsi="宋体"/>
                <w:lang w:val="en-GB" w:eastAsia="zh-CN"/>
              </w:rPr>
            </w:pPr>
          </w:p>
        </w:tc>
        <w:tc>
          <w:tcPr>
            <w:tcW w:w="1759" w:type="pct"/>
          </w:tcPr>
          <w:p w14:paraId="1FF98C44" w14:textId="4BF1C8C7" w:rsidR="000B1549" w:rsidRPr="003A6EB6" w:rsidRDefault="000B1549" w:rsidP="00B00F1F">
            <w:pPr>
              <w:pStyle w:val="TableMedium"/>
              <w:rPr>
                <w:rFonts w:ascii="宋体" w:hAnsi="宋体"/>
                <w:lang w:val="en-GB" w:eastAsia="zh-CN"/>
              </w:rPr>
            </w:pPr>
          </w:p>
        </w:tc>
      </w:tr>
    </w:tbl>
    <w:p w14:paraId="279AE770" w14:textId="77777777" w:rsidR="000B1549" w:rsidRPr="003A6EB6" w:rsidRDefault="000B1549" w:rsidP="000B1549">
      <w:pPr>
        <w:pStyle w:val="HPTableTitle"/>
        <w:rPr>
          <w:rFonts w:ascii="宋体" w:hAnsi="宋体"/>
          <w:lang w:val="en-GB" w:eastAsia="zh-CN"/>
        </w:rPr>
      </w:pPr>
      <w:r w:rsidRPr="003A6EB6">
        <w:rPr>
          <w:rFonts w:ascii="宋体" w:hAnsi="宋体" w:hint="eastAsia"/>
          <w:lang w:val="en-GB" w:eastAsia="zh-CN"/>
        </w:rPr>
        <w:t>送达：</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21"/>
        <w:gridCol w:w="948"/>
        <w:gridCol w:w="1981"/>
        <w:gridCol w:w="1206"/>
        <w:gridCol w:w="948"/>
        <w:gridCol w:w="2242"/>
      </w:tblGrid>
      <w:tr w:rsidR="000B1549" w:rsidRPr="003A6EB6" w14:paraId="0C492157" w14:textId="77777777" w:rsidTr="00B00F1F">
        <w:trPr>
          <w:tblHeader/>
        </w:trPr>
        <w:tc>
          <w:tcPr>
            <w:tcW w:w="663" w:type="pct"/>
          </w:tcPr>
          <w:p w14:paraId="7CAD8D4C"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姓名</w:t>
            </w:r>
          </w:p>
        </w:tc>
        <w:tc>
          <w:tcPr>
            <w:tcW w:w="561" w:type="pct"/>
          </w:tcPr>
          <w:p w14:paraId="2912A61B"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行动</w:t>
            </w:r>
          </w:p>
        </w:tc>
        <w:tc>
          <w:tcPr>
            <w:tcW w:w="1173" w:type="pct"/>
          </w:tcPr>
          <w:p w14:paraId="4B7B1946"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机构</w:t>
            </w:r>
          </w:p>
        </w:tc>
        <w:tc>
          <w:tcPr>
            <w:tcW w:w="714" w:type="pct"/>
          </w:tcPr>
          <w:p w14:paraId="4C856680"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姓名</w:t>
            </w:r>
          </w:p>
        </w:tc>
        <w:tc>
          <w:tcPr>
            <w:tcW w:w="561" w:type="pct"/>
          </w:tcPr>
          <w:p w14:paraId="34BA0EB3"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 xml:space="preserve"> 行动*</w:t>
            </w:r>
          </w:p>
        </w:tc>
        <w:tc>
          <w:tcPr>
            <w:tcW w:w="1327" w:type="pct"/>
          </w:tcPr>
          <w:p w14:paraId="60D2A678" w14:textId="77777777" w:rsidR="000B1549" w:rsidRPr="00776A7D" w:rsidRDefault="000B1549" w:rsidP="00B00F1F">
            <w:pPr>
              <w:pStyle w:val="TableSmHeading"/>
              <w:rPr>
                <w:rFonts w:ascii="宋体" w:hAnsi="宋体"/>
                <w:sz w:val="18"/>
                <w:szCs w:val="18"/>
                <w:lang w:val="en-GB" w:eastAsia="zh-CN"/>
              </w:rPr>
            </w:pPr>
            <w:r w:rsidRPr="00776A7D">
              <w:rPr>
                <w:rFonts w:ascii="宋体" w:hAnsi="宋体" w:hint="eastAsia"/>
                <w:sz w:val="18"/>
                <w:szCs w:val="18"/>
                <w:lang w:val="en-GB" w:eastAsia="zh-CN"/>
              </w:rPr>
              <w:t xml:space="preserve"> 机构</w:t>
            </w:r>
          </w:p>
        </w:tc>
      </w:tr>
      <w:tr w:rsidR="000B1549" w:rsidRPr="003A6EB6" w14:paraId="3D494409" w14:textId="77777777" w:rsidTr="00B00F1F">
        <w:tc>
          <w:tcPr>
            <w:tcW w:w="663" w:type="pct"/>
          </w:tcPr>
          <w:p w14:paraId="6C90AE9D" w14:textId="77777777" w:rsidR="000B1549" w:rsidRPr="00E8542B" w:rsidRDefault="000B1549" w:rsidP="00B00F1F">
            <w:pPr>
              <w:pStyle w:val="TableMedium"/>
              <w:rPr>
                <w:szCs w:val="18"/>
                <w:lang w:val="en-GB" w:eastAsia="zh-CN"/>
              </w:rPr>
            </w:pPr>
          </w:p>
        </w:tc>
        <w:tc>
          <w:tcPr>
            <w:tcW w:w="561" w:type="pct"/>
          </w:tcPr>
          <w:p w14:paraId="0587BD17" w14:textId="77777777" w:rsidR="000B1549" w:rsidRPr="00E8542B" w:rsidRDefault="000B1549" w:rsidP="00B00F1F">
            <w:pPr>
              <w:pStyle w:val="TableMedium"/>
              <w:rPr>
                <w:szCs w:val="18"/>
                <w:lang w:val="en-GB" w:eastAsia="zh-CN"/>
              </w:rPr>
            </w:pPr>
            <w:r w:rsidRPr="00E8542B">
              <w:rPr>
                <w:rFonts w:hint="eastAsia"/>
                <w:szCs w:val="18"/>
                <w:lang w:val="en-GB" w:eastAsia="zh-CN"/>
              </w:rPr>
              <w:t>通知</w:t>
            </w:r>
          </w:p>
        </w:tc>
        <w:tc>
          <w:tcPr>
            <w:tcW w:w="1173" w:type="pct"/>
          </w:tcPr>
          <w:p w14:paraId="436DDF2A" w14:textId="77777777" w:rsidR="000B1549" w:rsidRPr="00B44815" w:rsidRDefault="000B1549" w:rsidP="00B00F1F">
            <w:pPr>
              <w:pStyle w:val="TableMedium"/>
              <w:rPr>
                <w:szCs w:val="18"/>
                <w:lang w:val="en-GB" w:eastAsia="zh-CN"/>
              </w:rPr>
            </w:pPr>
          </w:p>
        </w:tc>
        <w:tc>
          <w:tcPr>
            <w:tcW w:w="714" w:type="pct"/>
          </w:tcPr>
          <w:p w14:paraId="691736DB" w14:textId="77777777" w:rsidR="000B1549" w:rsidRPr="00E8542B" w:rsidRDefault="000B1549" w:rsidP="00B00F1F">
            <w:pPr>
              <w:pStyle w:val="TableMedium"/>
              <w:rPr>
                <w:szCs w:val="18"/>
                <w:lang w:val="en-GB" w:eastAsia="zh-CN"/>
              </w:rPr>
            </w:pPr>
          </w:p>
        </w:tc>
        <w:tc>
          <w:tcPr>
            <w:tcW w:w="561" w:type="pct"/>
          </w:tcPr>
          <w:p w14:paraId="3AA05F47" w14:textId="77777777" w:rsidR="000B1549" w:rsidRPr="00E8542B" w:rsidRDefault="000B1549" w:rsidP="00B00F1F">
            <w:pPr>
              <w:pStyle w:val="TableMedium"/>
              <w:rPr>
                <w:szCs w:val="18"/>
                <w:lang w:val="en-GB" w:eastAsia="zh-CN"/>
              </w:rPr>
            </w:pPr>
            <w:r w:rsidRPr="00E8542B">
              <w:rPr>
                <w:rFonts w:hint="eastAsia"/>
                <w:szCs w:val="18"/>
                <w:lang w:val="en-GB" w:eastAsia="zh-CN"/>
              </w:rPr>
              <w:t>审核</w:t>
            </w:r>
          </w:p>
        </w:tc>
        <w:tc>
          <w:tcPr>
            <w:tcW w:w="1327" w:type="pct"/>
          </w:tcPr>
          <w:p w14:paraId="3573F9F7" w14:textId="77777777" w:rsidR="000B1549" w:rsidRPr="00E8542B" w:rsidRDefault="000B1549" w:rsidP="00B00F1F">
            <w:pPr>
              <w:pStyle w:val="TableMedium"/>
              <w:rPr>
                <w:szCs w:val="18"/>
                <w:lang w:val="en-GB" w:eastAsia="zh-CN"/>
              </w:rPr>
            </w:pPr>
          </w:p>
        </w:tc>
      </w:tr>
      <w:tr w:rsidR="000B1549" w:rsidRPr="003A6EB6" w14:paraId="512C5672" w14:textId="77777777" w:rsidTr="00B00F1F">
        <w:tc>
          <w:tcPr>
            <w:tcW w:w="663" w:type="pct"/>
          </w:tcPr>
          <w:p w14:paraId="3EC3D5CD" w14:textId="77777777" w:rsidR="000B1549" w:rsidRPr="00E8542B" w:rsidRDefault="000B1549" w:rsidP="00B00F1F">
            <w:pPr>
              <w:pStyle w:val="TableMedium"/>
              <w:rPr>
                <w:szCs w:val="18"/>
                <w:lang w:val="en-GB" w:eastAsia="zh-CN"/>
              </w:rPr>
            </w:pPr>
          </w:p>
        </w:tc>
        <w:tc>
          <w:tcPr>
            <w:tcW w:w="561" w:type="pct"/>
          </w:tcPr>
          <w:p w14:paraId="79EDECB7" w14:textId="77777777" w:rsidR="000B1549" w:rsidRPr="00E8542B" w:rsidRDefault="000B1549" w:rsidP="00B00F1F">
            <w:pPr>
              <w:pStyle w:val="TableMedium"/>
              <w:rPr>
                <w:szCs w:val="18"/>
                <w:lang w:val="en-GB" w:eastAsia="zh-CN"/>
              </w:rPr>
            </w:pPr>
            <w:r w:rsidRPr="00E8542B">
              <w:rPr>
                <w:rFonts w:hint="eastAsia"/>
                <w:szCs w:val="18"/>
                <w:lang w:val="en-GB" w:eastAsia="zh-CN"/>
              </w:rPr>
              <w:t>审核</w:t>
            </w:r>
          </w:p>
        </w:tc>
        <w:tc>
          <w:tcPr>
            <w:tcW w:w="1173" w:type="pct"/>
          </w:tcPr>
          <w:p w14:paraId="379F211E" w14:textId="77777777" w:rsidR="000B1549" w:rsidRPr="00B44815" w:rsidRDefault="000B1549" w:rsidP="00B00F1F">
            <w:pPr>
              <w:pStyle w:val="TableMedium"/>
              <w:rPr>
                <w:szCs w:val="18"/>
                <w:lang w:val="en-GB" w:eastAsia="zh-CN"/>
              </w:rPr>
            </w:pPr>
          </w:p>
        </w:tc>
        <w:tc>
          <w:tcPr>
            <w:tcW w:w="714" w:type="pct"/>
          </w:tcPr>
          <w:p w14:paraId="6EC64075" w14:textId="77777777" w:rsidR="000B1549" w:rsidRPr="00E8542B" w:rsidRDefault="000B1549" w:rsidP="00B00F1F">
            <w:pPr>
              <w:pStyle w:val="TableMedium"/>
              <w:rPr>
                <w:szCs w:val="18"/>
                <w:lang w:val="en-GB" w:eastAsia="zh-CN"/>
              </w:rPr>
            </w:pPr>
          </w:p>
        </w:tc>
        <w:tc>
          <w:tcPr>
            <w:tcW w:w="561" w:type="pct"/>
          </w:tcPr>
          <w:p w14:paraId="46A3AA0F" w14:textId="77777777" w:rsidR="000B1549" w:rsidRPr="00E8542B" w:rsidRDefault="000B1549" w:rsidP="00B00F1F">
            <w:pPr>
              <w:pStyle w:val="TableMedium"/>
              <w:rPr>
                <w:szCs w:val="18"/>
                <w:lang w:val="en-GB" w:eastAsia="zh-CN"/>
              </w:rPr>
            </w:pPr>
            <w:r w:rsidRPr="00E8542B">
              <w:rPr>
                <w:rFonts w:hint="eastAsia"/>
                <w:szCs w:val="18"/>
                <w:lang w:val="en-GB" w:eastAsia="zh-CN"/>
              </w:rPr>
              <w:t>通知</w:t>
            </w:r>
          </w:p>
        </w:tc>
        <w:tc>
          <w:tcPr>
            <w:tcW w:w="1327" w:type="pct"/>
          </w:tcPr>
          <w:p w14:paraId="0FBFEE79" w14:textId="77777777" w:rsidR="000B1549" w:rsidRPr="00E8542B" w:rsidRDefault="000B1549" w:rsidP="00B00F1F">
            <w:pPr>
              <w:pStyle w:val="TableMedium"/>
              <w:rPr>
                <w:szCs w:val="18"/>
                <w:lang w:val="en-GB" w:eastAsia="zh-CN"/>
              </w:rPr>
            </w:pPr>
          </w:p>
        </w:tc>
      </w:tr>
      <w:tr w:rsidR="000B1549" w:rsidRPr="003A6EB6" w14:paraId="4659EA35" w14:textId="77777777" w:rsidTr="00B00F1F">
        <w:tc>
          <w:tcPr>
            <w:tcW w:w="663" w:type="pct"/>
          </w:tcPr>
          <w:p w14:paraId="2CFD3FFD" w14:textId="77777777" w:rsidR="000B1549" w:rsidRPr="00E8542B" w:rsidRDefault="000B1549" w:rsidP="00B00F1F">
            <w:pPr>
              <w:pStyle w:val="TableMedium"/>
              <w:rPr>
                <w:szCs w:val="18"/>
                <w:lang w:val="en-GB" w:eastAsia="zh-CN"/>
              </w:rPr>
            </w:pPr>
          </w:p>
        </w:tc>
        <w:tc>
          <w:tcPr>
            <w:tcW w:w="561" w:type="pct"/>
          </w:tcPr>
          <w:p w14:paraId="0A8C87F5"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4C487A93" w14:textId="77777777" w:rsidR="000B1549" w:rsidRPr="00B44815" w:rsidRDefault="000B1549" w:rsidP="00B00F1F">
            <w:pPr>
              <w:pStyle w:val="TableMedium"/>
              <w:rPr>
                <w:szCs w:val="18"/>
                <w:lang w:val="en-GB" w:eastAsia="zh-CN"/>
              </w:rPr>
            </w:pPr>
          </w:p>
        </w:tc>
        <w:tc>
          <w:tcPr>
            <w:tcW w:w="714" w:type="pct"/>
          </w:tcPr>
          <w:p w14:paraId="13933890" w14:textId="77777777" w:rsidR="000B1549" w:rsidRPr="00E8542B" w:rsidRDefault="000B1549" w:rsidP="00B00F1F">
            <w:pPr>
              <w:pStyle w:val="TableMedium"/>
              <w:rPr>
                <w:szCs w:val="18"/>
                <w:lang w:val="en-GB" w:eastAsia="zh-CN"/>
              </w:rPr>
            </w:pPr>
          </w:p>
        </w:tc>
        <w:tc>
          <w:tcPr>
            <w:tcW w:w="561" w:type="pct"/>
          </w:tcPr>
          <w:p w14:paraId="11EDBA04"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6805ECCA" w14:textId="77777777" w:rsidR="000B1549" w:rsidRPr="00E8542B" w:rsidRDefault="000B1549" w:rsidP="00B00F1F">
            <w:pPr>
              <w:pStyle w:val="TableMedium"/>
              <w:rPr>
                <w:szCs w:val="18"/>
                <w:lang w:val="en-GB" w:eastAsia="zh-CN"/>
              </w:rPr>
            </w:pPr>
          </w:p>
        </w:tc>
      </w:tr>
      <w:tr w:rsidR="000B1549" w:rsidRPr="003A6EB6" w14:paraId="303906F4" w14:textId="77777777" w:rsidTr="00B00F1F">
        <w:tc>
          <w:tcPr>
            <w:tcW w:w="663" w:type="pct"/>
          </w:tcPr>
          <w:p w14:paraId="027AD185" w14:textId="77777777" w:rsidR="000B1549" w:rsidRPr="00E8542B" w:rsidRDefault="000B1549" w:rsidP="00B00F1F">
            <w:pPr>
              <w:pStyle w:val="TableMedium"/>
              <w:rPr>
                <w:szCs w:val="18"/>
                <w:lang w:val="en-GB" w:eastAsia="zh-CN"/>
              </w:rPr>
            </w:pPr>
          </w:p>
        </w:tc>
        <w:tc>
          <w:tcPr>
            <w:tcW w:w="561" w:type="pct"/>
          </w:tcPr>
          <w:p w14:paraId="3CC47BC3" w14:textId="77777777" w:rsidR="000B1549" w:rsidRPr="00101B6A" w:rsidRDefault="000B1549" w:rsidP="00B00F1F">
            <w:pPr>
              <w:pStyle w:val="TableMedium"/>
              <w:rPr>
                <w:szCs w:val="18"/>
                <w:lang w:val="en-GB" w:eastAsia="zh-CN"/>
              </w:rPr>
            </w:pPr>
            <w:r>
              <w:rPr>
                <w:rFonts w:hint="eastAsia"/>
                <w:szCs w:val="18"/>
                <w:lang w:val="en-GB" w:eastAsia="zh-CN"/>
              </w:rPr>
              <w:t>行动</w:t>
            </w:r>
          </w:p>
        </w:tc>
        <w:tc>
          <w:tcPr>
            <w:tcW w:w="1173" w:type="pct"/>
          </w:tcPr>
          <w:p w14:paraId="58CCB445" w14:textId="77777777" w:rsidR="000B1549" w:rsidRPr="00B44815" w:rsidRDefault="000B1549" w:rsidP="00B00F1F">
            <w:pPr>
              <w:pStyle w:val="TableMedium"/>
              <w:rPr>
                <w:szCs w:val="18"/>
                <w:lang w:val="en-GB" w:eastAsia="zh-CN"/>
              </w:rPr>
            </w:pPr>
          </w:p>
        </w:tc>
        <w:tc>
          <w:tcPr>
            <w:tcW w:w="714" w:type="pct"/>
          </w:tcPr>
          <w:p w14:paraId="402C9009" w14:textId="77777777" w:rsidR="000B1549" w:rsidRPr="00E8542B" w:rsidRDefault="000B1549" w:rsidP="00B00F1F">
            <w:pPr>
              <w:pStyle w:val="TableMedium"/>
              <w:rPr>
                <w:szCs w:val="18"/>
                <w:lang w:val="en-GB" w:eastAsia="zh-CN"/>
              </w:rPr>
            </w:pPr>
          </w:p>
        </w:tc>
        <w:tc>
          <w:tcPr>
            <w:tcW w:w="561" w:type="pct"/>
          </w:tcPr>
          <w:p w14:paraId="089E825D"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43FBDC23" w14:textId="77777777" w:rsidR="000B1549" w:rsidRPr="00E8542B" w:rsidRDefault="000B1549" w:rsidP="00B00F1F">
            <w:pPr>
              <w:pStyle w:val="TableMedium"/>
              <w:rPr>
                <w:szCs w:val="18"/>
                <w:lang w:val="en-GB" w:eastAsia="zh-CN"/>
              </w:rPr>
            </w:pPr>
          </w:p>
        </w:tc>
      </w:tr>
      <w:tr w:rsidR="000B1549" w:rsidRPr="003A6EB6" w14:paraId="4E00BC56" w14:textId="77777777" w:rsidTr="00B00F1F">
        <w:tc>
          <w:tcPr>
            <w:tcW w:w="663" w:type="pct"/>
          </w:tcPr>
          <w:p w14:paraId="16CC891F" w14:textId="77777777" w:rsidR="000B1549" w:rsidRPr="00E8542B" w:rsidRDefault="000B1549" w:rsidP="00B00F1F">
            <w:pPr>
              <w:pStyle w:val="TableMedium"/>
              <w:rPr>
                <w:szCs w:val="18"/>
                <w:lang w:val="en-GB" w:eastAsia="zh-CN"/>
              </w:rPr>
            </w:pPr>
          </w:p>
        </w:tc>
        <w:tc>
          <w:tcPr>
            <w:tcW w:w="561" w:type="pct"/>
          </w:tcPr>
          <w:p w14:paraId="3FB532DE"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256D48DD" w14:textId="77777777" w:rsidR="000B1549" w:rsidRPr="00B44815" w:rsidRDefault="000B1549" w:rsidP="00B00F1F">
            <w:pPr>
              <w:pStyle w:val="TableMedium"/>
              <w:rPr>
                <w:szCs w:val="18"/>
                <w:lang w:val="en-GB" w:eastAsia="zh-CN"/>
              </w:rPr>
            </w:pPr>
          </w:p>
        </w:tc>
        <w:tc>
          <w:tcPr>
            <w:tcW w:w="714" w:type="pct"/>
          </w:tcPr>
          <w:p w14:paraId="6C91146F" w14:textId="77777777" w:rsidR="000B1549" w:rsidRPr="00A0406D" w:rsidRDefault="000B1549" w:rsidP="00B00F1F">
            <w:pPr>
              <w:pStyle w:val="TableMedium"/>
              <w:rPr>
                <w:szCs w:val="18"/>
                <w:lang w:val="en-GB" w:eastAsia="zh-CN"/>
              </w:rPr>
            </w:pPr>
          </w:p>
        </w:tc>
        <w:tc>
          <w:tcPr>
            <w:tcW w:w="561" w:type="pct"/>
          </w:tcPr>
          <w:p w14:paraId="14C9D17A"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1D75DF35" w14:textId="77777777" w:rsidR="000B1549" w:rsidRPr="00E8542B" w:rsidRDefault="000B1549" w:rsidP="00B00F1F">
            <w:pPr>
              <w:pStyle w:val="TableMedium"/>
              <w:rPr>
                <w:szCs w:val="18"/>
                <w:lang w:val="en-GB" w:eastAsia="zh-CN"/>
              </w:rPr>
            </w:pPr>
          </w:p>
        </w:tc>
      </w:tr>
      <w:tr w:rsidR="000B1549" w:rsidRPr="003A6EB6" w14:paraId="42A43A61" w14:textId="77777777" w:rsidTr="00B00F1F">
        <w:trPr>
          <w:trHeight w:val="308"/>
        </w:trPr>
        <w:tc>
          <w:tcPr>
            <w:tcW w:w="663" w:type="pct"/>
          </w:tcPr>
          <w:p w14:paraId="0D45FF0B" w14:textId="77777777" w:rsidR="000B1549" w:rsidRPr="009B1841" w:rsidRDefault="000B1549" w:rsidP="00B00F1F">
            <w:pPr>
              <w:pStyle w:val="TableMedium"/>
              <w:rPr>
                <w:szCs w:val="18"/>
                <w:lang w:val="en-GB" w:eastAsia="zh-CN"/>
              </w:rPr>
            </w:pPr>
          </w:p>
        </w:tc>
        <w:tc>
          <w:tcPr>
            <w:tcW w:w="561" w:type="pct"/>
          </w:tcPr>
          <w:p w14:paraId="51560DA1"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6D55C203" w14:textId="77777777" w:rsidR="000B1549" w:rsidRPr="00B44815" w:rsidRDefault="000B1549" w:rsidP="00B00F1F">
            <w:pPr>
              <w:pStyle w:val="TableMedium"/>
              <w:rPr>
                <w:szCs w:val="18"/>
                <w:lang w:val="en-GB" w:eastAsia="zh-CN"/>
              </w:rPr>
            </w:pPr>
          </w:p>
        </w:tc>
        <w:tc>
          <w:tcPr>
            <w:tcW w:w="714" w:type="pct"/>
          </w:tcPr>
          <w:p w14:paraId="0E00D5D8" w14:textId="77777777" w:rsidR="000B1549" w:rsidRPr="00A0406D" w:rsidRDefault="000B1549" w:rsidP="00B00F1F">
            <w:pPr>
              <w:pStyle w:val="Table"/>
              <w:ind w:firstLine="360"/>
              <w:rPr>
                <w:sz w:val="18"/>
                <w:szCs w:val="18"/>
                <w:lang w:val="en-GB" w:eastAsia="zh-CN"/>
              </w:rPr>
            </w:pPr>
          </w:p>
        </w:tc>
        <w:tc>
          <w:tcPr>
            <w:tcW w:w="561" w:type="pct"/>
          </w:tcPr>
          <w:p w14:paraId="5118708C"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31A283BA" w14:textId="77777777" w:rsidR="000B1549" w:rsidRPr="00E8542B" w:rsidRDefault="000B1549" w:rsidP="00B00F1F">
            <w:pPr>
              <w:pStyle w:val="TableMedium"/>
              <w:rPr>
                <w:szCs w:val="18"/>
                <w:lang w:val="en-GB" w:eastAsia="zh-CN"/>
              </w:rPr>
            </w:pPr>
          </w:p>
        </w:tc>
      </w:tr>
      <w:tr w:rsidR="000B1549" w:rsidRPr="003A6EB6" w14:paraId="4600FF84" w14:textId="77777777" w:rsidTr="00B00F1F">
        <w:tc>
          <w:tcPr>
            <w:tcW w:w="663" w:type="pct"/>
          </w:tcPr>
          <w:p w14:paraId="316083D7" w14:textId="77777777" w:rsidR="000B1549" w:rsidRPr="009B1841" w:rsidRDefault="000B1549" w:rsidP="00B00F1F">
            <w:pPr>
              <w:pStyle w:val="Table"/>
              <w:ind w:firstLine="360"/>
              <w:rPr>
                <w:sz w:val="18"/>
                <w:szCs w:val="18"/>
                <w:lang w:val="en-GB" w:eastAsia="zh-CN"/>
              </w:rPr>
            </w:pPr>
          </w:p>
        </w:tc>
        <w:tc>
          <w:tcPr>
            <w:tcW w:w="561" w:type="pct"/>
          </w:tcPr>
          <w:p w14:paraId="5EAE9875"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6B1BBA09" w14:textId="77777777" w:rsidR="000B1549" w:rsidRPr="00B44815" w:rsidRDefault="000B1549" w:rsidP="00B00F1F">
            <w:pPr>
              <w:pStyle w:val="TableMedium"/>
              <w:rPr>
                <w:szCs w:val="18"/>
                <w:lang w:val="en-GB" w:eastAsia="zh-CN"/>
              </w:rPr>
            </w:pPr>
          </w:p>
        </w:tc>
        <w:tc>
          <w:tcPr>
            <w:tcW w:w="714" w:type="pct"/>
          </w:tcPr>
          <w:p w14:paraId="21BCDCF0" w14:textId="77777777" w:rsidR="000B1549" w:rsidRPr="00A0406D" w:rsidRDefault="000B1549" w:rsidP="00B00F1F">
            <w:pPr>
              <w:pStyle w:val="Table"/>
              <w:ind w:firstLine="360"/>
              <w:rPr>
                <w:sz w:val="18"/>
                <w:szCs w:val="18"/>
                <w:lang w:val="en-GB" w:eastAsia="zh-CN"/>
              </w:rPr>
            </w:pPr>
          </w:p>
        </w:tc>
        <w:tc>
          <w:tcPr>
            <w:tcW w:w="561" w:type="pct"/>
          </w:tcPr>
          <w:p w14:paraId="6574ABCB"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47EF64F6" w14:textId="77777777" w:rsidR="000B1549" w:rsidRPr="00E8542B" w:rsidRDefault="000B1549" w:rsidP="00B00F1F">
            <w:pPr>
              <w:pStyle w:val="TableMedium"/>
              <w:rPr>
                <w:szCs w:val="18"/>
                <w:lang w:val="en-GB" w:eastAsia="zh-CN"/>
              </w:rPr>
            </w:pPr>
          </w:p>
        </w:tc>
      </w:tr>
      <w:tr w:rsidR="000B1549" w:rsidRPr="003A6EB6" w14:paraId="446E13C0" w14:textId="77777777" w:rsidTr="00B00F1F">
        <w:tc>
          <w:tcPr>
            <w:tcW w:w="663" w:type="pct"/>
          </w:tcPr>
          <w:p w14:paraId="2F57561A" w14:textId="77777777" w:rsidR="000B1549" w:rsidRPr="009B1841" w:rsidRDefault="000B1549" w:rsidP="00B00F1F">
            <w:pPr>
              <w:pStyle w:val="Table"/>
              <w:ind w:firstLine="360"/>
              <w:rPr>
                <w:sz w:val="18"/>
                <w:szCs w:val="18"/>
                <w:lang w:val="en-GB" w:eastAsia="zh-CN"/>
              </w:rPr>
            </w:pPr>
          </w:p>
        </w:tc>
        <w:tc>
          <w:tcPr>
            <w:tcW w:w="561" w:type="pct"/>
          </w:tcPr>
          <w:p w14:paraId="448EF38B"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3B21FC01" w14:textId="77777777" w:rsidR="000B1549" w:rsidRPr="00B44815" w:rsidRDefault="000B1549" w:rsidP="00B00F1F">
            <w:pPr>
              <w:pStyle w:val="TableMedium"/>
              <w:rPr>
                <w:szCs w:val="18"/>
                <w:lang w:val="en-GB" w:eastAsia="zh-CN"/>
              </w:rPr>
            </w:pPr>
          </w:p>
        </w:tc>
        <w:tc>
          <w:tcPr>
            <w:tcW w:w="714" w:type="pct"/>
          </w:tcPr>
          <w:p w14:paraId="21CD8A68" w14:textId="77777777" w:rsidR="000B1549" w:rsidRPr="00A0406D" w:rsidRDefault="000B1549" w:rsidP="00B00F1F">
            <w:pPr>
              <w:pStyle w:val="Table"/>
              <w:ind w:firstLine="360"/>
              <w:rPr>
                <w:sz w:val="18"/>
                <w:szCs w:val="18"/>
                <w:lang w:val="en-GB" w:eastAsia="zh-CN"/>
              </w:rPr>
            </w:pPr>
          </w:p>
        </w:tc>
        <w:tc>
          <w:tcPr>
            <w:tcW w:w="561" w:type="pct"/>
          </w:tcPr>
          <w:p w14:paraId="65437BAA"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68EC1853" w14:textId="77777777" w:rsidR="000B1549" w:rsidRPr="00E8542B" w:rsidRDefault="000B1549" w:rsidP="00B00F1F">
            <w:pPr>
              <w:pStyle w:val="TableMedium"/>
              <w:rPr>
                <w:szCs w:val="18"/>
                <w:lang w:val="en-GB" w:eastAsia="zh-CN"/>
              </w:rPr>
            </w:pPr>
          </w:p>
        </w:tc>
      </w:tr>
      <w:tr w:rsidR="000B1549" w:rsidRPr="00A9678E" w14:paraId="1419AFE4" w14:textId="77777777" w:rsidTr="00B00F1F">
        <w:tc>
          <w:tcPr>
            <w:tcW w:w="663" w:type="pct"/>
          </w:tcPr>
          <w:p w14:paraId="4DF8804B" w14:textId="77777777" w:rsidR="000B1549" w:rsidRPr="00A0406D" w:rsidRDefault="000B1549" w:rsidP="00B00F1F">
            <w:pPr>
              <w:pStyle w:val="Table"/>
              <w:ind w:firstLine="360"/>
              <w:rPr>
                <w:sz w:val="18"/>
                <w:szCs w:val="18"/>
                <w:lang w:val="en-GB" w:eastAsia="zh-CN"/>
              </w:rPr>
            </w:pPr>
          </w:p>
        </w:tc>
        <w:tc>
          <w:tcPr>
            <w:tcW w:w="561" w:type="pct"/>
          </w:tcPr>
          <w:p w14:paraId="515EAB64" w14:textId="77777777" w:rsidR="000B1549" w:rsidRPr="00E8542B" w:rsidRDefault="000B1549" w:rsidP="00B00F1F">
            <w:pPr>
              <w:pStyle w:val="TableMedium"/>
              <w:rPr>
                <w:szCs w:val="18"/>
                <w:lang w:val="en-GB" w:eastAsia="zh-CN"/>
              </w:rPr>
            </w:pPr>
            <w:r w:rsidRPr="00E8542B">
              <w:rPr>
                <w:rFonts w:hint="eastAsia"/>
                <w:szCs w:val="18"/>
                <w:lang w:val="en-GB" w:eastAsia="zh-CN"/>
              </w:rPr>
              <w:t>通知</w:t>
            </w:r>
          </w:p>
        </w:tc>
        <w:tc>
          <w:tcPr>
            <w:tcW w:w="1173" w:type="pct"/>
          </w:tcPr>
          <w:p w14:paraId="37E1F59E" w14:textId="77777777" w:rsidR="000B1549" w:rsidRPr="00B44815" w:rsidRDefault="000B1549" w:rsidP="00B00F1F">
            <w:pPr>
              <w:pStyle w:val="TableMedium"/>
              <w:rPr>
                <w:szCs w:val="18"/>
                <w:lang w:val="en-GB" w:eastAsia="zh-CN"/>
              </w:rPr>
            </w:pPr>
          </w:p>
        </w:tc>
        <w:tc>
          <w:tcPr>
            <w:tcW w:w="714" w:type="pct"/>
          </w:tcPr>
          <w:p w14:paraId="72988384" w14:textId="77777777" w:rsidR="000B1549" w:rsidRPr="00A0406D" w:rsidRDefault="000B1549" w:rsidP="00B00F1F">
            <w:pPr>
              <w:pStyle w:val="Table"/>
              <w:ind w:firstLine="360"/>
              <w:rPr>
                <w:sz w:val="18"/>
                <w:szCs w:val="18"/>
                <w:lang w:val="en-GB" w:eastAsia="zh-CN"/>
              </w:rPr>
            </w:pPr>
          </w:p>
        </w:tc>
        <w:tc>
          <w:tcPr>
            <w:tcW w:w="561" w:type="pct"/>
          </w:tcPr>
          <w:p w14:paraId="5FFA45FA" w14:textId="77777777" w:rsidR="000B1549" w:rsidRPr="00B44815" w:rsidRDefault="000B1549" w:rsidP="00B00F1F">
            <w:pPr>
              <w:pStyle w:val="TableMedium"/>
              <w:rPr>
                <w:szCs w:val="18"/>
                <w:lang w:val="en-GB" w:eastAsia="zh-CN"/>
              </w:rPr>
            </w:pPr>
          </w:p>
        </w:tc>
        <w:tc>
          <w:tcPr>
            <w:tcW w:w="1327" w:type="pct"/>
          </w:tcPr>
          <w:p w14:paraId="1F5B7EBC" w14:textId="77777777" w:rsidR="000B1549" w:rsidRPr="00307FD8" w:rsidRDefault="000B1549" w:rsidP="00B00F1F">
            <w:pPr>
              <w:pStyle w:val="TableMedium"/>
              <w:rPr>
                <w:szCs w:val="18"/>
                <w:lang w:val="en-GB" w:eastAsia="zh-CN"/>
              </w:rPr>
            </w:pPr>
          </w:p>
        </w:tc>
      </w:tr>
      <w:tr w:rsidR="000B1549" w:rsidRPr="00A9678E" w14:paraId="7503E532" w14:textId="77777777" w:rsidTr="00B00F1F">
        <w:tc>
          <w:tcPr>
            <w:tcW w:w="663" w:type="pct"/>
          </w:tcPr>
          <w:p w14:paraId="387D7D25" w14:textId="77777777" w:rsidR="000B1549" w:rsidRPr="009B1841" w:rsidRDefault="000B1549" w:rsidP="00B00F1F">
            <w:pPr>
              <w:pStyle w:val="Table"/>
              <w:ind w:firstLine="360"/>
              <w:rPr>
                <w:sz w:val="18"/>
                <w:szCs w:val="18"/>
                <w:lang w:val="en-GB" w:eastAsia="zh-CN"/>
              </w:rPr>
            </w:pPr>
          </w:p>
        </w:tc>
        <w:tc>
          <w:tcPr>
            <w:tcW w:w="561" w:type="pct"/>
          </w:tcPr>
          <w:p w14:paraId="4136BA93" w14:textId="77777777" w:rsidR="000B1549" w:rsidRPr="00E8542B" w:rsidRDefault="000B1549" w:rsidP="00B00F1F">
            <w:pPr>
              <w:pStyle w:val="TableMedium"/>
              <w:rPr>
                <w:szCs w:val="18"/>
                <w:lang w:val="en-GB" w:eastAsia="zh-CN"/>
              </w:rPr>
            </w:pPr>
          </w:p>
        </w:tc>
        <w:tc>
          <w:tcPr>
            <w:tcW w:w="1173" w:type="pct"/>
          </w:tcPr>
          <w:p w14:paraId="6BA073D7" w14:textId="77777777" w:rsidR="000B1549" w:rsidRPr="00E8542B" w:rsidRDefault="000B1549" w:rsidP="00B00F1F">
            <w:pPr>
              <w:pStyle w:val="TableMedium"/>
              <w:rPr>
                <w:szCs w:val="18"/>
                <w:lang w:val="en-GB" w:eastAsia="zh-CN"/>
              </w:rPr>
            </w:pPr>
          </w:p>
        </w:tc>
        <w:tc>
          <w:tcPr>
            <w:tcW w:w="714" w:type="pct"/>
          </w:tcPr>
          <w:p w14:paraId="0588E22A" w14:textId="77777777" w:rsidR="000B1549" w:rsidRPr="009B1841" w:rsidRDefault="000B1549" w:rsidP="00B00F1F">
            <w:pPr>
              <w:pStyle w:val="Table"/>
              <w:ind w:firstLine="360"/>
              <w:rPr>
                <w:sz w:val="18"/>
                <w:szCs w:val="18"/>
                <w:lang w:val="en-GB" w:eastAsia="zh-CN"/>
              </w:rPr>
            </w:pPr>
          </w:p>
        </w:tc>
        <w:tc>
          <w:tcPr>
            <w:tcW w:w="561" w:type="pct"/>
          </w:tcPr>
          <w:p w14:paraId="6F591DD3" w14:textId="77777777" w:rsidR="000B1549" w:rsidRPr="00E8542B" w:rsidRDefault="000B1549" w:rsidP="00B00F1F">
            <w:pPr>
              <w:pStyle w:val="TableMedium"/>
              <w:rPr>
                <w:szCs w:val="18"/>
                <w:lang w:val="en-GB" w:eastAsia="zh-CN"/>
              </w:rPr>
            </w:pPr>
            <w:r w:rsidRPr="00E8542B">
              <w:rPr>
                <w:rFonts w:hint="eastAsia"/>
                <w:szCs w:val="18"/>
                <w:lang w:val="en-GB" w:eastAsia="zh-CN"/>
              </w:rPr>
              <w:t>通知</w:t>
            </w:r>
          </w:p>
        </w:tc>
        <w:tc>
          <w:tcPr>
            <w:tcW w:w="1327" w:type="pct"/>
          </w:tcPr>
          <w:p w14:paraId="48DA2D2D" w14:textId="77777777" w:rsidR="000B1549" w:rsidRPr="00B44815" w:rsidRDefault="000B1549" w:rsidP="00B00F1F">
            <w:pPr>
              <w:pStyle w:val="TableMedium"/>
              <w:rPr>
                <w:szCs w:val="18"/>
                <w:lang w:val="en-GB" w:eastAsia="zh-CN"/>
              </w:rPr>
            </w:pPr>
          </w:p>
        </w:tc>
      </w:tr>
      <w:tr w:rsidR="000B1549" w:rsidRPr="00A9678E" w14:paraId="19B1388A" w14:textId="77777777" w:rsidTr="00B00F1F">
        <w:tc>
          <w:tcPr>
            <w:tcW w:w="663" w:type="pct"/>
          </w:tcPr>
          <w:p w14:paraId="317CA4CD" w14:textId="77777777" w:rsidR="000B1549" w:rsidRPr="00307FD8" w:rsidRDefault="000B1549" w:rsidP="00B00F1F">
            <w:pPr>
              <w:pStyle w:val="TableMedium"/>
              <w:rPr>
                <w:szCs w:val="18"/>
                <w:lang w:val="en-GB" w:eastAsia="zh-CN"/>
              </w:rPr>
            </w:pPr>
          </w:p>
        </w:tc>
        <w:tc>
          <w:tcPr>
            <w:tcW w:w="561" w:type="pct"/>
          </w:tcPr>
          <w:p w14:paraId="15CB2D35" w14:textId="77777777" w:rsidR="000B1549" w:rsidRPr="00B44815" w:rsidRDefault="000B1549" w:rsidP="00B00F1F">
            <w:pPr>
              <w:pStyle w:val="TableMedium"/>
              <w:rPr>
                <w:szCs w:val="18"/>
                <w:lang w:val="en-GB" w:eastAsia="zh-CN"/>
              </w:rPr>
            </w:pPr>
            <w:r w:rsidRPr="005A52F1">
              <w:rPr>
                <w:rFonts w:hint="eastAsia"/>
                <w:szCs w:val="18"/>
                <w:lang w:val="en-GB" w:eastAsia="zh-CN"/>
              </w:rPr>
              <w:t>通知</w:t>
            </w:r>
          </w:p>
        </w:tc>
        <w:tc>
          <w:tcPr>
            <w:tcW w:w="1173" w:type="pct"/>
          </w:tcPr>
          <w:p w14:paraId="2E9210D6" w14:textId="77777777" w:rsidR="000B1549" w:rsidRDefault="000B1549" w:rsidP="00B00F1F"/>
        </w:tc>
        <w:tc>
          <w:tcPr>
            <w:tcW w:w="714" w:type="pct"/>
          </w:tcPr>
          <w:p w14:paraId="349CBFA1" w14:textId="77777777" w:rsidR="000B1549" w:rsidRPr="00A0406D" w:rsidRDefault="000B1549" w:rsidP="00B00F1F">
            <w:pPr>
              <w:pStyle w:val="TableMedium"/>
              <w:rPr>
                <w:szCs w:val="18"/>
                <w:lang w:val="en-GB" w:eastAsia="zh-CN"/>
              </w:rPr>
            </w:pPr>
          </w:p>
        </w:tc>
        <w:tc>
          <w:tcPr>
            <w:tcW w:w="561" w:type="pct"/>
          </w:tcPr>
          <w:p w14:paraId="7C704DD0"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7B662BF4" w14:textId="77777777" w:rsidR="000B1549" w:rsidRPr="00E8542B" w:rsidRDefault="000B1549" w:rsidP="00B00F1F">
            <w:pPr>
              <w:pStyle w:val="TableMedium"/>
              <w:rPr>
                <w:szCs w:val="18"/>
                <w:lang w:val="en-GB" w:eastAsia="zh-CN"/>
              </w:rPr>
            </w:pPr>
          </w:p>
        </w:tc>
      </w:tr>
      <w:tr w:rsidR="000B1549" w:rsidRPr="00A9678E" w14:paraId="256BDD83" w14:textId="77777777" w:rsidTr="00B00F1F">
        <w:tc>
          <w:tcPr>
            <w:tcW w:w="663" w:type="pct"/>
          </w:tcPr>
          <w:p w14:paraId="3ED2B437" w14:textId="77777777" w:rsidR="000B1549" w:rsidRPr="00307FD8" w:rsidRDefault="000B1549" w:rsidP="00B00F1F">
            <w:pPr>
              <w:pStyle w:val="TableMedium"/>
              <w:rPr>
                <w:szCs w:val="18"/>
                <w:lang w:val="en-GB" w:eastAsia="zh-CN"/>
              </w:rPr>
            </w:pPr>
          </w:p>
        </w:tc>
        <w:tc>
          <w:tcPr>
            <w:tcW w:w="561" w:type="pct"/>
          </w:tcPr>
          <w:p w14:paraId="345870A8" w14:textId="77777777" w:rsidR="000B1549" w:rsidRPr="00B44815" w:rsidRDefault="000B1549" w:rsidP="00B00F1F">
            <w:pPr>
              <w:pStyle w:val="TableMedium"/>
              <w:rPr>
                <w:szCs w:val="18"/>
                <w:lang w:val="en-GB" w:eastAsia="zh-CN"/>
              </w:rPr>
            </w:pPr>
            <w:r w:rsidRPr="005A52F1">
              <w:rPr>
                <w:rFonts w:hint="eastAsia"/>
                <w:szCs w:val="18"/>
                <w:lang w:val="en-GB" w:eastAsia="zh-CN"/>
              </w:rPr>
              <w:t>通知</w:t>
            </w:r>
          </w:p>
        </w:tc>
        <w:tc>
          <w:tcPr>
            <w:tcW w:w="1173" w:type="pct"/>
          </w:tcPr>
          <w:p w14:paraId="3FE6AC3B" w14:textId="77777777" w:rsidR="000B1549" w:rsidRDefault="000B1549" w:rsidP="00B00F1F"/>
        </w:tc>
        <w:tc>
          <w:tcPr>
            <w:tcW w:w="714" w:type="pct"/>
          </w:tcPr>
          <w:p w14:paraId="0F6A2D0D" w14:textId="77777777" w:rsidR="000B1549" w:rsidRPr="00A0406D" w:rsidRDefault="000B1549" w:rsidP="00B00F1F">
            <w:pPr>
              <w:pStyle w:val="Table"/>
              <w:ind w:firstLine="360"/>
              <w:rPr>
                <w:sz w:val="18"/>
                <w:szCs w:val="18"/>
                <w:lang w:val="en-GB" w:eastAsia="zh-CN"/>
              </w:rPr>
            </w:pPr>
          </w:p>
        </w:tc>
        <w:tc>
          <w:tcPr>
            <w:tcW w:w="561" w:type="pct"/>
          </w:tcPr>
          <w:p w14:paraId="774F087D" w14:textId="77777777" w:rsidR="000B1549" w:rsidRPr="00B44815" w:rsidRDefault="000B1549" w:rsidP="00B00F1F">
            <w:pPr>
              <w:pStyle w:val="TableMedium"/>
              <w:rPr>
                <w:szCs w:val="18"/>
                <w:lang w:val="en-GB" w:eastAsia="zh-CN"/>
              </w:rPr>
            </w:pPr>
            <w:r w:rsidRPr="00E8542B">
              <w:rPr>
                <w:rFonts w:hint="eastAsia"/>
                <w:szCs w:val="18"/>
                <w:lang w:val="en-GB" w:eastAsia="zh-CN"/>
              </w:rPr>
              <w:t>行动</w:t>
            </w:r>
          </w:p>
        </w:tc>
        <w:tc>
          <w:tcPr>
            <w:tcW w:w="1327" w:type="pct"/>
          </w:tcPr>
          <w:p w14:paraId="2E05892A" w14:textId="77777777" w:rsidR="000B1549" w:rsidRPr="00307FD8" w:rsidRDefault="000B1549" w:rsidP="00B00F1F">
            <w:pPr>
              <w:pStyle w:val="TableMedium"/>
              <w:rPr>
                <w:szCs w:val="18"/>
                <w:lang w:val="en-GB" w:eastAsia="zh-CN"/>
              </w:rPr>
            </w:pPr>
          </w:p>
        </w:tc>
      </w:tr>
      <w:tr w:rsidR="000B1549" w:rsidRPr="00A9678E" w14:paraId="043E9D61" w14:textId="77777777" w:rsidTr="00B00F1F">
        <w:tc>
          <w:tcPr>
            <w:tcW w:w="663" w:type="pct"/>
          </w:tcPr>
          <w:p w14:paraId="361DA87B" w14:textId="77777777" w:rsidR="000B1549" w:rsidRPr="00E8542B" w:rsidRDefault="000B1549" w:rsidP="00B00F1F">
            <w:pPr>
              <w:pStyle w:val="TableMedium"/>
              <w:rPr>
                <w:szCs w:val="18"/>
                <w:lang w:val="en-GB" w:eastAsia="zh-CN"/>
              </w:rPr>
            </w:pPr>
          </w:p>
        </w:tc>
        <w:tc>
          <w:tcPr>
            <w:tcW w:w="561" w:type="pct"/>
          </w:tcPr>
          <w:p w14:paraId="2AD551DF" w14:textId="77777777" w:rsidR="000B1549" w:rsidRPr="00E8542B" w:rsidRDefault="000B1549" w:rsidP="00B00F1F">
            <w:pPr>
              <w:pStyle w:val="TableMedium"/>
              <w:rPr>
                <w:szCs w:val="18"/>
                <w:lang w:val="en-GB" w:eastAsia="zh-CN"/>
              </w:rPr>
            </w:pPr>
            <w:r w:rsidRPr="00E8542B">
              <w:rPr>
                <w:rFonts w:hint="eastAsia"/>
                <w:szCs w:val="18"/>
                <w:lang w:val="en-GB" w:eastAsia="zh-CN"/>
              </w:rPr>
              <w:t>行动</w:t>
            </w:r>
          </w:p>
        </w:tc>
        <w:tc>
          <w:tcPr>
            <w:tcW w:w="1173" w:type="pct"/>
          </w:tcPr>
          <w:p w14:paraId="54B2B406" w14:textId="77777777" w:rsidR="000B1549" w:rsidRPr="00E8542B" w:rsidRDefault="000B1549" w:rsidP="00B00F1F">
            <w:pPr>
              <w:pStyle w:val="TableMedium"/>
              <w:rPr>
                <w:szCs w:val="18"/>
                <w:lang w:val="en-GB" w:eastAsia="zh-CN"/>
              </w:rPr>
            </w:pPr>
          </w:p>
        </w:tc>
        <w:tc>
          <w:tcPr>
            <w:tcW w:w="714" w:type="pct"/>
          </w:tcPr>
          <w:p w14:paraId="66B1261D" w14:textId="77777777" w:rsidR="000B1549" w:rsidRPr="00A0406D" w:rsidRDefault="000B1549" w:rsidP="00B00F1F">
            <w:pPr>
              <w:pStyle w:val="Table"/>
              <w:ind w:firstLine="360"/>
              <w:rPr>
                <w:sz w:val="18"/>
                <w:szCs w:val="18"/>
                <w:lang w:val="en-GB" w:eastAsia="zh-CN"/>
              </w:rPr>
            </w:pPr>
          </w:p>
        </w:tc>
        <w:tc>
          <w:tcPr>
            <w:tcW w:w="561" w:type="pct"/>
          </w:tcPr>
          <w:p w14:paraId="351021DE" w14:textId="77777777" w:rsidR="000B1549" w:rsidRPr="00B44815" w:rsidRDefault="000B1549" w:rsidP="00B00F1F">
            <w:pPr>
              <w:pStyle w:val="TableMedium"/>
              <w:rPr>
                <w:szCs w:val="18"/>
                <w:lang w:val="en-GB" w:eastAsia="zh-CN"/>
              </w:rPr>
            </w:pPr>
            <w:r w:rsidRPr="00E8542B">
              <w:rPr>
                <w:rFonts w:hint="eastAsia"/>
                <w:szCs w:val="18"/>
                <w:lang w:val="en-GB" w:eastAsia="zh-CN"/>
              </w:rPr>
              <w:t>通知</w:t>
            </w:r>
          </w:p>
        </w:tc>
        <w:tc>
          <w:tcPr>
            <w:tcW w:w="1327" w:type="pct"/>
          </w:tcPr>
          <w:p w14:paraId="46F01ABD" w14:textId="77777777" w:rsidR="000B1549" w:rsidRPr="00307FD8" w:rsidRDefault="000B1549" w:rsidP="00B00F1F">
            <w:pPr>
              <w:pStyle w:val="TableMedium"/>
              <w:rPr>
                <w:szCs w:val="18"/>
                <w:lang w:val="en-GB" w:eastAsia="zh-CN"/>
              </w:rPr>
            </w:pPr>
          </w:p>
        </w:tc>
      </w:tr>
    </w:tbl>
    <w:p w14:paraId="7128481C" w14:textId="77777777" w:rsidR="000B1549" w:rsidRPr="00A9678E" w:rsidRDefault="000B1549" w:rsidP="000B1549">
      <w:pPr>
        <w:pStyle w:val="HPInternal"/>
        <w:rPr>
          <w:rFonts w:ascii="宋体" w:hAnsi="宋体"/>
          <w:lang w:val="en-GB" w:eastAsia="zh-CN"/>
        </w:rPr>
      </w:pPr>
      <w:r w:rsidRPr="00A9678E">
        <w:rPr>
          <w:rFonts w:ascii="宋体" w:hAnsi="宋体"/>
          <w:lang w:val="en-GB" w:eastAsia="zh-CN"/>
        </w:rPr>
        <w:t xml:space="preserve">* </w:t>
      </w:r>
      <w:r w:rsidRPr="00A9678E">
        <w:rPr>
          <w:rFonts w:ascii="宋体" w:hAnsi="宋体" w:hint="eastAsia"/>
          <w:lang w:val="en-GB" w:eastAsia="zh-CN"/>
        </w:rPr>
        <w:t>行动类型</w:t>
      </w:r>
      <w:r>
        <w:rPr>
          <w:rFonts w:ascii="宋体" w:hAnsi="宋体"/>
          <w:lang w:val="en-GB" w:eastAsia="zh-CN"/>
        </w:rPr>
        <w:t>：</w:t>
      </w:r>
      <w:r w:rsidRPr="00A9678E">
        <w:rPr>
          <w:rFonts w:ascii="宋体" w:hAnsi="宋体"/>
          <w:lang w:val="en-GB" w:eastAsia="zh-CN"/>
        </w:rPr>
        <w:t xml:space="preserve"> </w:t>
      </w:r>
      <w:r w:rsidRPr="00A9678E">
        <w:rPr>
          <w:rFonts w:ascii="宋体" w:hAnsi="宋体" w:hint="eastAsia"/>
          <w:lang w:val="en-GB" w:eastAsia="zh-CN"/>
        </w:rPr>
        <w:t>批准，审核，通知、存档、参加会议、行动、其他（请说明）</w:t>
      </w:r>
    </w:p>
    <w:p w14:paraId="31634B04" w14:textId="77777777" w:rsidR="000B1549" w:rsidRPr="00A9678E" w:rsidRDefault="000B1549" w:rsidP="000B1549">
      <w:pPr>
        <w:pStyle w:val="HPTableTitle"/>
        <w:rPr>
          <w:rFonts w:ascii="宋体" w:hAnsi="宋体"/>
        </w:rPr>
      </w:pPr>
      <w:r w:rsidRPr="00A9678E">
        <w:rPr>
          <w:rFonts w:ascii="宋体" w:hAnsi="宋体" w:hint="eastAsia"/>
          <w:lang w:eastAsia="zh-CN"/>
        </w:rPr>
        <w:t>版本记录</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689"/>
        <w:gridCol w:w="1007"/>
        <w:gridCol w:w="1177"/>
        <w:gridCol w:w="3409"/>
        <w:gridCol w:w="2164"/>
      </w:tblGrid>
      <w:tr w:rsidR="000B1549" w:rsidRPr="00A9678E" w14:paraId="1B49EBAA" w14:textId="77777777" w:rsidTr="00F0616E">
        <w:trPr>
          <w:tblHeader/>
        </w:trPr>
        <w:tc>
          <w:tcPr>
            <w:tcW w:w="408" w:type="pct"/>
          </w:tcPr>
          <w:p w14:paraId="4941A135" w14:textId="77777777" w:rsidR="000B1549" w:rsidRPr="00A9678E" w:rsidRDefault="000B1549" w:rsidP="00B00F1F">
            <w:pPr>
              <w:pStyle w:val="TableSmHeading"/>
              <w:jc w:val="center"/>
              <w:rPr>
                <w:rFonts w:ascii="宋体" w:hAnsi="宋体"/>
              </w:rPr>
            </w:pPr>
            <w:r w:rsidRPr="00A9678E">
              <w:rPr>
                <w:rFonts w:ascii="宋体" w:hAnsi="宋体" w:hint="eastAsia"/>
                <w:lang w:eastAsia="zh-CN"/>
              </w:rPr>
              <w:t>版本</w:t>
            </w:r>
          </w:p>
        </w:tc>
        <w:tc>
          <w:tcPr>
            <w:tcW w:w="596" w:type="pct"/>
          </w:tcPr>
          <w:p w14:paraId="75D25667" w14:textId="77777777" w:rsidR="000B1549" w:rsidRPr="00A9678E" w:rsidRDefault="000B1549" w:rsidP="00B00F1F">
            <w:pPr>
              <w:pStyle w:val="TableSmHeading"/>
              <w:rPr>
                <w:rFonts w:ascii="宋体" w:hAnsi="宋体"/>
              </w:rPr>
            </w:pPr>
            <w:r w:rsidRPr="00A9678E">
              <w:rPr>
                <w:rFonts w:ascii="宋体" w:hAnsi="宋体" w:hint="eastAsia"/>
                <w:lang w:eastAsia="zh-CN"/>
              </w:rPr>
              <w:t>版本日期</w:t>
            </w:r>
          </w:p>
        </w:tc>
        <w:tc>
          <w:tcPr>
            <w:tcW w:w="697" w:type="pct"/>
          </w:tcPr>
          <w:p w14:paraId="214999B1" w14:textId="77777777" w:rsidR="000B1549" w:rsidRPr="00A9678E" w:rsidRDefault="000B1549" w:rsidP="00B00F1F">
            <w:pPr>
              <w:pStyle w:val="TableSmHeading"/>
              <w:jc w:val="center"/>
              <w:rPr>
                <w:rFonts w:ascii="宋体" w:hAnsi="宋体"/>
              </w:rPr>
            </w:pPr>
            <w:r w:rsidRPr="00A9678E">
              <w:rPr>
                <w:rFonts w:ascii="宋体" w:hAnsi="宋体" w:hint="eastAsia"/>
                <w:lang w:eastAsia="zh-CN"/>
              </w:rPr>
              <w:t>修改者</w:t>
            </w:r>
          </w:p>
        </w:tc>
        <w:tc>
          <w:tcPr>
            <w:tcW w:w="2018" w:type="pct"/>
          </w:tcPr>
          <w:p w14:paraId="1F99E0E9" w14:textId="77777777" w:rsidR="000B1549" w:rsidRPr="00A9678E" w:rsidRDefault="000B1549" w:rsidP="00B00F1F">
            <w:pPr>
              <w:pStyle w:val="TableSmHeading"/>
              <w:jc w:val="center"/>
              <w:rPr>
                <w:rFonts w:ascii="宋体" w:hAnsi="宋体"/>
                <w:lang w:eastAsia="zh-CN"/>
              </w:rPr>
            </w:pPr>
            <w:r w:rsidRPr="00A9678E">
              <w:rPr>
                <w:rFonts w:ascii="宋体" w:hAnsi="宋体" w:hint="eastAsia"/>
                <w:lang w:eastAsia="zh-CN"/>
              </w:rPr>
              <w:t>说明</w:t>
            </w:r>
          </w:p>
        </w:tc>
        <w:tc>
          <w:tcPr>
            <w:tcW w:w="1281" w:type="pct"/>
          </w:tcPr>
          <w:p w14:paraId="6D561AAA" w14:textId="77777777" w:rsidR="000B1549" w:rsidRPr="00A9678E" w:rsidRDefault="000B1549" w:rsidP="00B00F1F">
            <w:pPr>
              <w:pStyle w:val="TableSmHeading"/>
              <w:jc w:val="center"/>
              <w:rPr>
                <w:rFonts w:ascii="宋体" w:hAnsi="宋体"/>
              </w:rPr>
            </w:pPr>
            <w:r w:rsidRPr="00A9678E">
              <w:rPr>
                <w:rFonts w:ascii="宋体" w:hAnsi="宋体" w:hint="eastAsia"/>
                <w:lang w:val="en-GB" w:eastAsia="zh-CN"/>
              </w:rPr>
              <w:t>文档</w:t>
            </w:r>
            <w:r w:rsidRPr="00A9678E">
              <w:rPr>
                <w:rFonts w:ascii="宋体" w:hAnsi="宋体" w:hint="eastAsia"/>
                <w:lang w:eastAsia="zh-CN"/>
              </w:rPr>
              <w:t>名称</w:t>
            </w:r>
          </w:p>
        </w:tc>
      </w:tr>
    </w:tbl>
    <w:p w14:paraId="347E14C6" w14:textId="28439C62" w:rsidR="000B1549" w:rsidRPr="00A9678E" w:rsidRDefault="009449C8" w:rsidP="009449C8">
      <w:pPr>
        <w:tabs>
          <w:tab w:val="left" w:pos="5925"/>
        </w:tabs>
        <w:rPr>
          <w:rFonts w:ascii="宋体" w:hAnsi="宋体"/>
        </w:rPr>
      </w:pPr>
      <w:bookmarkStart w:id="9" w:name="hp_TableofContents"/>
      <w:bookmarkEnd w:id="7"/>
      <w:r>
        <w:rPr>
          <w:rFonts w:ascii="宋体" w:hAnsi="宋体"/>
        </w:rPr>
        <w:tab/>
      </w:r>
    </w:p>
    <w:p w14:paraId="63EFB337" w14:textId="77777777" w:rsidR="000B1549" w:rsidRPr="00604858" w:rsidRDefault="000B1549" w:rsidP="000B1549">
      <w:pPr>
        <w:pStyle w:val="Subject"/>
        <w:keepNext w:val="0"/>
        <w:keepLines w:val="0"/>
        <w:spacing w:line="360" w:lineRule="auto"/>
        <w:rPr>
          <w:rFonts w:ascii="宋体" w:hAnsi="宋体" w:cs="Arial"/>
          <w:sz w:val="28"/>
          <w:szCs w:val="28"/>
          <w:lang w:val="en-US" w:eastAsia="zh-CN"/>
        </w:rPr>
      </w:pPr>
    </w:p>
    <w:p w14:paraId="7DBB3A2A" w14:textId="77777777" w:rsidR="000B1549" w:rsidRPr="009D445C" w:rsidRDefault="000B1549" w:rsidP="000B1549">
      <w:pPr>
        <w:pStyle w:val="Subject"/>
        <w:keepNext w:val="0"/>
        <w:keepLines w:val="0"/>
        <w:spacing w:line="360" w:lineRule="auto"/>
        <w:rPr>
          <w:rFonts w:ascii="宋体" w:hAnsi="宋体" w:cs="Arial"/>
          <w:sz w:val="28"/>
          <w:szCs w:val="28"/>
          <w:lang w:eastAsia="zh-CN"/>
        </w:rPr>
      </w:pPr>
      <w:r w:rsidRPr="009D445C">
        <w:rPr>
          <w:rFonts w:ascii="宋体" w:hAnsi="宋体" w:cs="Arial"/>
          <w:sz w:val="28"/>
          <w:szCs w:val="28"/>
          <w:lang w:eastAsia="zh-CN"/>
        </w:rPr>
        <w:lastRenderedPageBreak/>
        <w:t>版权说明</w:t>
      </w:r>
    </w:p>
    <w:p w14:paraId="12B360C3" w14:textId="19C389A1" w:rsidR="000B1549" w:rsidRPr="003E49A2" w:rsidRDefault="000B1549" w:rsidP="000B1549">
      <w:pPr>
        <w:spacing w:line="360" w:lineRule="auto"/>
        <w:ind w:firstLineChars="200" w:firstLine="480"/>
        <w:rPr>
          <w:rFonts w:ascii="宋体" w:hAnsi="宋体" w:cs="Arial"/>
          <w:sz w:val="24"/>
          <w:szCs w:val="24"/>
        </w:rPr>
      </w:pPr>
      <w:r w:rsidRPr="00764001">
        <w:rPr>
          <w:rFonts w:ascii="宋体" w:hAnsi="宋体" w:cs="Arial"/>
          <w:sz w:val="24"/>
          <w:szCs w:val="24"/>
        </w:rPr>
        <w:t>本文件中出现的任何文字叙述、文档格式、插图、照片、方法、过程等内容，除另有特别注明，版权均属</w:t>
      </w:r>
      <w:r w:rsidRPr="00764001">
        <w:rPr>
          <w:rFonts w:ascii="宋体" w:hAnsi="宋体" w:cs="Arial" w:hint="eastAsia"/>
          <w:sz w:val="24"/>
          <w:szCs w:val="24"/>
        </w:rPr>
        <w:t>高阳科技和</w:t>
      </w:r>
      <w:del w:id="10" w:author="胡增祥" w:date="2025-06-16T10:23:00Z">
        <w:r w:rsidRPr="00764001" w:rsidDel="003F4984">
          <w:rPr>
            <w:rFonts w:ascii="宋体" w:hAnsi="宋体" w:cs="Arial" w:hint="eastAsia"/>
            <w:sz w:val="24"/>
            <w:szCs w:val="24"/>
          </w:rPr>
          <w:delText>苏州银行</w:delText>
        </w:r>
      </w:del>
      <w:ins w:id="11" w:author="胡增祥" w:date="2025-06-16T10:23:00Z">
        <w:r w:rsidR="003F4984">
          <w:rPr>
            <w:rFonts w:ascii="宋体" w:hAnsi="宋体" w:cs="Arial" w:hint="eastAsia"/>
            <w:sz w:val="24"/>
            <w:szCs w:val="24"/>
          </w:rPr>
          <w:t>XX银行</w:t>
        </w:r>
      </w:ins>
      <w:r w:rsidRPr="00764001">
        <w:rPr>
          <w:rFonts w:ascii="宋体" w:hAnsi="宋体" w:cs="Arial"/>
          <w:sz w:val="24"/>
          <w:szCs w:val="24"/>
        </w:rPr>
        <w:t>所有，受到有关产权及版权法保护。任何个人、机构未经</w:t>
      </w:r>
      <w:r w:rsidRPr="00764001">
        <w:rPr>
          <w:rFonts w:ascii="宋体" w:hAnsi="宋体" w:cs="Arial" w:hint="eastAsia"/>
          <w:sz w:val="24"/>
          <w:szCs w:val="24"/>
        </w:rPr>
        <w:t>高阳科技和</w:t>
      </w:r>
      <w:del w:id="12" w:author="胡增祥" w:date="2025-06-16T10:23:00Z">
        <w:r w:rsidRPr="00764001" w:rsidDel="003F4984">
          <w:rPr>
            <w:rFonts w:ascii="宋体" w:hAnsi="宋体" w:cs="Arial" w:hint="eastAsia"/>
            <w:sz w:val="24"/>
            <w:szCs w:val="24"/>
          </w:rPr>
          <w:delText>苏州银行</w:delText>
        </w:r>
      </w:del>
      <w:ins w:id="13" w:author="胡增祥" w:date="2025-06-16T10:23:00Z">
        <w:r w:rsidR="003F4984">
          <w:rPr>
            <w:rFonts w:ascii="宋体" w:hAnsi="宋体" w:cs="Arial" w:hint="eastAsia"/>
            <w:sz w:val="24"/>
            <w:szCs w:val="24"/>
          </w:rPr>
          <w:t>XX银行</w:t>
        </w:r>
      </w:ins>
      <w:r w:rsidRPr="00764001">
        <w:rPr>
          <w:rFonts w:ascii="宋体" w:hAnsi="宋体" w:cs="Arial"/>
          <w:sz w:val="24"/>
          <w:szCs w:val="24"/>
        </w:rPr>
        <w:t>的书面授权许可，不得复制或引用本文件的任何片断，</w:t>
      </w:r>
      <w:proofErr w:type="gramStart"/>
      <w:r w:rsidRPr="00764001">
        <w:rPr>
          <w:rFonts w:ascii="宋体" w:hAnsi="宋体" w:cs="Arial"/>
          <w:sz w:val="24"/>
          <w:szCs w:val="24"/>
        </w:rPr>
        <w:t>无论通过</w:t>
      </w:r>
      <w:proofErr w:type="gramEnd"/>
      <w:r w:rsidRPr="00764001">
        <w:rPr>
          <w:rFonts w:ascii="宋体" w:hAnsi="宋体" w:cs="Arial"/>
          <w:sz w:val="24"/>
          <w:szCs w:val="24"/>
        </w:rPr>
        <w:t>电子形式或非电子形式。</w:t>
      </w:r>
      <w:bookmarkEnd w:id="9"/>
    </w:p>
    <w:p w14:paraId="3C57502D" w14:textId="243927B1" w:rsidR="0084616E" w:rsidRDefault="0084616E">
      <w:pPr>
        <w:widowControl/>
        <w:jc w:val="left"/>
        <w:rPr>
          <w:rFonts w:ascii="宋体" w:hAnsi="宋体"/>
          <w:b/>
          <w:sz w:val="32"/>
          <w:szCs w:val="32"/>
        </w:rPr>
      </w:pPr>
      <w:r>
        <w:rPr>
          <w:rFonts w:ascii="宋体" w:hAnsi="宋体"/>
          <w:b/>
          <w:sz w:val="32"/>
          <w:szCs w:val="32"/>
        </w:rPr>
        <w:br w:type="page"/>
      </w:r>
    </w:p>
    <w:p w14:paraId="3FB473D6" w14:textId="77777777" w:rsidR="0084616E" w:rsidRPr="0084616E" w:rsidRDefault="0084616E" w:rsidP="002D5F12">
      <w:pPr>
        <w:spacing w:line="360" w:lineRule="auto"/>
        <w:jc w:val="center"/>
        <w:rPr>
          <w:rFonts w:ascii="宋体" w:hAnsi="宋体"/>
          <w:b/>
          <w:sz w:val="32"/>
          <w:szCs w:val="32"/>
        </w:rPr>
      </w:pPr>
    </w:p>
    <w:sdt>
      <w:sdtPr>
        <w:rPr>
          <w:rFonts w:ascii="Calibri" w:hAnsi="Calibri"/>
          <w:b w:val="0"/>
          <w:bCs w:val="0"/>
          <w:color w:val="auto"/>
          <w:kern w:val="2"/>
          <w:sz w:val="21"/>
          <w:szCs w:val="22"/>
          <w:lang w:val="zh-CN"/>
        </w:rPr>
        <w:id w:val="24710247"/>
        <w:docPartObj>
          <w:docPartGallery w:val="Table of Contents"/>
          <w:docPartUnique/>
        </w:docPartObj>
      </w:sdtPr>
      <w:sdtEndPr>
        <w:rPr>
          <w:lang w:val="en-US"/>
        </w:rPr>
      </w:sdtEndPr>
      <w:sdtContent>
        <w:p w14:paraId="6DD01F94" w14:textId="77777777" w:rsidR="001B0C0C" w:rsidRDefault="001B0C0C" w:rsidP="001B0C0C">
          <w:pPr>
            <w:pStyle w:val="TOC"/>
            <w:jc w:val="center"/>
          </w:pPr>
          <w:r>
            <w:rPr>
              <w:lang w:val="zh-CN"/>
            </w:rPr>
            <w:t>目录</w:t>
          </w:r>
        </w:p>
        <w:p w14:paraId="55C32D07" w14:textId="77777777" w:rsidR="0084616E" w:rsidRDefault="00F849D0">
          <w:pPr>
            <w:pStyle w:val="11"/>
            <w:rPr>
              <w:rFonts w:asciiTheme="minorHAnsi" w:eastAsiaTheme="minorEastAsia" w:hAnsiTheme="minorHAnsi" w:cstheme="minorBidi"/>
              <w:b w:val="0"/>
              <w:bCs w:val="0"/>
              <w:caps w:val="0"/>
              <w:noProof/>
              <w:szCs w:val="22"/>
            </w:rPr>
          </w:pPr>
          <w:r>
            <w:fldChar w:fldCharType="begin"/>
          </w:r>
          <w:r w:rsidR="001B0C0C">
            <w:instrText xml:space="preserve"> TOC \o "1-3" \h \z \u </w:instrText>
          </w:r>
          <w:r>
            <w:fldChar w:fldCharType="separate"/>
          </w:r>
          <w:hyperlink w:anchor="_Toc454875394" w:history="1">
            <w:r w:rsidR="0084616E" w:rsidRPr="004E1551">
              <w:rPr>
                <w:rStyle w:val="af8"/>
                <w:noProof/>
              </w:rPr>
              <w:t>1</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系统概述</w:t>
            </w:r>
            <w:r w:rsidR="0084616E">
              <w:rPr>
                <w:noProof/>
                <w:webHidden/>
              </w:rPr>
              <w:tab/>
            </w:r>
            <w:r w:rsidR="0084616E">
              <w:rPr>
                <w:noProof/>
                <w:webHidden/>
              </w:rPr>
              <w:fldChar w:fldCharType="begin"/>
            </w:r>
            <w:r w:rsidR="0084616E">
              <w:rPr>
                <w:noProof/>
                <w:webHidden/>
              </w:rPr>
              <w:instrText xml:space="preserve"> PAGEREF _Toc454875394 \h </w:instrText>
            </w:r>
            <w:r w:rsidR="0084616E">
              <w:rPr>
                <w:noProof/>
                <w:webHidden/>
              </w:rPr>
            </w:r>
            <w:r w:rsidR="0084616E">
              <w:rPr>
                <w:noProof/>
                <w:webHidden/>
              </w:rPr>
              <w:fldChar w:fldCharType="separate"/>
            </w:r>
            <w:r w:rsidR="0084616E">
              <w:rPr>
                <w:noProof/>
                <w:webHidden/>
              </w:rPr>
              <w:t>7</w:t>
            </w:r>
            <w:r w:rsidR="0084616E">
              <w:rPr>
                <w:noProof/>
                <w:webHidden/>
              </w:rPr>
              <w:fldChar w:fldCharType="end"/>
            </w:r>
          </w:hyperlink>
        </w:p>
        <w:p w14:paraId="3BA35C3B" w14:textId="77777777" w:rsidR="0084616E" w:rsidRDefault="00323475">
          <w:pPr>
            <w:pStyle w:val="23"/>
            <w:rPr>
              <w:rFonts w:asciiTheme="minorHAnsi" w:eastAsiaTheme="minorEastAsia" w:hAnsiTheme="minorHAnsi" w:cstheme="minorBidi"/>
              <w:smallCaps w:val="0"/>
              <w:szCs w:val="22"/>
            </w:rPr>
          </w:pPr>
          <w:hyperlink w:anchor="_Toc454875395" w:history="1">
            <w:r w:rsidR="0084616E" w:rsidRPr="004E1551">
              <w:rPr>
                <w:rStyle w:val="af8"/>
              </w:rPr>
              <w:t>1.1</w:t>
            </w:r>
            <w:r w:rsidR="0084616E">
              <w:rPr>
                <w:rFonts w:asciiTheme="minorHAnsi" w:eastAsiaTheme="minorEastAsia" w:hAnsiTheme="minorHAnsi" w:cstheme="minorBidi"/>
                <w:smallCaps w:val="0"/>
                <w:szCs w:val="22"/>
              </w:rPr>
              <w:tab/>
            </w:r>
            <w:r w:rsidR="0084616E" w:rsidRPr="004E1551">
              <w:rPr>
                <w:rStyle w:val="af8"/>
                <w:rFonts w:hint="eastAsia"/>
              </w:rPr>
              <w:t>术语定义</w:t>
            </w:r>
            <w:r w:rsidR="0084616E">
              <w:rPr>
                <w:webHidden/>
              </w:rPr>
              <w:tab/>
            </w:r>
            <w:r w:rsidR="0084616E">
              <w:rPr>
                <w:webHidden/>
              </w:rPr>
              <w:fldChar w:fldCharType="begin"/>
            </w:r>
            <w:r w:rsidR="0084616E">
              <w:rPr>
                <w:webHidden/>
              </w:rPr>
              <w:instrText xml:space="preserve"> PAGEREF _Toc454875395 \h </w:instrText>
            </w:r>
            <w:r w:rsidR="0084616E">
              <w:rPr>
                <w:webHidden/>
              </w:rPr>
            </w:r>
            <w:r w:rsidR="0084616E">
              <w:rPr>
                <w:webHidden/>
              </w:rPr>
              <w:fldChar w:fldCharType="separate"/>
            </w:r>
            <w:r w:rsidR="0084616E">
              <w:rPr>
                <w:webHidden/>
              </w:rPr>
              <w:t>7</w:t>
            </w:r>
            <w:r w:rsidR="0084616E">
              <w:rPr>
                <w:webHidden/>
              </w:rPr>
              <w:fldChar w:fldCharType="end"/>
            </w:r>
          </w:hyperlink>
        </w:p>
        <w:p w14:paraId="0516127D" w14:textId="77777777" w:rsidR="0084616E" w:rsidRDefault="00323475">
          <w:pPr>
            <w:pStyle w:val="23"/>
            <w:rPr>
              <w:rFonts w:asciiTheme="minorHAnsi" w:eastAsiaTheme="minorEastAsia" w:hAnsiTheme="minorHAnsi" w:cstheme="minorBidi"/>
              <w:smallCaps w:val="0"/>
              <w:szCs w:val="22"/>
            </w:rPr>
          </w:pPr>
          <w:hyperlink w:anchor="_Toc454875396" w:history="1">
            <w:r w:rsidR="0084616E" w:rsidRPr="004E1551">
              <w:rPr>
                <w:rStyle w:val="af8"/>
              </w:rPr>
              <w:t>1.2</w:t>
            </w:r>
            <w:r w:rsidR="0084616E">
              <w:rPr>
                <w:rFonts w:asciiTheme="minorHAnsi" w:eastAsiaTheme="minorEastAsia" w:hAnsiTheme="minorHAnsi" w:cstheme="minorBidi"/>
                <w:smallCaps w:val="0"/>
                <w:szCs w:val="22"/>
              </w:rPr>
              <w:tab/>
            </w:r>
            <w:r w:rsidR="0084616E" w:rsidRPr="004E1551">
              <w:rPr>
                <w:rStyle w:val="af8"/>
                <w:rFonts w:hint="eastAsia"/>
              </w:rPr>
              <w:t>业务范围</w:t>
            </w:r>
            <w:r w:rsidR="0084616E">
              <w:rPr>
                <w:webHidden/>
              </w:rPr>
              <w:tab/>
            </w:r>
            <w:r w:rsidR="0084616E">
              <w:rPr>
                <w:webHidden/>
              </w:rPr>
              <w:fldChar w:fldCharType="begin"/>
            </w:r>
            <w:r w:rsidR="0084616E">
              <w:rPr>
                <w:webHidden/>
              </w:rPr>
              <w:instrText xml:space="preserve"> PAGEREF _Toc454875396 \h </w:instrText>
            </w:r>
            <w:r w:rsidR="0084616E">
              <w:rPr>
                <w:webHidden/>
              </w:rPr>
            </w:r>
            <w:r w:rsidR="0084616E">
              <w:rPr>
                <w:webHidden/>
              </w:rPr>
              <w:fldChar w:fldCharType="separate"/>
            </w:r>
            <w:r w:rsidR="0084616E">
              <w:rPr>
                <w:webHidden/>
              </w:rPr>
              <w:t>8</w:t>
            </w:r>
            <w:r w:rsidR="0084616E">
              <w:rPr>
                <w:webHidden/>
              </w:rPr>
              <w:fldChar w:fldCharType="end"/>
            </w:r>
          </w:hyperlink>
        </w:p>
        <w:p w14:paraId="3ACFEABA" w14:textId="77777777" w:rsidR="0084616E" w:rsidRDefault="00323475">
          <w:pPr>
            <w:pStyle w:val="23"/>
            <w:rPr>
              <w:rFonts w:asciiTheme="minorHAnsi" w:eastAsiaTheme="minorEastAsia" w:hAnsiTheme="minorHAnsi" w:cstheme="minorBidi"/>
              <w:smallCaps w:val="0"/>
              <w:szCs w:val="22"/>
            </w:rPr>
          </w:pPr>
          <w:hyperlink w:anchor="_Toc454875397" w:history="1">
            <w:r w:rsidR="0084616E" w:rsidRPr="004E1551">
              <w:rPr>
                <w:rStyle w:val="af8"/>
              </w:rPr>
              <w:t>1.3</w:t>
            </w:r>
            <w:r w:rsidR="0084616E">
              <w:rPr>
                <w:rFonts w:asciiTheme="minorHAnsi" w:eastAsiaTheme="minorEastAsia" w:hAnsiTheme="minorHAnsi" w:cstheme="minorBidi"/>
                <w:smallCaps w:val="0"/>
                <w:szCs w:val="22"/>
              </w:rPr>
              <w:tab/>
            </w:r>
            <w:r w:rsidR="0084616E" w:rsidRPr="004E1551">
              <w:rPr>
                <w:rStyle w:val="af8"/>
                <w:rFonts w:hint="eastAsia"/>
              </w:rPr>
              <w:t>功能框架</w:t>
            </w:r>
            <w:r w:rsidR="0084616E">
              <w:rPr>
                <w:webHidden/>
              </w:rPr>
              <w:tab/>
            </w:r>
            <w:r w:rsidR="0084616E">
              <w:rPr>
                <w:webHidden/>
              </w:rPr>
              <w:fldChar w:fldCharType="begin"/>
            </w:r>
            <w:r w:rsidR="0084616E">
              <w:rPr>
                <w:webHidden/>
              </w:rPr>
              <w:instrText xml:space="preserve"> PAGEREF _Toc454875397 \h </w:instrText>
            </w:r>
            <w:r w:rsidR="0084616E">
              <w:rPr>
                <w:webHidden/>
              </w:rPr>
            </w:r>
            <w:r w:rsidR="0084616E">
              <w:rPr>
                <w:webHidden/>
              </w:rPr>
              <w:fldChar w:fldCharType="separate"/>
            </w:r>
            <w:r w:rsidR="0084616E">
              <w:rPr>
                <w:webHidden/>
              </w:rPr>
              <w:t>9</w:t>
            </w:r>
            <w:r w:rsidR="0084616E">
              <w:rPr>
                <w:webHidden/>
              </w:rPr>
              <w:fldChar w:fldCharType="end"/>
            </w:r>
          </w:hyperlink>
        </w:p>
        <w:p w14:paraId="556CA694" w14:textId="77777777" w:rsidR="0084616E" w:rsidRDefault="00323475">
          <w:pPr>
            <w:pStyle w:val="32"/>
            <w:rPr>
              <w:rFonts w:asciiTheme="minorHAnsi" w:eastAsiaTheme="minorEastAsia" w:hAnsiTheme="minorHAnsi" w:cstheme="minorBidi"/>
              <w:iCs w:val="0"/>
              <w:noProof/>
              <w:sz w:val="21"/>
              <w:szCs w:val="22"/>
            </w:rPr>
          </w:pPr>
          <w:hyperlink w:anchor="_Toc454875398" w:history="1">
            <w:r w:rsidR="0084616E" w:rsidRPr="004E1551">
              <w:rPr>
                <w:rStyle w:val="af8"/>
                <w:noProof/>
              </w:rPr>
              <w:t>1.3.1</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功能概述</w:t>
            </w:r>
            <w:r w:rsidR="0084616E">
              <w:rPr>
                <w:noProof/>
                <w:webHidden/>
              </w:rPr>
              <w:tab/>
            </w:r>
            <w:r w:rsidR="0084616E">
              <w:rPr>
                <w:noProof/>
                <w:webHidden/>
              </w:rPr>
              <w:fldChar w:fldCharType="begin"/>
            </w:r>
            <w:r w:rsidR="0084616E">
              <w:rPr>
                <w:noProof/>
                <w:webHidden/>
              </w:rPr>
              <w:instrText xml:space="preserve"> PAGEREF _Toc454875398 \h </w:instrText>
            </w:r>
            <w:r w:rsidR="0084616E">
              <w:rPr>
                <w:noProof/>
                <w:webHidden/>
              </w:rPr>
            </w:r>
            <w:r w:rsidR="0084616E">
              <w:rPr>
                <w:noProof/>
                <w:webHidden/>
              </w:rPr>
              <w:fldChar w:fldCharType="separate"/>
            </w:r>
            <w:r w:rsidR="0084616E">
              <w:rPr>
                <w:noProof/>
                <w:webHidden/>
              </w:rPr>
              <w:t>10</w:t>
            </w:r>
            <w:r w:rsidR="0084616E">
              <w:rPr>
                <w:noProof/>
                <w:webHidden/>
              </w:rPr>
              <w:fldChar w:fldCharType="end"/>
            </w:r>
          </w:hyperlink>
        </w:p>
        <w:p w14:paraId="443F60C5" w14:textId="77777777" w:rsidR="0084616E" w:rsidRDefault="00323475">
          <w:pPr>
            <w:pStyle w:val="32"/>
            <w:rPr>
              <w:rFonts w:asciiTheme="minorHAnsi" w:eastAsiaTheme="minorEastAsia" w:hAnsiTheme="minorHAnsi" w:cstheme="minorBidi"/>
              <w:iCs w:val="0"/>
              <w:noProof/>
              <w:sz w:val="21"/>
              <w:szCs w:val="22"/>
            </w:rPr>
          </w:pPr>
          <w:hyperlink w:anchor="_Toc454875399" w:history="1">
            <w:r w:rsidR="0084616E" w:rsidRPr="004E1551">
              <w:rPr>
                <w:rStyle w:val="af8"/>
                <w:noProof/>
              </w:rPr>
              <w:t>1.3.2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与核心其他子系统的关系</w:t>
            </w:r>
            <w:r w:rsidR="0084616E">
              <w:rPr>
                <w:noProof/>
                <w:webHidden/>
              </w:rPr>
              <w:tab/>
            </w:r>
            <w:r w:rsidR="0084616E">
              <w:rPr>
                <w:noProof/>
                <w:webHidden/>
              </w:rPr>
              <w:fldChar w:fldCharType="begin"/>
            </w:r>
            <w:r w:rsidR="0084616E">
              <w:rPr>
                <w:noProof/>
                <w:webHidden/>
              </w:rPr>
              <w:instrText xml:space="preserve"> PAGEREF _Toc454875399 \h </w:instrText>
            </w:r>
            <w:r w:rsidR="0084616E">
              <w:rPr>
                <w:noProof/>
                <w:webHidden/>
              </w:rPr>
            </w:r>
            <w:r w:rsidR="0084616E">
              <w:rPr>
                <w:noProof/>
                <w:webHidden/>
              </w:rPr>
              <w:fldChar w:fldCharType="separate"/>
            </w:r>
            <w:r w:rsidR="0084616E">
              <w:rPr>
                <w:noProof/>
                <w:webHidden/>
              </w:rPr>
              <w:t>11</w:t>
            </w:r>
            <w:r w:rsidR="0084616E">
              <w:rPr>
                <w:noProof/>
                <w:webHidden/>
              </w:rPr>
              <w:fldChar w:fldCharType="end"/>
            </w:r>
          </w:hyperlink>
        </w:p>
        <w:p w14:paraId="4E7039B6" w14:textId="77777777" w:rsidR="0084616E" w:rsidRDefault="00323475">
          <w:pPr>
            <w:pStyle w:val="32"/>
            <w:rPr>
              <w:rFonts w:asciiTheme="minorHAnsi" w:eastAsiaTheme="minorEastAsia" w:hAnsiTheme="minorHAnsi" w:cstheme="minorBidi"/>
              <w:iCs w:val="0"/>
              <w:noProof/>
              <w:sz w:val="21"/>
              <w:szCs w:val="22"/>
            </w:rPr>
          </w:pPr>
          <w:hyperlink w:anchor="_Toc454875400" w:history="1">
            <w:r w:rsidR="0084616E" w:rsidRPr="004E1551">
              <w:rPr>
                <w:rStyle w:val="af8"/>
                <w:noProof/>
              </w:rPr>
              <w:t>1.3.3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与外围系统的关系</w:t>
            </w:r>
            <w:r w:rsidR="0084616E">
              <w:rPr>
                <w:noProof/>
                <w:webHidden/>
              </w:rPr>
              <w:tab/>
            </w:r>
            <w:r w:rsidR="0084616E">
              <w:rPr>
                <w:noProof/>
                <w:webHidden/>
              </w:rPr>
              <w:fldChar w:fldCharType="begin"/>
            </w:r>
            <w:r w:rsidR="0084616E">
              <w:rPr>
                <w:noProof/>
                <w:webHidden/>
              </w:rPr>
              <w:instrText xml:space="preserve"> PAGEREF _Toc454875400 \h </w:instrText>
            </w:r>
            <w:r w:rsidR="0084616E">
              <w:rPr>
                <w:noProof/>
                <w:webHidden/>
              </w:rPr>
            </w:r>
            <w:r w:rsidR="0084616E">
              <w:rPr>
                <w:noProof/>
                <w:webHidden/>
              </w:rPr>
              <w:fldChar w:fldCharType="separate"/>
            </w:r>
            <w:r w:rsidR="0084616E">
              <w:rPr>
                <w:noProof/>
                <w:webHidden/>
              </w:rPr>
              <w:t>11</w:t>
            </w:r>
            <w:r w:rsidR="0084616E">
              <w:rPr>
                <w:noProof/>
                <w:webHidden/>
              </w:rPr>
              <w:fldChar w:fldCharType="end"/>
            </w:r>
          </w:hyperlink>
        </w:p>
        <w:p w14:paraId="4262D448" w14:textId="77777777" w:rsidR="0084616E" w:rsidRDefault="00323475">
          <w:pPr>
            <w:pStyle w:val="23"/>
            <w:rPr>
              <w:rFonts w:asciiTheme="minorHAnsi" w:eastAsiaTheme="minorEastAsia" w:hAnsiTheme="minorHAnsi" w:cstheme="minorBidi"/>
              <w:smallCaps w:val="0"/>
              <w:szCs w:val="22"/>
            </w:rPr>
          </w:pPr>
          <w:hyperlink w:anchor="_Toc454875401" w:history="1">
            <w:r w:rsidR="0084616E" w:rsidRPr="004E1551">
              <w:rPr>
                <w:rStyle w:val="af8"/>
              </w:rPr>
              <w:t>1.4</w:t>
            </w:r>
            <w:r w:rsidR="0084616E">
              <w:rPr>
                <w:rFonts w:asciiTheme="minorHAnsi" w:eastAsiaTheme="minorEastAsia" w:hAnsiTheme="minorHAnsi" w:cstheme="minorBidi"/>
                <w:smallCaps w:val="0"/>
                <w:szCs w:val="22"/>
              </w:rPr>
              <w:tab/>
            </w:r>
            <w:r w:rsidR="0084616E" w:rsidRPr="004E1551">
              <w:rPr>
                <w:rStyle w:val="af8"/>
                <w:rFonts w:hint="eastAsia"/>
              </w:rPr>
              <w:t>总体业务流程</w:t>
            </w:r>
            <w:r w:rsidR="0084616E">
              <w:rPr>
                <w:webHidden/>
              </w:rPr>
              <w:tab/>
            </w:r>
            <w:r w:rsidR="0084616E">
              <w:rPr>
                <w:webHidden/>
              </w:rPr>
              <w:fldChar w:fldCharType="begin"/>
            </w:r>
            <w:r w:rsidR="0084616E">
              <w:rPr>
                <w:webHidden/>
              </w:rPr>
              <w:instrText xml:space="preserve"> PAGEREF _Toc454875401 \h </w:instrText>
            </w:r>
            <w:r w:rsidR="0084616E">
              <w:rPr>
                <w:webHidden/>
              </w:rPr>
            </w:r>
            <w:r w:rsidR="0084616E">
              <w:rPr>
                <w:webHidden/>
              </w:rPr>
              <w:fldChar w:fldCharType="separate"/>
            </w:r>
            <w:r w:rsidR="0084616E">
              <w:rPr>
                <w:webHidden/>
              </w:rPr>
              <w:t>13</w:t>
            </w:r>
            <w:r w:rsidR="0084616E">
              <w:rPr>
                <w:webHidden/>
              </w:rPr>
              <w:fldChar w:fldCharType="end"/>
            </w:r>
          </w:hyperlink>
        </w:p>
        <w:p w14:paraId="6476ADD6" w14:textId="77777777" w:rsidR="0084616E" w:rsidRDefault="00323475">
          <w:pPr>
            <w:pStyle w:val="23"/>
            <w:rPr>
              <w:rFonts w:asciiTheme="minorHAnsi" w:eastAsiaTheme="minorEastAsia" w:hAnsiTheme="minorHAnsi" w:cstheme="minorBidi"/>
              <w:smallCaps w:val="0"/>
              <w:szCs w:val="22"/>
            </w:rPr>
          </w:pPr>
          <w:hyperlink w:anchor="_Toc454875402" w:history="1">
            <w:r w:rsidR="0084616E" w:rsidRPr="004E1551">
              <w:rPr>
                <w:rStyle w:val="af8"/>
              </w:rPr>
              <w:t>1.5</w:t>
            </w:r>
            <w:r w:rsidR="0084616E">
              <w:rPr>
                <w:rFonts w:asciiTheme="minorHAnsi" w:eastAsiaTheme="minorEastAsia" w:hAnsiTheme="minorHAnsi" w:cstheme="minorBidi"/>
                <w:smallCaps w:val="0"/>
                <w:szCs w:val="22"/>
              </w:rPr>
              <w:tab/>
            </w:r>
            <w:r w:rsidR="0084616E" w:rsidRPr="004E1551">
              <w:rPr>
                <w:rStyle w:val="af8"/>
                <w:rFonts w:hint="eastAsia"/>
              </w:rPr>
              <w:t>基本定义</w:t>
            </w:r>
            <w:r w:rsidR="0084616E">
              <w:rPr>
                <w:webHidden/>
              </w:rPr>
              <w:tab/>
            </w:r>
            <w:r w:rsidR="0084616E">
              <w:rPr>
                <w:webHidden/>
              </w:rPr>
              <w:fldChar w:fldCharType="begin"/>
            </w:r>
            <w:r w:rsidR="0084616E">
              <w:rPr>
                <w:webHidden/>
              </w:rPr>
              <w:instrText xml:space="preserve"> PAGEREF _Toc454875402 \h </w:instrText>
            </w:r>
            <w:r w:rsidR="0084616E">
              <w:rPr>
                <w:webHidden/>
              </w:rPr>
            </w:r>
            <w:r w:rsidR="0084616E">
              <w:rPr>
                <w:webHidden/>
              </w:rPr>
              <w:fldChar w:fldCharType="separate"/>
            </w:r>
            <w:r w:rsidR="0084616E">
              <w:rPr>
                <w:webHidden/>
              </w:rPr>
              <w:t>17</w:t>
            </w:r>
            <w:r w:rsidR="0084616E">
              <w:rPr>
                <w:webHidden/>
              </w:rPr>
              <w:fldChar w:fldCharType="end"/>
            </w:r>
          </w:hyperlink>
        </w:p>
        <w:p w14:paraId="37F7E939" w14:textId="77777777" w:rsidR="0084616E" w:rsidRDefault="00323475">
          <w:pPr>
            <w:pStyle w:val="32"/>
            <w:rPr>
              <w:rFonts w:asciiTheme="minorHAnsi" w:eastAsiaTheme="minorEastAsia" w:hAnsiTheme="minorHAnsi" w:cstheme="minorBidi"/>
              <w:iCs w:val="0"/>
              <w:noProof/>
              <w:sz w:val="21"/>
              <w:szCs w:val="22"/>
            </w:rPr>
          </w:pPr>
          <w:hyperlink w:anchor="_Toc454875403" w:history="1">
            <w:r w:rsidR="0084616E" w:rsidRPr="004E1551">
              <w:rPr>
                <w:rStyle w:val="af8"/>
                <w:noProof/>
              </w:rPr>
              <w:t>1.5.1</w:t>
            </w:r>
            <w:r w:rsidR="0084616E">
              <w:rPr>
                <w:rFonts w:asciiTheme="minorHAnsi" w:eastAsiaTheme="minorEastAsia" w:hAnsiTheme="minorHAnsi" w:cstheme="minorBidi"/>
                <w:iCs w:val="0"/>
                <w:noProof/>
                <w:sz w:val="21"/>
                <w:szCs w:val="22"/>
              </w:rPr>
              <w:tab/>
            </w:r>
            <w:r w:rsidR="0084616E" w:rsidRPr="004E1551">
              <w:rPr>
                <w:rStyle w:val="af8"/>
                <w:rFonts w:hint="eastAsia"/>
                <w:noProof/>
              </w:rPr>
              <w:t>科目</w:t>
            </w:r>
            <w:r w:rsidR="0084616E">
              <w:rPr>
                <w:noProof/>
                <w:webHidden/>
              </w:rPr>
              <w:tab/>
            </w:r>
            <w:r w:rsidR="0084616E">
              <w:rPr>
                <w:noProof/>
                <w:webHidden/>
              </w:rPr>
              <w:fldChar w:fldCharType="begin"/>
            </w:r>
            <w:r w:rsidR="0084616E">
              <w:rPr>
                <w:noProof/>
                <w:webHidden/>
              </w:rPr>
              <w:instrText xml:space="preserve"> PAGEREF _Toc454875403 \h </w:instrText>
            </w:r>
            <w:r w:rsidR="0084616E">
              <w:rPr>
                <w:noProof/>
                <w:webHidden/>
              </w:rPr>
            </w:r>
            <w:r w:rsidR="0084616E">
              <w:rPr>
                <w:noProof/>
                <w:webHidden/>
              </w:rPr>
              <w:fldChar w:fldCharType="separate"/>
            </w:r>
            <w:r w:rsidR="0084616E">
              <w:rPr>
                <w:noProof/>
                <w:webHidden/>
              </w:rPr>
              <w:t>17</w:t>
            </w:r>
            <w:r w:rsidR="0084616E">
              <w:rPr>
                <w:noProof/>
                <w:webHidden/>
              </w:rPr>
              <w:fldChar w:fldCharType="end"/>
            </w:r>
          </w:hyperlink>
        </w:p>
        <w:p w14:paraId="3CBAFA90" w14:textId="77777777" w:rsidR="0084616E" w:rsidRDefault="00323475">
          <w:pPr>
            <w:pStyle w:val="32"/>
            <w:rPr>
              <w:rFonts w:asciiTheme="minorHAnsi" w:eastAsiaTheme="minorEastAsia" w:hAnsiTheme="minorHAnsi" w:cstheme="minorBidi"/>
              <w:iCs w:val="0"/>
              <w:noProof/>
              <w:sz w:val="21"/>
              <w:szCs w:val="22"/>
            </w:rPr>
          </w:pPr>
          <w:hyperlink w:anchor="_Toc454875404" w:history="1">
            <w:r w:rsidR="0084616E" w:rsidRPr="004E1551">
              <w:rPr>
                <w:rStyle w:val="af8"/>
                <w:noProof/>
              </w:rPr>
              <w:t>1.5.2</w:t>
            </w:r>
            <w:r w:rsidR="0084616E">
              <w:rPr>
                <w:rFonts w:asciiTheme="minorHAnsi" w:eastAsiaTheme="minorEastAsia" w:hAnsiTheme="minorHAnsi" w:cstheme="minorBidi"/>
                <w:iCs w:val="0"/>
                <w:noProof/>
                <w:sz w:val="21"/>
                <w:szCs w:val="22"/>
              </w:rPr>
              <w:tab/>
            </w:r>
            <w:r w:rsidR="0084616E" w:rsidRPr="004E1551">
              <w:rPr>
                <w:rStyle w:val="af8"/>
                <w:rFonts w:hint="eastAsia"/>
                <w:noProof/>
              </w:rPr>
              <w:t>内部户账号</w:t>
            </w:r>
            <w:r w:rsidR="0084616E">
              <w:rPr>
                <w:noProof/>
                <w:webHidden/>
              </w:rPr>
              <w:tab/>
            </w:r>
            <w:r w:rsidR="0084616E">
              <w:rPr>
                <w:noProof/>
                <w:webHidden/>
              </w:rPr>
              <w:fldChar w:fldCharType="begin"/>
            </w:r>
            <w:r w:rsidR="0084616E">
              <w:rPr>
                <w:noProof/>
                <w:webHidden/>
              </w:rPr>
              <w:instrText xml:space="preserve"> PAGEREF _Toc454875404 \h </w:instrText>
            </w:r>
            <w:r w:rsidR="0084616E">
              <w:rPr>
                <w:noProof/>
                <w:webHidden/>
              </w:rPr>
            </w:r>
            <w:r w:rsidR="0084616E">
              <w:rPr>
                <w:noProof/>
                <w:webHidden/>
              </w:rPr>
              <w:fldChar w:fldCharType="separate"/>
            </w:r>
            <w:r w:rsidR="0084616E">
              <w:rPr>
                <w:noProof/>
                <w:webHidden/>
              </w:rPr>
              <w:t>17</w:t>
            </w:r>
            <w:r w:rsidR="0084616E">
              <w:rPr>
                <w:noProof/>
                <w:webHidden/>
              </w:rPr>
              <w:fldChar w:fldCharType="end"/>
            </w:r>
          </w:hyperlink>
        </w:p>
        <w:p w14:paraId="6C2B2B65" w14:textId="77777777" w:rsidR="0084616E" w:rsidRDefault="00323475">
          <w:pPr>
            <w:pStyle w:val="32"/>
            <w:rPr>
              <w:rFonts w:asciiTheme="minorHAnsi" w:eastAsiaTheme="minorEastAsia" w:hAnsiTheme="minorHAnsi" w:cstheme="minorBidi"/>
              <w:iCs w:val="0"/>
              <w:noProof/>
              <w:sz w:val="21"/>
              <w:szCs w:val="22"/>
            </w:rPr>
          </w:pPr>
          <w:hyperlink w:anchor="_Toc454875405" w:history="1">
            <w:r w:rsidR="0084616E" w:rsidRPr="004E1551">
              <w:rPr>
                <w:rStyle w:val="af8"/>
                <w:noProof/>
              </w:rPr>
              <w:t>1.5.3</w:t>
            </w:r>
            <w:r w:rsidR="0084616E">
              <w:rPr>
                <w:rFonts w:asciiTheme="minorHAnsi" w:eastAsiaTheme="minorEastAsia" w:hAnsiTheme="minorHAnsi" w:cstheme="minorBidi"/>
                <w:iCs w:val="0"/>
                <w:noProof/>
                <w:sz w:val="21"/>
                <w:szCs w:val="22"/>
              </w:rPr>
              <w:tab/>
            </w:r>
            <w:r w:rsidR="0084616E" w:rsidRPr="004E1551">
              <w:rPr>
                <w:rStyle w:val="af8"/>
                <w:rFonts w:hint="eastAsia"/>
                <w:noProof/>
              </w:rPr>
              <w:t>挂账编号</w:t>
            </w:r>
            <w:r w:rsidR="0084616E">
              <w:rPr>
                <w:noProof/>
                <w:webHidden/>
              </w:rPr>
              <w:tab/>
            </w:r>
            <w:r w:rsidR="0084616E">
              <w:rPr>
                <w:noProof/>
                <w:webHidden/>
              </w:rPr>
              <w:fldChar w:fldCharType="begin"/>
            </w:r>
            <w:r w:rsidR="0084616E">
              <w:rPr>
                <w:noProof/>
                <w:webHidden/>
              </w:rPr>
              <w:instrText xml:space="preserve"> PAGEREF _Toc454875405 \h </w:instrText>
            </w:r>
            <w:r w:rsidR="0084616E">
              <w:rPr>
                <w:noProof/>
                <w:webHidden/>
              </w:rPr>
            </w:r>
            <w:r w:rsidR="0084616E">
              <w:rPr>
                <w:noProof/>
                <w:webHidden/>
              </w:rPr>
              <w:fldChar w:fldCharType="separate"/>
            </w:r>
            <w:r w:rsidR="0084616E">
              <w:rPr>
                <w:noProof/>
                <w:webHidden/>
              </w:rPr>
              <w:t>18</w:t>
            </w:r>
            <w:r w:rsidR="0084616E">
              <w:rPr>
                <w:noProof/>
                <w:webHidden/>
              </w:rPr>
              <w:fldChar w:fldCharType="end"/>
            </w:r>
          </w:hyperlink>
        </w:p>
        <w:p w14:paraId="4F2CADAA" w14:textId="77777777" w:rsidR="0084616E" w:rsidRDefault="00323475">
          <w:pPr>
            <w:pStyle w:val="32"/>
            <w:rPr>
              <w:rFonts w:asciiTheme="minorHAnsi" w:eastAsiaTheme="minorEastAsia" w:hAnsiTheme="minorHAnsi" w:cstheme="minorBidi"/>
              <w:iCs w:val="0"/>
              <w:noProof/>
              <w:sz w:val="21"/>
              <w:szCs w:val="22"/>
            </w:rPr>
          </w:pPr>
          <w:hyperlink w:anchor="_Toc454875406" w:history="1">
            <w:r w:rsidR="0084616E" w:rsidRPr="004E1551">
              <w:rPr>
                <w:rStyle w:val="af8"/>
                <w:noProof/>
              </w:rPr>
              <w:t>1.5.4</w:t>
            </w:r>
            <w:r w:rsidR="0084616E">
              <w:rPr>
                <w:rFonts w:asciiTheme="minorHAnsi" w:eastAsiaTheme="minorEastAsia" w:hAnsiTheme="minorHAnsi" w:cstheme="minorBidi"/>
                <w:iCs w:val="0"/>
                <w:noProof/>
                <w:sz w:val="21"/>
                <w:szCs w:val="22"/>
              </w:rPr>
              <w:tab/>
            </w:r>
            <w:r w:rsidR="0084616E" w:rsidRPr="004E1551">
              <w:rPr>
                <w:rStyle w:val="af8"/>
                <w:rFonts w:hint="eastAsia"/>
                <w:noProof/>
              </w:rPr>
              <w:t>挂账序号</w:t>
            </w:r>
            <w:r w:rsidR="0084616E">
              <w:rPr>
                <w:noProof/>
                <w:webHidden/>
              </w:rPr>
              <w:tab/>
            </w:r>
            <w:r w:rsidR="0084616E">
              <w:rPr>
                <w:noProof/>
                <w:webHidden/>
              </w:rPr>
              <w:fldChar w:fldCharType="begin"/>
            </w:r>
            <w:r w:rsidR="0084616E">
              <w:rPr>
                <w:noProof/>
                <w:webHidden/>
              </w:rPr>
              <w:instrText xml:space="preserve"> PAGEREF _Toc454875406 \h </w:instrText>
            </w:r>
            <w:r w:rsidR="0084616E">
              <w:rPr>
                <w:noProof/>
                <w:webHidden/>
              </w:rPr>
            </w:r>
            <w:r w:rsidR="0084616E">
              <w:rPr>
                <w:noProof/>
                <w:webHidden/>
              </w:rPr>
              <w:fldChar w:fldCharType="separate"/>
            </w:r>
            <w:r w:rsidR="0084616E">
              <w:rPr>
                <w:noProof/>
                <w:webHidden/>
              </w:rPr>
              <w:t>18</w:t>
            </w:r>
            <w:r w:rsidR="0084616E">
              <w:rPr>
                <w:noProof/>
                <w:webHidden/>
              </w:rPr>
              <w:fldChar w:fldCharType="end"/>
            </w:r>
          </w:hyperlink>
        </w:p>
        <w:p w14:paraId="000F22DC" w14:textId="77777777" w:rsidR="0084616E" w:rsidRDefault="00323475">
          <w:pPr>
            <w:pStyle w:val="32"/>
            <w:rPr>
              <w:rFonts w:asciiTheme="minorHAnsi" w:eastAsiaTheme="minorEastAsia" w:hAnsiTheme="minorHAnsi" w:cstheme="minorBidi"/>
              <w:iCs w:val="0"/>
              <w:noProof/>
              <w:sz w:val="21"/>
              <w:szCs w:val="22"/>
            </w:rPr>
          </w:pPr>
          <w:hyperlink w:anchor="_Toc454875407" w:history="1">
            <w:r w:rsidR="0084616E" w:rsidRPr="004E1551">
              <w:rPr>
                <w:rStyle w:val="af8"/>
                <w:noProof/>
              </w:rPr>
              <w:t>1.5.5</w:t>
            </w:r>
            <w:r w:rsidR="0084616E">
              <w:rPr>
                <w:rFonts w:asciiTheme="minorHAnsi" w:eastAsiaTheme="minorEastAsia" w:hAnsiTheme="minorHAnsi" w:cstheme="minorBidi"/>
                <w:iCs w:val="0"/>
                <w:noProof/>
                <w:sz w:val="21"/>
                <w:szCs w:val="22"/>
              </w:rPr>
              <w:tab/>
            </w:r>
            <w:r w:rsidR="0084616E" w:rsidRPr="004E1551">
              <w:rPr>
                <w:rStyle w:val="af8"/>
                <w:rFonts w:hint="eastAsia"/>
                <w:noProof/>
              </w:rPr>
              <w:t>销账序号</w:t>
            </w:r>
            <w:r w:rsidR="0084616E">
              <w:rPr>
                <w:noProof/>
                <w:webHidden/>
              </w:rPr>
              <w:tab/>
            </w:r>
            <w:r w:rsidR="0084616E">
              <w:rPr>
                <w:noProof/>
                <w:webHidden/>
              </w:rPr>
              <w:fldChar w:fldCharType="begin"/>
            </w:r>
            <w:r w:rsidR="0084616E">
              <w:rPr>
                <w:noProof/>
                <w:webHidden/>
              </w:rPr>
              <w:instrText xml:space="preserve"> PAGEREF _Toc454875407 \h </w:instrText>
            </w:r>
            <w:r w:rsidR="0084616E">
              <w:rPr>
                <w:noProof/>
                <w:webHidden/>
              </w:rPr>
            </w:r>
            <w:r w:rsidR="0084616E">
              <w:rPr>
                <w:noProof/>
                <w:webHidden/>
              </w:rPr>
              <w:fldChar w:fldCharType="separate"/>
            </w:r>
            <w:r w:rsidR="0084616E">
              <w:rPr>
                <w:noProof/>
                <w:webHidden/>
              </w:rPr>
              <w:t>19</w:t>
            </w:r>
            <w:r w:rsidR="0084616E">
              <w:rPr>
                <w:noProof/>
                <w:webHidden/>
              </w:rPr>
              <w:fldChar w:fldCharType="end"/>
            </w:r>
          </w:hyperlink>
        </w:p>
        <w:p w14:paraId="5FB90C11" w14:textId="77777777" w:rsidR="0084616E" w:rsidRDefault="00323475">
          <w:pPr>
            <w:pStyle w:val="32"/>
            <w:rPr>
              <w:rFonts w:asciiTheme="minorHAnsi" w:eastAsiaTheme="minorEastAsia" w:hAnsiTheme="minorHAnsi" w:cstheme="minorBidi"/>
              <w:iCs w:val="0"/>
              <w:noProof/>
              <w:sz w:val="21"/>
              <w:szCs w:val="22"/>
            </w:rPr>
          </w:pPr>
          <w:hyperlink w:anchor="_Toc454875408" w:history="1">
            <w:r w:rsidR="0084616E" w:rsidRPr="004E1551">
              <w:rPr>
                <w:rStyle w:val="af8"/>
                <w:noProof/>
              </w:rPr>
              <w:t>1.5.6</w:t>
            </w:r>
            <w:r w:rsidR="0084616E">
              <w:rPr>
                <w:rFonts w:asciiTheme="minorHAnsi" w:eastAsiaTheme="minorEastAsia" w:hAnsiTheme="minorHAnsi" w:cstheme="minorBidi"/>
                <w:iCs w:val="0"/>
                <w:noProof/>
                <w:sz w:val="21"/>
                <w:szCs w:val="22"/>
              </w:rPr>
              <w:tab/>
            </w:r>
            <w:r w:rsidR="0084616E" w:rsidRPr="004E1551">
              <w:rPr>
                <w:rStyle w:val="af8"/>
                <w:rFonts w:hint="eastAsia"/>
                <w:noProof/>
              </w:rPr>
              <w:t>税率代码</w:t>
            </w:r>
            <w:r w:rsidR="0084616E">
              <w:rPr>
                <w:noProof/>
                <w:webHidden/>
              </w:rPr>
              <w:tab/>
            </w:r>
            <w:r w:rsidR="0084616E">
              <w:rPr>
                <w:noProof/>
                <w:webHidden/>
              </w:rPr>
              <w:fldChar w:fldCharType="begin"/>
            </w:r>
            <w:r w:rsidR="0084616E">
              <w:rPr>
                <w:noProof/>
                <w:webHidden/>
              </w:rPr>
              <w:instrText xml:space="preserve"> PAGEREF _Toc454875408 \h </w:instrText>
            </w:r>
            <w:r w:rsidR="0084616E">
              <w:rPr>
                <w:noProof/>
                <w:webHidden/>
              </w:rPr>
            </w:r>
            <w:r w:rsidR="0084616E">
              <w:rPr>
                <w:noProof/>
                <w:webHidden/>
              </w:rPr>
              <w:fldChar w:fldCharType="separate"/>
            </w:r>
            <w:r w:rsidR="0084616E">
              <w:rPr>
                <w:noProof/>
                <w:webHidden/>
              </w:rPr>
              <w:t>19</w:t>
            </w:r>
            <w:r w:rsidR="0084616E">
              <w:rPr>
                <w:noProof/>
                <w:webHidden/>
              </w:rPr>
              <w:fldChar w:fldCharType="end"/>
            </w:r>
          </w:hyperlink>
        </w:p>
        <w:p w14:paraId="5910C037" w14:textId="77777777" w:rsidR="0084616E" w:rsidRDefault="00323475">
          <w:pPr>
            <w:pStyle w:val="23"/>
            <w:rPr>
              <w:rFonts w:asciiTheme="minorHAnsi" w:eastAsiaTheme="minorEastAsia" w:hAnsiTheme="minorHAnsi" w:cstheme="minorBidi"/>
              <w:smallCaps w:val="0"/>
              <w:szCs w:val="22"/>
            </w:rPr>
          </w:pPr>
          <w:hyperlink w:anchor="_Toc454875409" w:history="1">
            <w:r w:rsidR="0084616E" w:rsidRPr="004E1551">
              <w:rPr>
                <w:rStyle w:val="af8"/>
              </w:rPr>
              <w:t>1.6</w:t>
            </w:r>
            <w:r w:rsidR="0084616E">
              <w:rPr>
                <w:rFonts w:asciiTheme="minorHAnsi" w:eastAsiaTheme="minorEastAsia" w:hAnsiTheme="minorHAnsi" w:cstheme="minorBidi"/>
                <w:smallCaps w:val="0"/>
                <w:szCs w:val="22"/>
              </w:rPr>
              <w:tab/>
            </w:r>
            <w:r w:rsidR="0084616E" w:rsidRPr="004E1551">
              <w:rPr>
                <w:rStyle w:val="af8"/>
                <w:rFonts w:hint="eastAsia"/>
              </w:rPr>
              <w:t>总体业务规则</w:t>
            </w:r>
            <w:r w:rsidR="0084616E">
              <w:rPr>
                <w:webHidden/>
              </w:rPr>
              <w:tab/>
            </w:r>
            <w:r w:rsidR="0084616E">
              <w:rPr>
                <w:webHidden/>
              </w:rPr>
              <w:fldChar w:fldCharType="begin"/>
            </w:r>
            <w:r w:rsidR="0084616E">
              <w:rPr>
                <w:webHidden/>
              </w:rPr>
              <w:instrText xml:space="preserve"> PAGEREF _Toc454875409 \h </w:instrText>
            </w:r>
            <w:r w:rsidR="0084616E">
              <w:rPr>
                <w:webHidden/>
              </w:rPr>
            </w:r>
            <w:r w:rsidR="0084616E">
              <w:rPr>
                <w:webHidden/>
              </w:rPr>
              <w:fldChar w:fldCharType="separate"/>
            </w:r>
            <w:r w:rsidR="0084616E">
              <w:rPr>
                <w:webHidden/>
              </w:rPr>
              <w:t>20</w:t>
            </w:r>
            <w:r w:rsidR="0084616E">
              <w:rPr>
                <w:webHidden/>
              </w:rPr>
              <w:fldChar w:fldCharType="end"/>
            </w:r>
          </w:hyperlink>
        </w:p>
        <w:p w14:paraId="72AAF5DD" w14:textId="77777777" w:rsidR="0084616E" w:rsidRDefault="00323475">
          <w:pPr>
            <w:pStyle w:val="32"/>
            <w:rPr>
              <w:rFonts w:asciiTheme="minorHAnsi" w:eastAsiaTheme="minorEastAsia" w:hAnsiTheme="minorHAnsi" w:cstheme="minorBidi"/>
              <w:iCs w:val="0"/>
              <w:noProof/>
              <w:sz w:val="21"/>
              <w:szCs w:val="22"/>
            </w:rPr>
          </w:pPr>
          <w:hyperlink w:anchor="_Toc454875410" w:history="1">
            <w:r w:rsidR="0084616E" w:rsidRPr="004E1551">
              <w:rPr>
                <w:rStyle w:val="af8"/>
                <w:noProof/>
              </w:rPr>
              <w:t>1.6.1</w:t>
            </w:r>
            <w:r w:rsidR="0084616E">
              <w:rPr>
                <w:rFonts w:asciiTheme="minorHAnsi" w:eastAsiaTheme="minorEastAsia" w:hAnsiTheme="minorHAnsi" w:cstheme="minorBidi"/>
                <w:iCs w:val="0"/>
                <w:noProof/>
                <w:sz w:val="21"/>
                <w:szCs w:val="22"/>
              </w:rPr>
              <w:tab/>
            </w:r>
            <w:r w:rsidR="0084616E" w:rsidRPr="004E1551">
              <w:rPr>
                <w:rStyle w:val="af8"/>
                <w:rFonts w:hint="eastAsia"/>
                <w:noProof/>
              </w:rPr>
              <w:t>科目管理业务规则</w:t>
            </w:r>
            <w:r w:rsidR="0084616E">
              <w:rPr>
                <w:noProof/>
                <w:webHidden/>
              </w:rPr>
              <w:tab/>
            </w:r>
            <w:r w:rsidR="0084616E">
              <w:rPr>
                <w:noProof/>
                <w:webHidden/>
              </w:rPr>
              <w:fldChar w:fldCharType="begin"/>
            </w:r>
            <w:r w:rsidR="0084616E">
              <w:rPr>
                <w:noProof/>
                <w:webHidden/>
              </w:rPr>
              <w:instrText xml:space="preserve"> PAGEREF _Toc454875410 \h </w:instrText>
            </w:r>
            <w:r w:rsidR="0084616E">
              <w:rPr>
                <w:noProof/>
                <w:webHidden/>
              </w:rPr>
            </w:r>
            <w:r w:rsidR="0084616E">
              <w:rPr>
                <w:noProof/>
                <w:webHidden/>
              </w:rPr>
              <w:fldChar w:fldCharType="separate"/>
            </w:r>
            <w:r w:rsidR="0084616E">
              <w:rPr>
                <w:noProof/>
                <w:webHidden/>
              </w:rPr>
              <w:t>20</w:t>
            </w:r>
            <w:r w:rsidR="0084616E">
              <w:rPr>
                <w:noProof/>
                <w:webHidden/>
              </w:rPr>
              <w:fldChar w:fldCharType="end"/>
            </w:r>
          </w:hyperlink>
        </w:p>
        <w:p w14:paraId="23A7111A" w14:textId="77777777" w:rsidR="0084616E" w:rsidRDefault="00323475">
          <w:pPr>
            <w:pStyle w:val="32"/>
            <w:rPr>
              <w:rFonts w:asciiTheme="minorHAnsi" w:eastAsiaTheme="minorEastAsia" w:hAnsiTheme="minorHAnsi" w:cstheme="minorBidi"/>
              <w:iCs w:val="0"/>
              <w:noProof/>
              <w:sz w:val="21"/>
              <w:szCs w:val="22"/>
            </w:rPr>
          </w:pPr>
          <w:hyperlink w:anchor="_Toc454875411" w:history="1">
            <w:r w:rsidR="0084616E" w:rsidRPr="004E1551">
              <w:rPr>
                <w:rStyle w:val="af8"/>
                <w:noProof/>
              </w:rPr>
              <w:t>1.6.2</w:t>
            </w:r>
            <w:r w:rsidR="0084616E">
              <w:rPr>
                <w:rFonts w:asciiTheme="minorHAnsi" w:eastAsiaTheme="minorEastAsia" w:hAnsiTheme="minorHAnsi" w:cstheme="minorBidi"/>
                <w:iCs w:val="0"/>
                <w:noProof/>
                <w:sz w:val="21"/>
                <w:szCs w:val="22"/>
              </w:rPr>
              <w:tab/>
            </w:r>
            <w:r w:rsidR="0084616E" w:rsidRPr="004E1551">
              <w:rPr>
                <w:rStyle w:val="af8"/>
                <w:rFonts w:hint="eastAsia"/>
                <w:noProof/>
              </w:rPr>
              <w:t>内部户业务规则</w:t>
            </w:r>
            <w:r w:rsidR="0084616E">
              <w:rPr>
                <w:noProof/>
                <w:webHidden/>
              </w:rPr>
              <w:tab/>
            </w:r>
            <w:r w:rsidR="0084616E">
              <w:rPr>
                <w:noProof/>
                <w:webHidden/>
              </w:rPr>
              <w:fldChar w:fldCharType="begin"/>
            </w:r>
            <w:r w:rsidR="0084616E">
              <w:rPr>
                <w:noProof/>
                <w:webHidden/>
              </w:rPr>
              <w:instrText xml:space="preserve"> PAGEREF _Toc454875411 \h </w:instrText>
            </w:r>
            <w:r w:rsidR="0084616E">
              <w:rPr>
                <w:noProof/>
                <w:webHidden/>
              </w:rPr>
            </w:r>
            <w:r w:rsidR="0084616E">
              <w:rPr>
                <w:noProof/>
                <w:webHidden/>
              </w:rPr>
              <w:fldChar w:fldCharType="separate"/>
            </w:r>
            <w:r w:rsidR="0084616E">
              <w:rPr>
                <w:noProof/>
                <w:webHidden/>
              </w:rPr>
              <w:t>30</w:t>
            </w:r>
            <w:r w:rsidR="0084616E">
              <w:rPr>
                <w:noProof/>
                <w:webHidden/>
              </w:rPr>
              <w:fldChar w:fldCharType="end"/>
            </w:r>
          </w:hyperlink>
        </w:p>
        <w:p w14:paraId="5B47E8FC" w14:textId="77777777" w:rsidR="0084616E" w:rsidRDefault="00323475">
          <w:pPr>
            <w:pStyle w:val="32"/>
            <w:rPr>
              <w:rFonts w:asciiTheme="minorHAnsi" w:eastAsiaTheme="minorEastAsia" w:hAnsiTheme="minorHAnsi" w:cstheme="minorBidi"/>
              <w:iCs w:val="0"/>
              <w:noProof/>
              <w:sz w:val="21"/>
              <w:szCs w:val="22"/>
            </w:rPr>
          </w:pPr>
          <w:hyperlink w:anchor="_Toc454875412" w:history="1">
            <w:r w:rsidR="0084616E" w:rsidRPr="004E1551">
              <w:rPr>
                <w:rStyle w:val="af8"/>
                <w:noProof/>
              </w:rPr>
              <w:t>1.6.3</w:t>
            </w:r>
            <w:r w:rsidR="0084616E">
              <w:rPr>
                <w:rFonts w:asciiTheme="minorHAnsi" w:eastAsiaTheme="minorEastAsia" w:hAnsiTheme="minorHAnsi" w:cstheme="minorBidi"/>
                <w:iCs w:val="0"/>
                <w:noProof/>
                <w:sz w:val="21"/>
                <w:szCs w:val="22"/>
              </w:rPr>
              <w:tab/>
            </w:r>
            <w:r w:rsidR="0084616E" w:rsidRPr="004E1551">
              <w:rPr>
                <w:rStyle w:val="af8"/>
                <w:rFonts w:hint="eastAsia"/>
                <w:noProof/>
              </w:rPr>
              <w:t>挂销账处理原则</w:t>
            </w:r>
            <w:r w:rsidR="0084616E">
              <w:rPr>
                <w:noProof/>
                <w:webHidden/>
              </w:rPr>
              <w:tab/>
            </w:r>
            <w:r w:rsidR="0084616E">
              <w:rPr>
                <w:noProof/>
                <w:webHidden/>
              </w:rPr>
              <w:fldChar w:fldCharType="begin"/>
            </w:r>
            <w:r w:rsidR="0084616E">
              <w:rPr>
                <w:noProof/>
                <w:webHidden/>
              </w:rPr>
              <w:instrText xml:space="preserve"> PAGEREF _Toc454875412 \h </w:instrText>
            </w:r>
            <w:r w:rsidR="0084616E">
              <w:rPr>
                <w:noProof/>
                <w:webHidden/>
              </w:rPr>
            </w:r>
            <w:r w:rsidR="0084616E">
              <w:rPr>
                <w:noProof/>
                <w:webHidden/>
              </w:rPr>
              <w:fldChar w:fldCharType="separate"/>
            </w:r>
            <w:r w:rsidR="0084616E">
              <w:rPr>
                <w:noProof/>
                <w:webHidden/>
              </w:rPr>
              <w:t>41</w:t>
            </w:r>
            <w:r w:rsidR="0084616E">
              <w:rPr>
                <w:noProof/>
                <w:webHidden/>
              </w:rPr>
              <w:fldChar w:fldCharType="end"/>
            </w:r>
          </w:hyperlink>
        </w:p>
        <w:p w14:paraId="70C203E1" w14:textId="77777777" w:rsidR="0084616E" w:rsidRDefault="00323475">
          <w:pPr>
            <w:pStyle w:val="32"/>
            <w:rPr>
              <w:rFonts w:asciiTheme="minorHAnsi" w:eastAsiaTheme="minorEastAsia" w:hAnsiTheme="minorHAnsi" w:cstheme="minorBidi"/>
              <w:iCs w:val="0"/>
              <w:noProof/>
              <w:sz w:val="21"/>
              <w:szCs w:val="22"/>
            </w:rPr>
          </w:pPr>
          <w:hyperlink w:anchor="_Toc454875413" w:history="1">
            <w:r w:rsidR="0084616E" w:rsidRPr="004E1551">
              <w:rPr>
                <w:rStyle w:val="af8"/>
                <w:noProof/>
              </w:rPr>
              <w:t>1.6.4</w:t>
            </w:r>
            <w:r w:rsidR="0084616E">
              <w:rPr>
                <w:rFonts w:asciiTheme="minorHAnsi" w:eastAsiaTheme="minorEastAsia" w:hAnsiTheme="minorHAnsi" w:cstheme="minorBidi"/>
                <w:iCs w:val="0"/>
                <w:noProof/>
                <w:sz w:val="21"/>
                <w:szCs w:val="22"/>
              </w:rPr>
              <w:tab/>
            </w:r>
            <w:r w:rsidR="0084616E" w:rsidRPr="004E1551">
              <w:rPr>
                <w:rStyle w:val="af8"/>
                <w:rFonts w:hint="eastAsia"/>
                <w:noProof/>
              </w:rPr>
              <w:t>账务处理业务规则</w:t>
            </w:r>
            <w:r w:rsidR="0084616E">
              <w:rPr>
                <w:noProof/>
                <w:webHidden/>
              </w:rPr>
              <w:tab/>
            </w:r>
            <w:r w:rsidR="0084616E">
              <w:rPr>
                <w:noProof/>
                <w:webHidden/>
              </w:rPr>
              <w:fldChar w:fldCharType="begin"/>
            </w:r>
            <w:r w:rsidR="0084616E">
              <w:rPr>
                <w:noProof/>
                <w:webHidden/>
              </w:rPr>
              <w:instrText xml:space="preserve"> PAGEREF _Toc454875413 \h </w:instrText>
            </w:r>
            <w:r w:rsidR="0084616E">
              <w:rPr>
                <w:noProof/>
                <w:webHidden/>
              </w:rPr>
            </w:r>
            <w:r w:rsidR="0084616E">
              <w:rPr>
                <w:noProof/>
                <w:webHidden/>
              </w:rPr>
              <w:fldChar w:fldCharType="separate"/>
            </w:r>
            <w:r w:rsidR="0084616E">
              <w:rPr>
                <w:noProof/>
                <w:webHidden/>
              </w:rPr>
              <w:t>47</w:t>
            </w:r>
            <w:r w:rsidR="0084616E">
              <w:rPr>
                <w:noProof/>
                <w:webHidden/>
              </w:rPr>
              <w:fldChar w:fldCharType="end"/>
            </w:r>
          </w:hyperlink>
        </w:p>
        <w:p w14:paraId="5E1BC400" w14:textId="77777777" w:rsidR="0084616E" w:rsidRDefault="00323475">
          <w:pPr>
            <w:pStyle w:val="32"/>
            <w:rPr>
              <w:rFonts w:asciiTheme="minorHAnsi" w:eastAsiaTheme="minorEastAsia" w:hAnsiTheme="minorHAnsi" w:cstheme="minorBidi"/>
              <w:iCs w:val="0"/>
              <w:noProof/>
              <w:sz w:val="21"/>
              <w:szCs w:val="22"/>
            </w:rPr>
          </w:pPr>
          <w:hyperlink w:anchor="_Toc454875414" w:history="1">
            <w:r w:rsidR="0084616E" w:rsidRPr="004E1551">
              <w:rPr>
                <w:rStyle w:val="af8"/>
                <w:noProof/>
              </w:rPr>
              <w:t>1.6.5</w:t>
            </w:r>
            <w:r w:rsidR="0084616E">
              <w:rPr>
                <w:rFonts w:asciiTheme="minorHAnsi" w:eastAsiaTheme="minorEastAsia" w:hAnsiTheme="minorHAnsi" w:cstheme="minorBidi"/>
                <w:iCs w:val="0"/>
                <w:noProof/>
                <w:sz w:val="21"/>
                <w:szCs w:val="22"/>
              </w:rPr>
              <w:tab/>
            </w:r>
            <w:r w:rsidR="0084616E" w:rsidRPr="004E1551">
              <w:rPr>
                <w:rStyle w:val="af8"/>
                <w:rFonts w:hint="eastAsia"/>
                <w:noProof/>
              </w:rPr>
              <w:t>手工记账原则</w:t>
            </w:r>
            <w:r w:rsidR="0084616E">
              <w:rPr>
                <w:noProof/>
                <w:webHidden/>
              </w:rPr>
              <w:tab/>
            </w:r>
            <w:r w:rsidR="0084616E">
              <w:rPr>
                <w:noProof/>
                <w:webHidden/>
              </w:rPr>
              <w:fldChar w:fldCharType="begin"/>
            </w:r>
            <w:r w:rsidR="0084616E">
              <w:rPr>
                <w:noProof/>
                <w:webHidden/>
              </w:rPr>
              <w:instrText xml:space="preserve"> PAGEREF _Toc454875414 \h </w:instrText>
            </w:r>
            <w:r w:rsidR="0084616E">
              <w:rPr>
                <w:noProof/>
                <w:webHidden/>
              </w:rPr>
            </w:r>
            <w:r w:rsidR="0084616E">
              <w:rPr>
                <w:noProof/>
                <w:webHidden/>
              </w:rPr>
              <w:fldChar w:fldCharType="separate"/>
            </w:r>
            <w:r w:rsidR="0084616E">
              <w:rPr>
                <w:noProof/>
                <w:webHidden/>
              </w:rPr>
              <w:t>59</w:t>
            </w:r>
            <w:r w:rsidR="0084616E">
              <w:rPr>
                <w:noProof/>
                <w:webHidden/>
              </w:rPr>
              <w:fldChar w:fldCharType="end"/>
            </w:r>
          </w:hyperlink>
        </w:p>
        <w:p w14:paraId="6A3B182D" w14:textId="77777777" w:rsidR="0084616E" w:rsidRDefault="00323475">
          <w:pPr>
            <w:pStyle w:val="32"/>
            <w:rPr>
              <w:rFonts w:asciiTheme="minorHAnsi" w:eastAsiaTheme="minorEastAsia" w:hAnsiTheme="minorHAnsi" w:cstheme="minorBidi"/>
              <w:iCs w:val="0"/>
              <w:noProof/>
              <w:sz w:val="21"/>
              <w:szCs w:val="22"/>
            </w:rPr>
          </w:pPr>
          <w:hyperlink w:anchor="_Toc454875415" w:history="1">
            <w:r w:rsidR="0084616E" w:rsidRPr="004E1551">
              <w:rPr>
                <w:rStyle w:val="af8"/>
                <w:noProof/>
              </w:rPr>
              <w:t>1.6.6</w:t>
            </w:r>
            <w:r w:rsidR="0084616E">
              <w:rPr>
                <w:rFonts w:asciiTheme="minorHAnsi" w:eastAsiaTheme="minorEastAsia" w:hAnsiTheme="minorHAnsi" w:cstheme="minorBidi"/>
                <w:iCs w:val="0"/>
                <w:noProof/>
                <w:sz w:val="21"/>
                <w:szCs w:val="22"/>
              </w:rPr>
              <w:tab/>
            </w:r>
            <w:r w:rsidR="0084616E" w:rsidRPr="004E1551">
              <w:rPr>
                <w:rStyle w:val="af8"/>
                <w:rFonts w:hint="eastAsia"/>
                <w:noProof/>
              </w:rPr>
              <w:t>总账处理规则</w:t>
            </w:r>
            <w:r w:rsidR="0084616E">
              <w:rPr>
                <w:noProof/>
                <w:webHidden/>
              </w:rPr>
              <w:tab/>
            </w:r>
            <w:r w:rsidR="0084616E">
              <w:rPr>
                <w:noProof/>
                <w:webHidden/>
              </w:rPr>
              <w:fldChar w:fldCharType="begin"/>
            </w:r>
            <w:r w:rsidR="0084616E">
              <w:rPr>
                <w:noProof/>
                <w:webHidden/>
              </w:rPr>
              <w:instrText xml:space="preserve"> PAGEREF _Toc454875415 \h </w:instrText>
            </w:r>
            <w:r w:rsidR="0084616E">
              <w:rPr>
                <w:noProof/>
                <w:webHidden/>
              </w:rPr>
            </w:r>
            <w:r w:rsidR="0084616E">
              <w:rPr>
                <w:noProof/>
                <w:webHidden/>
              </w:rPr>
              <w:fldChar w:fldCharType="separate"/>
            </w:r>
            <w:r w:rsidR="0084616E">
              <w:rPr>
                <w:noProof/>
                <w:webHidden/>
              </w:rPr>
              <w:t>60</w:t>
            </w:r>
            <w:r w:rsidR="0084616E">
              <w:rPr>
                <w:noProof/>
                <w:webHidden/>
              </w:rPr>
              <w:fldChar w:fldCharType="end"/>
            </w:r>
          </w:hyperlink>
        </w:p>
        <w:p w14:paraId="781B70ED" w14:textId="77777777" w:rsidR="0084616E" w:rsidRDefault="00323475">
          <w:pPr>
            <w:pStyle w:val="32"/>
            <w:rPr>
              <w:rFonts w:asciiTheme="minorHAnsi" w:eastAsiaTheme="minorEastAsia" w:hAnsiTheme="minorHAnsi" w:cstheme="minorBidi"/>
              <w:iCs w:val="0"/>
              <w:noProof/>
              <w:sz w:val="21"/>
              <w:szCs w:val="22"/>
            </w:rPr>
          </w:pPr>
          <w:hyperlink w:anchor="_Toc454875416" w:history="1">
            <w:r w:rsidR="0084616E" w:rsidRPr="004E1551">
              <w:rPr>
                <w:rStyle w:val="af8"/>
                <w:noProof/>
              </w:rPr>
              <w:t>1.6.7</w:t>
            </w:r>
            <w:r w:rsidR="0084616E">
              <w:rPr>
                <w:rFonts w:asciiTheme="minorHAnsi" w:eastAsiaTheme="minorEastAsia" w:hAnsiTheme="minorHAnsi" w:cstheme="minorBidi"/>
                <w:iCs w:val="0"/>
                <w:noProof/>
                <w:sz w:val="21"/>
                <w:szCs w:val="22"/>
              </w:rPr>
              <w:tab/>
            </w:r>
            <w:r w:rsidR="0084616E" w:rsidRPr="004E1551">
              <w:rPr>
                <w:rStyle w:val="af8"/>
                <w:rFonts w:hint="eastAsia"/>
                <w:noProof/>
              </w:rPr>
              <w:t>账务平衡检查规则</w:t>
            </w:r>
            <w:r w:rsidR="0084616E">
              <w:rPr>
                <w:noProof/>
                <w:webHidden/>
              </w:rPr>
              <w:tab/>
            </w:r>
            <w:r w:rsidR="0084616E">
              <w:rPr>
                <w:noProof/>
                <w:webHidden/>
              </w:rPr>
              <w:fldChar w:fldCharType="begin"/>
            </w:r>
            <w:r w:rsidR="0084616E">
              <w:rPr>
                <w:noProof/>
                <w:webHidden/>
              </w:rPr>
              <w:instrText xml:space="preserve"> PAGEREF _Toc454875416 \h </w:instrText>
            </w:r>
            <w:r w:rsidR="0084616E">
              <w:rPr>
                <w:noProof/>
                <w:webHidden/>
              </w:rPr>
            </w:r>
            <w:r w:rsidR="0084616E">
              <w:rPr>
                <w:noProof/>
                <w:webHidden/>
              </w:rPr>
              <w:fldChar w:fldCharType="separate"/>
            </w:r>
            <w:r w:rsidR="0084616E">
              <w:rPr>
                <w:noProof/>
                <w:webHidden/>
              </w:rPr>
              <w:t>61</w:t>
            </w:r>
            <w:r w:rsidR="0084616E">
              <w:rPr>
                <w:noProof/>
                <w:webHidden/>
              </w:rPr>
              <w:fldChar w:fldCharType="end"/>
            </w:r>
          </w:hyperlink>
        </w:p>
        <w:p w14:paraId="4FC83A98" w14:textId="77777777" w:rsidR="0084616E" w:rsidRDefault="00323475">
          <w:pPr>
            <w:pStyle w:val="32"/>
            <w:rPr>
              <w:rFonts w:asciiTheme="minorHAnsi" w:eastAsiaTheme="minorEastAsia" w:hAnsiTheme="minorHAnsi" w:cstheme="minorBidi"/>
              <w:iCs w:val="0"/>
              <w:noProof/>
              <w:sz w:val="21"/>
              <w:szCs w:val="22"/>
            </w:rPr>
          </w:pPr>
          <w:hyperlink w:anchor="_Toc454875417" w:history="1">
            <w:r w:rsidR="0084616E" w:rsidRPr="004E1551">
              <w:rPr>
                <w:rStyle w:val="af8"/>
                <w:noProof/>
              </w:rPr>
              <w:t>1.6.8</w:t>
            </w:r>
            <w:r w:rsidR="0084616E">
              <w:rPr>
                <w:rFonts w:asciiTheme="minorHAnsi" w:eastAsiaTheme="minorEastAsia" w:hAnsiTheme="minorHAnsi" w:cstheme="minorBidi"/>
                <w:iCs w:val="0"/>
                <w:noProof/>
                <w:sz w:val="21"/>
                <w:szCs w:val="22"/>
              </w:rPr>
              <w:tab/>
            </w:r>
            <w:r w:rsidR="0084616E" w:rsidRPr="004E1551">
              <w:rPr>
                <w:rStyle w:val="af8"/>
                <w:rFonts w:hint="eastAsia"/>
                <w:noProof/>
              </w:rPr>
              <w:t>外围系统相关业务规则</w:t>
            </w:r>
            <w:r w:rsidR="0084616E">
              <w:rPr>
                <w:noProof/>
                <w:webHidden/>
              </w:rPr>
              <w:tab/>
            </w:r>
            <w:r w:rsidR="0084616E">
              <w:rPr>
                <w:noProof/>
                <w:webHidden/>
              </w:rPr>
              <w:fldChar w:fldCharType="begin"/>
            </w:r>
            <w:r w:rsidR="0084616E">
              <w:rPr>
                <w:noProof/>
                <w:webHidden/>
              </w:rPr>
              <w:instrText xml:space="preserve"> PAGEREF _Toc454875417 \h </w:instrText>
            </w:r>
            <w:r w:rsidR="0084616E">
              <w:rPr>
                <w:noProof/>
                <w:webHidden/>
              </w:rPr>
            </w:r>
            <w:r w:rsidR="0084616E">
              <w:rPr>
                <w:noProof/>
                <w:webHidden/>
              </w:rPr>
              <w:fldChar w:fldCharType="separate"/>
            </w:r>
            <w:r w:rsidR="0084616E">
              <w:rPr>
                <w:noProof/>
                <w:webHidden/>
              </w:rPr>
              <w:t>65</w:t>
            </w:r>
            <w:r w:rsidR="0084616E">
              <w:rPr>
                <w:noProof/>
                <w:webHidden/>
              </w:rPr>
              <w:fldChar w:fldCharType="end"/>
            </w:r>
          </w:hyperlink>
        </w:p>
        <w:p w14:paraId="4F7CB4DB" w14:textId="77777777" w:rsidR="0084616E" w:rsidRDefault="00323475">
          <w:pPr>
            <w:pStyle w:val="32"/>
            <w:rPr>
              <w:rFonts w:asciiTheme="minorHAnsi" w:eastAsiaTheme="minorEastAsia" w:hAnsiTheme="minorHAnsi" w:cstheme="minorBidi"/>
              <w:iCs w:val="0"/>
              <w:noProof/>
              <w:sz w:val="21"/>
              <w:szCs w:val="22"/>
            </w:rPr>
          </w:pPr>
          <w:hyperlink w:anchor="_Toc454875418" w:history="1">
            <w:r w:rsidR="0084616E" w:rsidRPr="004E1551">
              <w:rPr>
                <w:rStyle w:val="af8"/>
                <w:noProof/>
              </w:rPr>
              <w:t>1.6.9</w:t>
            </w:r>
            <w:r w:rsidR="0084616E">
              <w:rPr>
                <w:rFonts w:asciiTheme="minorHAnsi" w:eastAsiaTheme="minorEastAsia" w:hAnsiTheme="minorHAnsi" w:cstheme="minorBidi"/>
                <w:iCs w:val="0"/>
                <w:noProof/>
                <w:sz w:val="21"/>
                <w:szCs w:val="22"/>
              </w:rPr>
              <w:tab/>
            </w:r>
            <w:r w:rsidR="0084616E" w:rsidRPr="004E1551">
              <w:rPr>
                <w:rStyle w:val="af8"/>
                <w:rFonts w:hint="eastAsia"/>
                <w:noProof/>
              </w:rPr>
              <w:t>年终决算业务规则</w:t>
            </w:r>
            <w:r w:rsidR="0084616E">
              <w:rPr>
                <w:noProof/>
                <w:webHidden/>
              </w:rPr>
              <w:tab/>
            </w:r>
            <w:r w:rsidR="0084616E">
              <w:rPr>
                <w:noProof/>
                <w:webHidden/>
              </w:rPr>
              <w:fldChar w:fldCharType="begin"/>
            </w:r>
            <w:r w:rsidR="0084616E">
              <w:rPr>
                <w:noProof/>
                <w:webHidden/>
              </w:rPr>
              <w:instrText xml:space="preserve"> PAGEREF _Toc454875418 \h </w:instrText>
            </w:r>
            <w:r w:rsidR="0084616E">
              <w:rPr>
                <w:noProof/>
                <w:webHidden/>
              </w:rPr>
            </w:r>
            <w:r w:rsidR="0084616E">
              <w:rPr>
                <w:noProof/>
                <w:webHidden/>
              </w:rPr>
              <w:fldChar w:fldCharType="separate"/>
            </w:r>
            <w:r w:rsidR="0084616E">
              <w:rPr>
                <w:noProof/>
                <w:webHidden/>
              </w:rPr>
              <w:t>66</w:t>
            </w:r>
            <w:r w:rsidR="0084616E">
              <w:rPr>
                <w:noProof/>
                <w:webHidden/>
              </w:rPr>
              <w:fldChar w:fldCharType="end"/>
            </w:r>
          </w:hyperlink>
        </w:p>
        <w:p w14:paraId="7E331504" w14:textId="77777777" w:rsidR="0084616E" w:rsidRDefault="00323475">
          <w:pPr>
            <w:pStyle w:val="32"/>
            <w:rPr>
              <w:rFonts w:asciiTheme="minorHAnsi" w:eastAsiaTheme="minorEastAsia" w:hAnsiTheme="minorHAnsi" w:cstheme="minorBidi"/>
              <w:iCs w:val="0"/>
              <w:noProof/>
              <w:sz w:val="21"/>
              <w:szCs w:val="22"/>
            </w:rPr>
          </w:pPr>
          <w:hyperlink w:anchor="_Toc454875419" w:history="1">
            <w:r w:rsidR="0084616E" w:rsidRPr="004E1551">
              <w:rPr>
                <w:rStyle w:val="af8"/>
                <w:noProof/>
                <w:highlight w:val="yellow"/>
              </w:rPr>
              <w:t>1.6.10</w:t>
            </w:r>
            <w:r w:rsidR="0084616E">
              <w:rPr>
                <w:rFonts w:asciiTheme="minorHAnsi" w:eastAsiaTheme="minorEastAsia" w:hAnsiTheme="minorHAnsi" w:cstheme="minorBidi"/>
                <w:iCs w:val="0"/>
                <w:noProof/>
                <w:sz w:val="21"/>
                <w:szCs w:val="22"/>
              </w:rPr>
              <w:tab/>
            </w:r>
            <w:r w:rsidR="0084616E" w:rsidRPr="004E1551">
              <w:rPr>
                <w:rStyle w:val="af8"/>
                <w:rFonts w:hint="eastAsia"/>
                <w:noProof/>
                <w:highlight w:val="yellow"/>
              </w:rPr>
              <w:t>营改增业务规则</w:t>
            </w:r>
            <w:r w:rsidR="0084616E">
              <w:rPr>
                <w:noProof/>
                <w:webHidden/>
              </w:rPr>
              <w:tab/>
            </w:r>
            <w:r w:rsidR="0084616E">
              <w:rPr>
                <w:noProof/>
                <w:webHidden/>
              </w:rPr>
              <w:fldChar w:fldCharType="begin"/>
            </w:r>
            <w:r w:rsidR="0084616E">
              <w:rPr>
                <w:noProof/>
                <w:webHidden/>
              </w:rPr>
              <w:instrText xml:space="preserve"> PAGEREF _Toc454875419 \h </w:instrText>
            </w:r>
            <w:r w:rsidR="0084616E">
              <w:rPr>
                <w:noProof/>
                <w:webHidden/>
              </w:rPr>
            </w:r>
            <w:r w:rsidR="0084616E">
              <w:rPr>
                <w:noProof/>
                <w:webHidden/>
              </w:rPr>
              <w:fldChar w:fldCharType="separate"/>
            </w:r>
            <w:r w:rsidR="0084616E">
              <w:rPr>
                <w:noProof/>
                <w:webHidden/>
              </w:rPr>
              <w:t>67</w:t>
            </w:r>
            <w:r w:rsidR="0084616E">
              <w:rPr>
                <w:noProof/>
                <w:webHidden/>
              </w:rPr>
              <w:fldChar w:fldCharType="end"/>
            </w:r>
          </w:hyperlink>
        </w:p>
        <w:p w14:paraId="08BA2408" w14:textId="77777777" w:rsidR="0084616E" w:rsidRDefault="00323475">
          <w:pPr>
            <w:pStyle w:val="32"/>
            <w:rPr>
              <w:rFonts w:asciiTheme="minorHAnsi" w:eastAsiaTheme="minorEastAsia" w:hAnsiTheme="minorHAnsi" w:cstheme="minorBidi"/>
              <w:iCs w:val="0"/>
              <w:noProof/>
              <w:sz w:val="21"/>
              <w:szCs w:val="22"/>
            </w:rPr>
          </w:pPr>
          <w:hyperlink w:anchor="_Toc454875420" w:history="1">
            <w:r w:rsidR="0084616E" w:rsidRPr="004E1551">
              <w:rPr>
                <w:rStyle w:val="af8"/>
                <w:noProof/>
                <w:highlight w:val="yellow"/>
              </w:rPr>
              <w:t>1.6.11</w:t>
            </w:r>
            <w:r w:rsidR="0084616E">
              <w:rPr>
                <w:rFonts w:asciiTheme="minorHAnsi" w:eastAsiaTheme="minorEastAsia" w:hAnsiTheme="minorHAnsi" w:cstheme="minorBidi"/>
                <w:iCs w:val="0"/>
                <w:noProof/>
                <w:sz w:val="21"/>
                <w:szCs w:val="22"/>
              </w:rPr>
              <w:tab/>
            </w:r>
            <w:r w:rsidR="0084616E" w:rsidRPr="004E1551">
              <w:rPr>
                <w:rStyle w:val="af8"/>
                <w:rFonts w:hint="eastAsia"/>
                <w:noProof/>
                <w:highlight w:val="yellow"/>
              </w:rPr>
              <w:t>行所撤并账务处理</w:t>
            </w:r>
            <w:r w:rsidR="0084616E">
              <w:rPr>
                <w:noProof/>
                <w:webHidden/>
              </w:rPr>
              <w:tab/>
            </w:r>
            <w:r w:rsidR="0084616E">
              <w:rPr>
                <w:noProof/>
                <w:webHidden/>
              </w:rPr>
              <w:fldChar w:fldCharType="begin"/>
            </w:r>
            <w:r w:rsidR="0084616E">
              <w:rPr>
                <w:noProof/>
                <w:webHidden/>
              </w:rPr>
              <w:instrText xml:space="preserve"> PAGEREF _Toc454875420 \h </w:instrText>
            </w:r>
            <w:r w:rsidR="0084616E">
              <w:rPr>
                <w:noProof/>
                <w:webHidden/>
              </w:rPr>
            </w:r>
            <w:r w:rsidR="0084616E">
              <w:rPr>
                <w:noProof/>
                <w:webHidden/>
              </w:rPr>
              <w:fldChar w:fldCharType="separate"/>
            </w:r>
            <w:r w:rsidR="0084616E">
              <w:rPr>
                <w:noProof/>
                <w:webHidden/>
              </w:rPr>
              <w:t>70</w:t>
            </w:r>
            <w:r w:rsidR="0084616E">
              <w:rPr>
                <w:noProof/>
                <w:webHidden/>
              </w:rPr>
              <w:fldChar w:fldCharType="end"/>
            </w:r>
          </w:hyperlink>
        </w:p>
        <w:p w14:paraId="6804F7D5" w14:textId="77777777" w:rsidR="0084616E" w:rsidRDefault="00323475">
          <w:pPr>
            <w:pStyle w:val="32"/>
            <w:rPr>
              <w:rFonts w:asciiTheme="minorHAnsi" w:eastAsiaTheme="minorEastAsia" w:hAnsiTheme="minorHAnsi" w:cstheme="minorBidi"/>
              <w:iCs w:val="0"/>
              <w:noProof/>
              <w:sz w:val="21"/>
              <w:szCs w:val="22"/>
            </w:rPr>
          </w:pPr>
          <w:hyperlink w:anchor="_Toc454875421" w:history="1">
            <w:r w:rsidR="0084616E" w:rsidRPr="004E1551">
              <w:rPr>
                <w:rStyle w:val="af8"/>
                <w:noProof/>
                <w:highlight w:val="yellow"/>
              </w:rPr>
              <w:t>1.6.12</w:t>
            </w:r>
            <w:r w:rsidR="0084616E">
              <w:rPr>
                <w:rFonts w:asciiTheme="minorHAnsi" w:eastAsiaTheme="minorEastAsia" w:hAnsiTheme="minorHAnsi" w:cstheme="minorBidi"/>
                <w:iCs w:val="0"/>
                <w:noProof/>
                <w:sz w:val="21"/>
                <w:szCs w:val="22"/>
              </w:rPr>
              <w:tab/>
            </w:r>
            <w:r w:rsidR="0084616E" w:rsidRPr="004E1551">
              <w:rPr>
                <w:rStyle w:val="af8"/>
                <w:rFonts w:hint="eastAsia"/>
                <w:noProof/>
                <w:highlight w:val="yellow"/>
              </w:rPr>
              <w:t>分理处账务处理</w:t>
            </w:r>
            <w:r w:rsidR="0084616E">
              <w:rPr>
                <w:noProof/>
                <w:webHidden/>
              </w:rPr>
              <w:tab/>
            </w:r>
            <w:r w:rsidR="0084616E">
              <w:rPr>
                <w:noProof/>
                <w:webHidden/>
              </w:rPr>
              <w:fldChar w:fldCharType="begin"/>
            </w:r>
            <w:r w:rsidR="0084616E">
              <w:rPr>
                <w:noProof/>
                <w:webHidden/>
              </w:rPr>
              <w:instrText xml:space="preserve"> PAGEREF _Toc454875421 \h </w:instrText>
            </w:r>
            <w:r w:rsidR="0084616E">
              <w:rPr>
                <w:noProof/>
                <w:webHidden/>
              </w:rPr>
            </w:r>
            <w:r w:rsidR="0084616E">
              <w:rPr>
                <w:noProof/>
                <w:webHidden/>
              </w:rPr>
              <w:fldChar w:fldCharType="separate"/>
            </w:r>
            <w:r w:rsidR="0084616E">
              <w:rPr>
                <w:noProof/>
                <w:webHidden/>
              </w:rPr>
              <w:t>73</w:t>
            </w:r>
            <w:r w:rsidR="0084616E">
              <w:rPr>
                <w:noProof/>
                <w:webHidden/>
              </w:rPr>
              <w:fldChar w:fldCharType="end"/>
            </w:r>
          </w:hyperlink>
        </w:p>
        <w:p w14:paraId="21A497AC" w14:textId="77777777" w:rsidR="0084616E" w:rsidRDefault="00323475">
          <w:pPr>
            <w:pStyle w:val="32"/>
            <w:rPr>
              <w:rFonts w:asciiTheme="minorHAnsi" w:eastAsiaTheme="minorEastAsia" w:hAnsiTheme="minorHAnsi" w:cstheme="minorBidi"/>
              <w:iCs w:val="0"/>
              <w:noProof/>
              <w:sz w:val="21"/>
              <w:szCs w:val="22"/>
            </w:rPr>
          </w:pPr>
          <w:hyperlink w:anchor="_Toc454875422" w:history="1">
            <w:r w:rsidR="0084616E" w:rsidRPr="004E1551">
              <w:rPr>
                <w:rStyle w:val="af8"/>
                <w:noProof/>
              </w:rPr>
              <w:t>1.6.13</w:t>
            </w:r>
            <w:r w:rsidR="0084616E">
              <w:rPr>
                <w:rFonts w:asciiTheme="minorHAnsi" w:eastAsiaTheme="minorEastAsia" w:hAnsiTheme="minorHAnsi" w:cstheme="minorBidi"/>
                <w:iCs w:val="0"/>
                <w:noProof/>
                <w:sz w:val="21"/>
                <w:szCs w:val="22"/>
              </w:rPr>
              <w:tab/>
            </w:r>
            <w:r w:rsidR="0084616E" w:rsidRPr="004E1551">
              <w:rPr>
                <w:rStyle w:val="af8"/>
                <w:rFonts w:hint="eastAsia"/>
                <w:noProof/>
              </w:rPr>
              <w:t>其他</w:t>
            </w:r>
            <w:r w:rsidR="0084616E">
              <w:rPr>
                <w:noProof/>
                <w:webHidden/>
              </w:rPr>
              <w:tab/>
            </w:r>
            <w:r w:rsidR="0084616E">
              <w:rPr>
                <w:noProof/>
                <w:webHidden/>
              </w:rPr>
              <w:fldChar w:fldCharType="begin"/>
            </w:r>
            <w:r w:rsidR="0084616E">
              <w:rPr>
                <w:noProof/>
                <w:webHidden/>
              </w:rPr>
              <w:instrText xml:space="preserve"> PAGEREF _Toc454875422 \h </w:instrText>
            </w:r>
            <w:r w:rsidR="0084616E">
              <w:rPr>
                <w:noProof/>
                <w:webHidden/>
              </w:rPr>
            </w:r>
            <w:r w:rsidR="0084616E">
              <w:rPr>
                <w:noProof/>
                <w:webHidden/>
              </w:rPr>
              <w:fldChar w:fldCharType="separate"/>
            </w:r>
            <w:r w:rsidR="0084616E">
              <w:rPr>
                <w:noProof/>
                <w:webHidden/>
              </w:rPr>
              <w:t>74</w:t>
            </w:r>
            <w:r w:rsidR="0084616E">
              <w:rPr>
                <w:noProof/>
                <w:webHidden/>
              </w:rPr>
              <w:fldChar w:fldCharType="end"/>
            </w:r>
          </w:hyperlink>
        </w:p>
        <w:p w14:paraId="425B6D89" w14:textId="77777777" w:rsidR="0084616E" w:rsidRDefault="00323475">
          <w:pPr>
            <w:pStyle w:val="23"/>
            <w:rPr>
              <w:rFonts w:asciiTheme="minorHAnsi" w:eastAsiaTheme="minorEastAsia" w:hAnsiTheme="minorHAnsi" w:cstheme="minorBidi"/>
              <w:smallCaps w:val="0"/>
              <w:szCs w:val="22"/>
            </w:rPr>
          </w:pPr>
          <w:hyperlink w:anchor="_Toc454875423" w:history="1">
            <w:r w:rsidR="0084616E" w:rsidRPr="004E1551">
              <w:rPr>
                <w:rStyle w:val="af8"/>
              </w:rPr>
              <w:t>1.7</w:t>
            </w:r>
            <w:r w:rsidR="0084616E">
              <w:rPr>
                <w:rFonts w:asciiTheme="minorHAnsi" w:eastAsiaTheme="minorEastAsia" w:hAnsiTheme="minorHAnsi" w:cstheme="minorBidi"/>
                <w:smallCaps w:val="0"/>
                <w:szCs w:val="22"/>
              </w:rPr>
              <w:tab/>
            </w:r>
            <w:r w:rsidR="0084616E" w:rsidRPr="004E1551">
              <w:rPr>
                <w:rStyle w:val="af8"/>
                <w:rFonts w:hint="eastAsia"/>
              </w:rPr>
              <w:t>数据模型</w:t>
            </w:r>
            <w:r w:rsidR="0084616E">
              <w:rPr>
                <w:webHidden/>
              </w:rPr>
              <w:tab/>
            </w:r>
            <w:r w:rsidR="0084616E">
              <w:rPr>
                <w:webHidden/>
              </w:rPr>
              <w:fldChar w:fldCharType="begin"/>
            </w:r>
            <w:r w:rsidR="0084616E">
              <w:rPr>
                <w:webHidden/>
              </w:rPr>
              <w:instrText xml:space="preserve"> PAGEREF _Toc454875423 \h </w:instrText>
            </w:r>
            <w:r w:rsidR="0084616E">
              <w:rPr>
                <w:webHidden/>
              </w:rPr>
            </w:r>
            <w:r w:rsidR="0084616E">
              <w:rPr>
                <w:webHidden/>
              </w:rPr>
              <w:fldChar w:fldCharType="separate"/>
            </w:r>
            <w:r w:rsidR="0084616E">
              <w:rPr>
                <w:webHidden/>
              </w:rPr>
              <w:t>75</w:t>
            </w:r>
            <w:r w:rsidR="0084616E">
              <w:rPr>
                <w:webHidden/>
              </w:rPr>
              <w:fldChar w:fldCharType="end"/>
            </w:r>
          </w:hyperlink>
        </w:p>
        <w:p w14:paraId="4886089F" w14:textId="77777777" w:rsidR="0084616E" w:rsidRDefault="00323475">
          <w:pPr>
            <w:pStyle w:val="32"/>
            <w:rPr>
              <w:rFonts w:asciiTheme="minorHAnsi" w:eastAsiaTheme="minorEastAsia" w:hAnsiTheme="minorHAnsi" w:cstheme="minorBidi"/>
              <w:iCs w:val="0"/>
              <w:noProof/>
              <w:sz w:val="21"/>
              <w:szCs w:val="22"/>
            </w:rPr>
          </w:pPr>
          <w:hyperlink w:anchor="_Toc454875424" w:history="1">
            <w:r w:rsidR="0084616E" w:rsidRPr="004E1551">
              <w:rPr>
                <w:rStyle w:val="af8"/>
                <w:noProof/>
              </w:rPr>
              <w:t>1.7.1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数据模型关系</w:t>
            </w:r>
            <w:r w:rsidR="0084616E">
              <w:rPr>
                <w:noProof/>
                <w:webHidden/>
              </w:rPr>
              <w:tab/>
            </w:r>
            <w:r w:rsidR="0084616E">
              <w:rPr>
                <w:noProof/>
                <w:webHidden/>
              </w:rPr>
              <w:fldChar w:fldCharType="begin"/>
            </w:r>
            <w:r w:rsidR="0084616E">
              <w:rPr>
                <w:noProof/>
                <w:webHidden/>
              </w:rPr>
              <w:instrText xml:space="preserve"> PAGEREF _Toc454875424 \h </w:instrText>
            </w:r>
            <w:r w:rsidR="0084616E">
              <w:rPr>
                <w:noProof/>
                <w:webHidden/>
              </w:rPr>
            </w:r>
            <w:r w:rsidR="0084616E">
              <w:rPr>
                <w:noProof/>
                <w:webHidden/>
              </w:rPr>
              <w:fldChar w:fldCharType="separate"/>
            </w:r>
            <w:r w:rsidR="0084616E">
              <w:rPr>
                <w:noProof/>
                <w:webHidden/>
              </w:rPr>
              <w:t>75</w:t>
            </w:r>
            <w:r w:rsidR="0084616E">
              <w:rPr>
                <w:noProof/>
                <w:webHidden/>
              </w:rPr>
              <w:fldChar w:fldCharType="end"/>
            </w:r>
          </w:hyperlink>
        </w:p>
        <w:p w14:paraId="59058C29" w14:textId="77777777" w:rsidR="0084616E" w:rsidRDefault="00323475">
          <w:pPr>
            <w:pStyle w:val="32"/>
            <w:rPr>
              <w:rFonts w:asciiTheme="minorHAnsi" w:eastAsiaTheme="minorEastAsia" w:hAnsiTheme="minorHAnsi" w:cstheme="minorBidi"/>
              <w:iCs w:val="0"/>
              <w:noProof/>
              <w:sz w:val="21"/>
              <w:szCs w:val="22"/>
            </w:rPr>
          </w:pPr>
          <w:hyperlink w:anchor="_Toc454875425" w:history="1">
            <w:r w:rsidR="0084616E" w:rsidRPr="004E1551">
              <w:rPr>
                <w:rStyle w:val="af8"/>
                <w:noProof/>
              </w:rPr>
              <w:t>1.7.2</w:t>
            </w:r>
            <w:r w:rsidR="0084616E">
              <w:rPr>
                <w:rFonts w:asciiTheme="minorHAnsi" w:eastAsiaTheme="minorEastAsia" w:hAnsiTheme="minorHAnsi" w:cstheme="minorBidi"/>
                <w:iCs w:val="0"/>
                <w:noProof/>
                <w:sz w:val="21"/>
                <w:szCs w:val="22"/>
              </w:rPr>
              <w:tab/>
            </w:r>
            <w:r w:rsidR="0084616E" w:rsidRPr="004E1551">
              <w:rPr>
                <w:rStyle w:val="af8"/>
                <w:rFonts w:hint="eastAsia"/>
                <w:noProof/>
              </w:rPr>
              <w:t>数据实体说明</w:t>
            </w:r>
            <w:r w:rsidR="0084616E">
              <w:rPr>
                <w:noProof/>
                <w:webHidden/>
              </w:rPr>
              <w:tab/>
            </w:r>
            <w:r w:rsidR="0084616E">
              <w:rPr>
                <w:noProof/>
                <w:webHidden/>
              </w:rPr>
              <w:fldChar w:fldCharType="begin"/>
            </w:r>
            <w:r w:rsidR="0084616E">
              <w:rPr>
                <w:noProof/>
                <w:webHidden/>
              </w:rPr>
              <w:instrText xml:space="preserve"> PAGEREF _Toc454875425 \h </w:instrText>
            </w:r>
            <w:r w:rsidR="0084616E">
              <w:rPr>
                <w:noProof/>
                <w:webHidden/>
              </w:rPr>
            </w:r>
            <w:r w:rsidR="0084616E">
              <w:rPr>
                <w:noProof/>
                <w:webHidden/>
              </w:rPr>
              <w:fldChar w:fldCharType="separate"/>
            </w:r>
            <w:r w:rsidR="0084616E">
              <w:rPr>
                <w:noProof/>
                <w:webHidden/>
              </w:rPr>
              <w:t>76</w:t>
            </w:r>
            <w:r w:rsidR="0084616E">
              <w:rPr>
                <w:noProof/>
                <w:webHidden/>
              </w:rPr>
              <w:fldChar w:fldCharType="end"/>
            </w:r>
          </w:hyperlink>
        </w:p>
        <w:p w14:paraId="44DED6EA" w14:textId="77777777" w:rsidR="0084616E" w:rsidRDefault="00323475">
          <w:pPr>
            <w:pStyle w:val="23"/>
            <w:rPr>
              <w:rFonts w:asciiTheme="minorHAnsi" w:eastAsiaTheme="minorEastAsia" w:hAnsiTheme="minorHAnsi" w:cstheme="minorBidi"/>
              <w:smallCaps w:val="0"/>
              <w:szCs w:val="22"/>
            </w:rPr>
          </w:pPr>
          <w:hyperlink w:anchor="_Toc454875426" w:history="1">
            <w:r w:rsidR="0084616E" w:rsidRPr="004E1551">
              <w:rPr>
                <w:rStyle w:val="af8"/>
              </w:rPr>
              <w:t>1.8</w:t>
            </w:r>
            <w:r w:rsidR="0084616E">
              <w:rPr>
                <w:rFonts w:asciiTheme="minorHAnsi" w:eastAsiaTheme="minorEastAsia" w:hAnsiTheme="minorHAnsi" w:cstheme="minorBidi"/>
                <w:smallCaps w:val="0"/>
                <w:szCs w:val="22"/>
              </w:rPr>
              <w:tab/>
            </w:r>
            <w:r w:rsidR="0084616E" w:rsidRPr="004E1551">
              <w:rPr>
                <w:rStyle w:val="af8"/>
                <w:rFonts w:hint="eastAsia"/>
              </w:rPr>
              <w:t>根据业务特点增加相关的描述</w:t>
            </w:r>
            <w:r w:rsidR="0084616E">
              <w:rPr>
                <w:webHidden/>
              </w:rPr>
              <w:tab/>
            </w:r>
            <w:r w:rsidR="0084616E">
              <w:rPr>
                <w:webHidden/>
              </w:rPr>
              <w:fldChar w:fldCharType="begin"/>
            </w:r>
            <w:r w:rsidR="0084616E">
              <w:rPr>
                <w:webHidden/>
              </w:rPr>
              <w:instrText xml:space="preserve"> PAGEREF _Toc454875426 \h </w:instrText>
            </w:r>
            <w:r w:rsidR="0084616E">
              <w:rPr>
                <w:webHidden/>
              </w:rPr>
            </w:r>
            <w:r w:rsidR="0084616E">
              <w:rPr>
                <w:webHidden/>
              </w:rPr>
              <w:fldChar w:fldCharType="separate"/>
            </w:r>
            <w:r w:rsidR="0084616E">
              <w:rPr>
                <w:webHidden/>
              </w:rPr>
              <w:t>77</w:t>
            </w:r>
            <w:r w:rsidR="0084616E">
              <w:rPr>
                <w:webHidden/>
              </w:rPr>
              <w:fldChar w:fldCharType="end"/>
            </w:r>
          </w:hyperlink>
        </w:p>
        <w:p w14:paraId="33E79691" w14:textId="77777777" w:rsidR="0084616E" w:rsidRDefault="00323475">
          <w:pPr>
            <w:pStyle w:val="11"/>
            <w:rPr>
              <w:rFonts w:asciiTheme="minorHAnsi" w:eastAsiaTheme="minorEastAsia" w:hAnsiTheme="minorHAnsi" w:cstheme="minorBidi"/>
              <w:b w:val="0"/>
              <w:bCs w:val="0"/>
              <w:caps w:val="0"/>
              <w:noProof/>
              <w:szCs w:val="22"/>
            </w:rPr>
          </w:pPr>
          <w:hyperlink w:anchor="_Toc454875427" w:history="1">
            <w:r w:rsidR="0084616E" w:rsidRPr="004E1551">
              <w:rPr>
                <w:rStyle w:val="af8"/>
                <w:noProof/>
              </w:rPr>
              <w:t>2</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功能模块概述</w:t>
            </w:r>
            <w:r w:rsidR="0084616E">
              <w:rPr>
                <w:noProof/>
                <w:webHidden/>
              </w:rPr>
              <w:tab/>
            </w:r>
            <w:r w:rsidR="0084616E">
              <w:rPr>
                <w:noProof/>
                <w:webHidden/>
              </w:rPr>
              <w:fldChar w:fldCharType="begin"/>
            </w:r>
            <w:r w:rsidR="0084616E">
              <w:rPr>
                <w:noProof/>
                <w:webHidden/>
              </w:rPr>
              <w:instrText xml:space="preserve"> PAGEREF _Toc454875427 \h </w:instrText>
            </w:r>
            <w:r w:rsidR="0084616E">
              <w:rPr>
                <w:noProof/>
                <w:webHidden/>
              </w:rPr>
            </w:r>
            <w:r w:rsidR="0084616E">
              <w:rPr>
                <w:noProof/>
                <w:webHidden/>
              </w:rPr>
              <w:fldChar w:fldCharType="separate"/>
            </w:r>
            <w:r w:rsidR="0084616E">
              <w:rPr>
                <w:noProof/>
                <w:webHidden/>
              </w:rPr>
              <w:t>77</w:t>
            </w:r>
            <w:r w:rsidR="0084616E">
              <w:rPr>
                <w:noProof/>
                <w:webHidden/>
              </w:rPr>
              <w:fldChar w:fldCharType="end"/>
            </w:r>
          </w:hyperlink>
        </w:p>
        <w:p w14:paraId="5687FE0F" w14:textId="77777777" w:rsidR="0084616E" w:rsidRDefault="00323475">
          <w:pPr>
            <w:pStyle w:val="23"/>
            <w:rPr>
              <w:rFonts w:asciiTheme="minorHAnsi" w:eastAsiaTheme="minorEastAsia" w:hAnsiTheme="minorHAnsi" w:cstheme="minorBidi"/>
              <w:smallCaps w:val="0"/>
              <w:szCs w:val="22"/>
            </w:rPr>
          </w:pPr>
          <w:hyperlink w:anchor="_Toc454875428" w:history="1">
            <w:r w:rsidR="0084616E" w:rsidRPr="004E1551">
              <w:rPr>
                <w:rStyle w:val="af8"/>
              </w:rPr>
              <w:t>2.1</w:t>
            </w:r>
            <w:r w:rsidR="0084616E">
              <w:rPr>
                <w:rFonts w:asciiTheme="minorHAnsi" w:eastAsiaTheme="minorEastAsia" w:hAnsiTheme="minorHAnsi" w:cstheme="minorBidi"/>
                <w:smallCaps w:val="0"/>
                <w:szCs w:val="22"/>
              </w:rPr>
              <w:tab/>
            </w:r>
            <w:r w:rsidR="0084616E" w:rsidRPr="004E1551">
              <w:rPr>
                <w:rStyle w:val="af8"/>
                <w:rFonts w:hint="eastAsia"/>
              </w:rPr>
              <w:t>科目管理</w:t>
            </w:r>
            <w:r w:rsidR="0084616E">
              <w:rPr>
                <w:webHidden/>
              </w:rPr>
              <w:tab/>
            </w:r>
            <w:r w:rsidR="0084616E">
              <w:rPr>
                <w:webHidden/>
              </w:rPr>
              <w:fldChar w:fldCharType="begin"/>
            </w:r>
            <w:r w:rsidR="0084616E">
              <w:rPr>
                <w:webHidden/>
              </w:rPr>
              <w:instrText xml:space="preserve"> PAGEREF _Toc454875428 \h </w:instrText>
            </w:r>
            <w:r w:rsidR="0084616E">
              <w:rPr>
                <w:webHidden/>
              </w:rPr>
            </w:r>
            <w:r w:rsidR="0084616E">
              <w:rPr>
                <w:webHidden/>
              </w:rPr>
              <w:fldChar w:fldCharType="separate"/>
            </w:r>
            <w:r w:rsidR="0084616E">
              <w:rPr>
                <w:webHidden/>
              </w:rPr>
              <w:t>77</w:t>
            </w:r>
            <w:r w:rsidR="0084616E">
              <w:rPr>
                <w:webHidden/>
              </w:rPr>
              <w:fldChar w:fldCharType="end"/>
            </w:r>
          </w:hyperlink>
        </w:p>
        <w:p w14:paraId="3A2A66EE" w14:textId="77777777" w:rsidR="0084616E" w:rsidRDefault="00323475">
          <w:pPr>
            <w:pStyle w:val="32"/>
            <w:rPr>
              <w:rFonts w:asciiTheme="minorHAnsi" w:eastAsiaTheme="minorEastAsia" w:hAnsiTheme="minorHAnsi" w:cstheme="minorBidi"/>
              <w:iCs w:val="0"/>
              <w:noProof/>
              <w:sz w:val="21"/>
              <w:szCs w:val="22"/>
            </w:rPr>
          </w:pPr>
          <w:hyperlink w:anchor="_Toc454875429" w:history="1">
            <w:r w:rsidR="0084616E" w:rsidRPr="004E1551">
              <w:rPr>
                <w:rStyle w:val="af8"/>
                <w:noProof/>
              </w:rPr>
              <w:t>2.1.1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概述</w:t>
            </w:r>
            <w:r w:rsidR="0084616E">
              <w:rPr>
                <w:noProof/>
                <w:webHidden/>
              </w:rPr>
              <w:tab/>
            </w:r>
            <w:r w:rsidR="0084616E">
              <w:rPr>
                <w:noProof/>
                <w:webHidden/>
              </w:rPr>
              <w:fldChar w:fldCharType="begin"/>
            </w:r>
            <w:r w:rsidR="0084616E">
              <w:rPr>
                <w:noProof/>
                <w:webHidden/>
              </w:rPr>
              <w:instrText xml:space="preserve"> PAGEREF _Toc454875429 \h </w:instrText>
            </w:r>
            <w:r w:rsidR="0084616E">
              <w:rPr>
                <w:noProof/>
                <w:webHidden/>
              </w:rPr>
            </w:r>
            <w:r w:rsidR="0084616E">
              <w:rPr>
                <w:noProof/>
                <w:webHidden/>
              </w:rPr>
              <w:fldChar w:fldCharType="separate"/>
            </w:r>
            <w:r w:rsidR="0084616E">
              <w:rPr>
                <w:noProof/>
                <w:webHidden/>
              </w:rPr>
              <w:t>77</w:t>
            </w:r>
            <w:r w:rsidR="0084616E">
              <w:rPr>
                <w:noProof/>
                <w:webHidden/>
              </w:rPr>
              <w:fldChar w:fldCharType="end"/>
            </w:r>
          </w:hyperlink>
        </w:p>
        <w:p w14:paraId="07BB9E5E" w14:textId="77777777" w:rsidR="0084616E" w:rsidRDefault="00323475">
          <w:pPr>
            <w:pStyle w:val="32"/>
            <w:rPr>
              <w:rFonts w:asciiTheme="minorHAnsi" w:eastAsiaTheme="minorEastAsia" w:hAnsiTheme="minorHAnsi" w:cstheme="minorBidi"/>
              <w:iCs w:val="0"/>
              <w:noProof/>
              <w:sz w:val="21"/>
              <w:szCs w:val="22"/>
            </w:rPr>
          </w:pPr>
          <w:hyperlink w:anchor="_Toc454875430" w:history="1">
            <w:r w:rsidR="0084616E" w:rsidRPr="004E1551">
              <w:rPr>
                <w:rStyle w:val="af8"/>
                <w:noProof/>
              </w:rPr>
              <w:t>2.1.2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业务规则</w:t>
            </w:r>
            <w:r w:rsidR="0084616E">
              <w:rPr>
                <w:noProof/>
                <w:webHidden/>
              </w:rPr>
              <w:tab/>
            </w:r>
            <w:r w:rsidR="0084616E">
              <w:rPr>
                <w:noProof/>
                <w:webHidden/>
              </w:rPr>
              <w:fldChar w:fldCharType="begin"/>
            </w:r>
            <w:r w:rsidR="0084616E">
              <w:rPr>
                <w:noProof/>
                <w:webHidden/>
              </w:rPr>
              <w:instrText xml:space="preserve"> PAGEREF _Toc454875430 \h </w:instrText>
            </w:r>
            <w:r w:rsidR="0084616E">
              <w:rPr>
                <w:noProof/>
                <w:webHidden/>
              </w:rPr>
            </w:r>
            <w:r w:rsidR="0084616E">
              <w:rPr>
                <w:noProof/>
                <w:webHidden/>
              </w:rPr>
              <w:fldChar w:fldCharType="separate"/>
            </w:r>
            <w:r w:rsidR="0084616E">
              <w:rPr>
                <w:noProof/>
                <w:webHidden/>
              </w:rPr>
              <w:t>78</w:t>
            </w:r>
            <w:r w:rsidR="0084616E">
              <w:rPr>
                <w:noProof/>
                <w:webHidden/>
              </w:rPr>
              <w:fldChar w:fldCharType="end"/>
            </w:r>
          </w:hyperlink>
        </w:p>
        <w:p w14:paraId="43B730D3" w14:textId="77777777" w:rsidR="0084616E" w:rsidRDefault="00323475">
          <w:pPr>
            <w:pStyle w:val="32"/>
            <w:rPr>
              <w:rFonts w:asciiTheme="minorHAnsi" w:eastAsiaTheme="minorEastAsia" w:hAnsiTheme="minorHAnsi" w:cstheme="minorBidi"/>
              <w:iCs w:val="0"/>
              <w:noProof/>
              <w:sz w:val="21"/>
              <w:szCs w:val="22"/>
            </w:rPr>
          </w:pPr>
          <w:hyperlink w:anchor="_Toc454875431" w:history="1">
            <w:r w:rsidR="0084616E" w:rsidRPr="004E1551">
              <w:rPr>
                <w:rStyle w:val="af8"/>
                <w:noProof/>
              </w:rPr>
              <w:t>2.1.3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业务流程图</w:t>
            </w:r>
            <w:r w:rsidR="0084616E">
              <w:rPr>
                <w:noProof/>
                <w:webHidden/>
              </w:rPr>
              <w:tab/>
            </w:r>
            <w:r w:rsidR="0084616E">
              <w:rPr>
                <w:noProof/>
                <w:webHidden/>
              </w:rPr>
              <w:fldChar w:fldCharType="begin"/>
            </w:r>
            <w:r w:rsidR="0084616E">
              <w:rPr>
                <w:noProof/>
                <w:webHidden/>
              </w:rPr>
              <w:instrText xml:space="preserve"> PAGEREF _Toc454875431 \h </w:instrText>
            </w:r>
            <w:r w:rsidR="0084616E">
              <w:rPr>
                <w:noProof/>
                <w:webHidden/>
              </w:rPr>
            </w:r>
            <w:r w:rsidR="0084616E">
              <w:rPr>
                <w:noProof/>
                <w:webHidden/>
              </w:rPr>
              <w:fldChar w:fldCharType="separate"/>
            </w:r>
            <w:r w:rsidR="0084616E">
              <w:rPr>
                <w:noProof/>
                <w:webHidden/>
              </w:rPr>
              <w:t>78</w:t>
            </w:r>
            <w:r w:rsidR="0084616E">
              <w:rPr>
                <w:noProof/>
                <w:webHidden/>
              </w:rPr>
              <w:fldChar w:fldCharType="end"/>
            </w:r>
          </w:hyperlink>
        </w:p>
        <w:p w14:paraId="65D8DCBA" w14:textId="77777777" w:rsidR="0084616E" w:rsidRDefault="00323475">
          <w:pPr>
            <w:pStyle w:val="32"/>
            <w:rPr>
              <w:rFonts w:asciiTheme="minorHAnsi" w:eastAsiaTheme="minorEastAsia" w:hAnsiTheme="minorHAnsi" w:cstheme="minorBidi"/>
              <w:iCs w:val="0"/>
              <w:noProof/>
              <w:sz w:val="21"/>
              <w:szCs w:val="22"/>
            </w:rPr>
          </w:pPr>
          <w:hyperlink w:anchor="_Toc454875432" w:history="1">
            <w:r w:rsidR="0084616E" w:rsidRPr="004E1551">
              <w:rPr>
                <w:rStyle w:val="af8"/>
                <w:noProof/>
              </w:rPr>
              <w:t>2.1.4</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功能列表</w:t>
            </w:r>
            <w:r w:rsidR="0084616E">
              <w:rPr>
                <w:noProof/>
                <w:webHidden/>
              </w:rPr>
              <w:tab/>
            </w:r>
            <w:r w:rsidR="0084616E">
              <w:rPr>
                <w:noProof/>
                <w:webHidden/>
              </w:rPr>
              <w:fldChar w:fldCharType="begin"/>
            </w:r>
            <w:r w:rsidR="0084616E">
              <w:rPr>
                <w:noProof/>
                <w:webHidden/>
              </w:rPr>
              <w:instrText xml:space="preserve"> PAGEREF _Toc454875432 \h </w:instrText>
            </w:r>
            <w:r w:rsidR="0084616E">
              <w:rPr>
                <w:noProof/>
                <w:webHidden/>
              </w:rPr>
            </w:r>
            <w:r w:rsidR="0084616E">
              <w:rPr>
                <w:noProof/>
                <w:webHidden/>
              </w:rPr>
              <w:fldChar w:fldCharType="separate"/>
            </w:r>
            <w:r w:rsidR="0084616E">
              <w:rPr>
                <w:noProof/>
                <w:webHidden/>
              </w:rPr>
              <w:t>80</w:t>
            </w:r>
            <w:r w:rsidR="0084616E">
              <w:rPr>
                <w:noProof/>
                <w:webHidden/>
              </w:rPr>
              <w:fldChar w:fldCharType="end"/>
            </w:r>
          </w:hyperlink>
        </w:p>
        <w:p w14:paraId="4B98AFC0" w14:textId="77777777" w:rsidR="0084616E" w:rsidRDefault="00323475">
          <w:pPr>
            <w:pStyle w:val="23"/>
            <w:rPr>
              <w:rFonts w:asciiTheme="minorHAnsi" w:eastAsiaTheme="minorEastAsia" w:hAnsiTheme="minorHAnsi" w:cstheme="minorBidi"/>
              <w:smallCaps w:val="0"/>
              <w:szCs w:val="22"/>
            </w:rPr>
          </w:pPr>
          <w:hyperlink w:anchor="_Toc454875433" w:history="1">
            <w:r w:rsidR="0084616E" w:rsidRPr="004E1551">
              <w:rPr>
                <w:rStyle w:val="af8"/>
              </w:rPr>
              <w:t>2.2</w:t>
            </w:r>
            <w:r w:rsidR="0084616E">
              <w:rPr>
                <w:rFonts w:asciiTheme="minorHAnsi" w:eastAsiaTheme="minorEastAsia" w:hAnsiTheme="minorHAnsi" w:cstheme="minorBidi"/>
                <w:smallCaps w:val="0"/>
                <w:szCs w:val="22"/>
              </w:rPr>
              <w:tab/>
            </w:r>
            <w:r w:rsidR="0084616E" w:rsidRPr="004E1551">
              <w:rPr>
                <w:rStyle w:val="af8"/>
                <w:rFonts w:hint="eastAsia"/>
              </w:rPr>
              <w:t>内部户管理</w:t>
            </w:r>
            <w:r w:rsidR="0084616E">
              <w:rPr>
                <w:webHidden/>
              </w:rPr>
              <w:tab/>
            </w:r>
            <w:r w:rsidR="0084616E">
              <w:rPr>
                <w:webHidden/>
              </w:rPr>
              <w:fldChar w:fldCharType="begin"/>
            </w:r>
            <w:r w:rsidR="0084616E">
              <w:rPr>
                <w:webHidden/>
              </w:rPr>
              <w:instrText xml:space="preserve"> PAGEREF _Toc454875433 \h </w:instrText>
            </w:r>
            <w:r w:rsidR="0084616E">
              <w:rPr>
                <w:webHidden/>
              </w:rPr>
            </w:r>
            <w:r w:rsidR="0084616E">
              <w:rPr>
                <w:webHidden/>
              </w:rPr>
              <w:fldChar w:fldCharType="separate"/>
            </w:r>
            <w:r w:rsidR="0084616E">
              <w:rPr>
                <w:webHidden/>
              </w:rPr>
              <w:t>82</w:t>
            </w:r>
            <w:r w:rsidR="0084616E">
              <w:rPr>
                <w:webHidden/>
              </w:rPr>
              <w:fldChar w:fldCharType="end"/>
            </w:r>
          </w:hyperlink>
        </w:p>
        <w:p w14:paraId="3B9B2CF8" w14:textId="77777777" w:rsidR="0084616E" w:rsidRDefault="00323475">
          <w:pPr>
            <w:pStyle w:val="32"/>
            <w:rPr>
              <w:rFonts w:asciiTheme="minorHAnsi" w:eastAsiaTheme="minorEastAsia" w:hAnsiTheme="minorHAnsi" w:cstheme="minorBidi"/>
              <w:iCs w:val="0"/>
              <w:noProof/>
              <w:sz w:val="21"/>
              <w:szCs w:val="22"/>
            </w:rPr>
          </w:pPr>
          <w:hyperlink w:anchor="_Toc454875434" w:history="1">
            <w:r w:rsidR="0084616E" w:rsidRPr="004E1551">
              <w:rPr>
                <w:rStyle w:val="af8"/>
                <w:noProof/>
              </w:rPr>
              <w:t>2.2.1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概述</w:t>
            </w:r>
            <w:r w:rsidR="0084616E">
              <w:rPr>
                <w:noProof/>
                <w:webHidden/>
              </w:rPr>
              <w:tab/>
            </w:r>
            <w:r w:rsidR="0084616E">
              <w:rPr>
                <w:noProof/>
                <w:webHidden/>
              </w:rPr>
              <w:fldChar w:fldCharType="begin"/>
            </w:r>
            <w:r w:rsidR="0084616E">
              <w:rPr>
                <w:noProof/>
                <w:webHidden/>
              </w:rPr>
              <w:instrText xml:space="preserve"> PAGEREF _Toc454875434 \h </w:instrText>
            </w:r>
            <w:r w:rsidR="0084616E">
              <w:rPr>
                <w:noProof/>
                <w:webHidden/>
              </w:rPr>
            </w:r>
            <w:r w:rsidR="0084616E">
              <w:rPr>
                <w:noProof/>
                <w:webHidden/>
              </w:rPr>
              <w:fldChar w:fldCharType="separate"/>
            </w:r>
            <w:r w:rsidR="0084616E">
              <w:rPr>
                <w:noProof/>
                <w:webHidden/>
              </w:rPr>
              <w:t>82</w:t>
            </w:r>
            <w:r w:rsidR="0084616E">
              <w:rPr>
                <w:noProof/>
                <w:webHidden/>
              </w:rPr>
              <w:fldChar w:fldCharType="end"/>
            </w:r>
          </w:hyperlink>
        </w:p>
        <w:p w14:paraId="4B19063A" w14:textId="77777777" w:rsidR="0084616E" w:rsidRDefault="00323475">
          <w:pPr>
            <w:pStyle w:val="32"/>
            <w:rPr>
              <w:rFonts w:asciiTheme="minorHAnsi" w:eastAsiaTheme="minorEastAsia" w:hAnsiTheme="minorHAnsi" w:cstheme="minorBidi"/>
              <w:iCs w:val="0"/>
              <w:noProof/>
              <w:sz w:val="21"/>
              <w:szCs w:val="22"/>
            </w:rPr>
          </w:pPr>
          <w:hyperlink w:anchor="_Toc454875435" w:history="1">
            <w:r w:rsidR="0084616E" w:rsidRPr="004E1551">
              <w:rPr>
                <w:rStyle w:val="af8"/>
                <w:noProof/>
              </w:rPr>
              <w:t>2.2.2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业务规则</w:t>
            </w:r>
            <w:r w:rsidR="0084616E">
              <w:rPr>
                <w:noProof/>
                <w:webHidden/>
              </w:rPr>
              <w:tab/>
            </w:r>
            <w:r w:rsidR="0084616E">
              <w:rPr>
                <w:noProof/>
                <w:webHidden/>
              </w:rPr>
              <w:fldChar w:fldCharType="begin"/>
            </w:r>
            <w:r w:rsidR="0084616E">
              <w:rPr>
                <w:noProof/>
                <w:webHidden/>
              </w:rPr>
              <w:instrText xml:space="preserve"> PAGEREF _Toc454875435 \h </w:instrText>
            </w:r>
            <w:r w:rsidR="0084616E">
              <w:rPr>
                <w:noProof/>
                <w:webHidden/>
              </w:rPr>
            </w:r>
            <w:r w:rsidR="0084616E">
              <w:rPr>
                <w:noProof/>
                <w:webHidden/>
              </w:rPr>
              <w:fldChar w:fldCharType="separate"/>
            </w:r>
            <w:r w:rsidR="0084616E">
              <w:rPr>
                <w:noProof/>
                <w:webHidden/>
              </w:rPr>
              <w:t>82</w:t>
            </w:r>
            <w:r w:rsidR="0084616E">
              <w:rPr>
                <w:noProof/>
                <w:webHidden/>
              </w:rPr>
              <w:fldChar w:fldCharType="end"/>
            </w:r>
          </w:hyperlink>
        </w:p>
        <w:p w14:paraId="1A10BAA3" w14:textId="77777777" w:rsidR="0084616E" w:rsidRDefault="00323475">
          <w:pPr>
            <w:pStyle w:val="32"/>
            <w:rPr>
              <w:rFonts w:asciiTheme="minorHAnsi" w:eastAsiaTheme="minorEastAsia" w:hAnsiTheme="minorHAnsi" w:cstheme="minorBidi"/>
              <w:iCs w:val="0"/>
              <w:noProof/>
              <w:sz w:val="21"/>
              <w:szCs w:val="22"/>
            </w:rPr>
          </w:pPr>
          <w:hyperlink w:anchor="_Toc454875436" w:history="1">
            <w:r w:rsidR="0084616E" w:rsidRPr="004E1551">
              <w:rPr>
                <w:rStyle w:val="af8"/>
                <w:noProof/>
              </w:rPr>
              <w:t>2.2.3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业务流程图</w:t>
            </w:r>
            <w:r w:rsidR="0084616E">
              <w:rPr>
                <w:noProof/>
                <w:webHidden/>
              </w:rPr>
              <w:tab/>
            </w:r>
            <w:r w:rsidR="0084616E">
              <w:rPr>
                <w:noProof/>
                <w:webHidden/>
              </w:rPr>
              <w:fldChar w:fldCharType="begin"/>
            </w:r>
            <w:r w:rsidR="0084616E">
              <w:rPr>
                <w:noProof/>
                <w:webHidden/>
              </w:rPr>
              <w:instrText xml:space="preserve"> PAGEREF _Toc454875436 \h </w:instrText>
            </w:r>
            <w:r w:rsidR="0084616E">
              <w:rPr>
                <w:noProof/>
                <w:webHidden/>
              </w:rPr>
            </w:r>
            <w:r w:rsidR="0084616E">
              <w:rPr>
                <w:noProof/>
                <w:webHidden/>
              </w:rPr>
              <w:fldChar w:fldCharType="separate"/>
            </w:r>
            <w:r w:rsidR="0084616E">
              <w:rPr>
                <w:noProof/>
                <w:webHidden/>
              </w:rPr>
              <w:t>83</w:t>
            </w:r>
            <w:r w:rsidR="0084616E">
              <w:rPr>
                <w:noProof/>
                <w:webHidden/>
              </w:rPr>
              <w:fldChar w:fldCharType="end"/>
            </w:r>
          </w:hyperlink>
        </w:p>
        <w:p w14:paraId="0ED4B158" w14:textId="77777777" w:rsidR="0084616E" w:rsidRDefault="00323475">
          <w:pPr>
            <w:pStyle w:val="32"/>
            <w:rPr>
              <w:rFonts w:asciiTheme="minorHAnsi" w:eastAsiaTheme="minorEastAsia" w:hAnsiTheme="minorHAnsi" w:cstheme="minorBidi"/>
              <w:iCs w:val="0"/>
              <w:noProof/>
              <w:sz w:val="21"/>
              <w:szCs w:val="22"/>
            </w:rPr>
          </w:pPr>
          <w:hyperlink w:anchor="_Toc454875437" w:history="1">
            <w:r w:rsidR="0084616E" w:rsidRPr="004E1551">
              <w:rPr>
                <w:rStyle w:val="af8"/>
                <w:noProof/>
              </w:rPr>
              <w:t>2.2.4</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功能列表</w:t>
            </w:r>
            <w:r w:rsidR="0084616E">
              <w:rPr>
                <w:noProof/>
                <w:webHidden/>
              </w:rPr>
              <w:tab/>
            </w:r>
            <w:r w:rsidR="0084616E">
              <w:rPr>
                <w:noProof/>
                <w:webHidden/>
              </w:rPr>
              <w:fldChar w:fldCharType="begin"/>
            </w:r>
            <w:r w:rsidR="0084616E">
              <w:rPr>
                <w:noProof/>
                <w:webHidden/>
              </w:rPr>
              <w:instrText xml:space="preserve"> PAGEREF _Toc454875437 \h </w:instrText>
            </w:r>
            <w:r w:rsidR="0084616E">
              <w:rPr>
                <w:noProof/>
                <w:webHidden/>
              </w:rPr>
            </w:r>
            <w:r w:rsidR="0084616E">
              <w:rPr>
                <w:noProof/>
                <w:webHidden/>
              </w:rPr>
              <w:fldChar w:fldCharType="separate"/>
            </w:r>
            <w:r w:rsidR="0084616E">
              <w:rPr>
                <w:noProof/>
                <w:webHidden/>
              </w:rPr>
              <w:t>85</w:t>
            </w:r>
            <w:r w:rsidR="0084616E">
              <w:rPr>
                <w:noProof/>
                <w:webHidden/>
              </w:rPr>
              <w:fldChar w:fldCharType="end"/>
            </w:r>
          </w:hyperlink>
        </w:p>
        <w:p w14:paraId="10A4444E" w14:textId="77777777" w:rsidR="0084616E" w:rsidRDefault="00323475">
          <w:pPr>
            <w:pStyle w:val="23"/>
            <w:rPr>
              <w:rFonts w:asciiTheme="minorHAnsi" w:eastAsiaTheme="minorEastAsia" w:hAnsiTheme="minorHAnsi" w:cstheme="minorBidi"/>
              <w:smallCaps w:val="0"/>
              <w:szCs w:val="22"/>
            </w:rPr>
          </w:pPr>
          <w:hyperlink w:anchor="_Toc454875438" w:history="1">
            <w:r w:rsidR="0084616E" w:rsidRPr="004E1551">
              <w:rPr>
                <w:rStyle w:val="af8"/>
              </w:rPr>
              <w:t>2.3</w:t>
            </w:r>
            <w:r w:rsidR="0084616E">
              <w:rPr>
                <w:rFonts w:asciiTheme="minorHAnsi" w:eastAsiaTheme="minorEastAsia" w:hAnsiTheme="minorHAnsi" w:cstheme="minorBidi"/>
                <w:smallCaps w:val="0"/>
                <w:szCs w:val="22"/>
              </w:rPr>
              <w:tab/>
            </w:r>
            <w:r w:rsidR="0084616E" w:rsidRPr="004E1551">
              <w:rPr>
                <w:rStyle w:val="af8"/>
                <w:rFonts w:hint="eastAsia"/>
              </w:rPr>
              <w:t>总账管理</w:t>
            </w:r>
            <w:r w:rsidR="0084616E">
              <w:rPr>
                <w:webHidden/>
              </w:rPr>
              <w:tab/>
            </w:r>
            <w:r w:rsidR="0084616E">
              <w:rPr>
                <w:webHidden/>
              </w:rPr>
              <w:fldChar w:fldCharType="begin"/>
            </w:r>
            <w:r w:rsidR="0084616E">
              <w:rPr>
                <w:webHidden/>
              </w:rPr>
              <w:instrText xml:space="preserve"> PAGEREF _Toc454875438 \h </w:instrText>
            </w:r>
            <w:r w:rsidR="0084616E">
              <w:rPr>
                <w:webHidden/>
              </w:rPr>
            </w:r>
            <w:r w:rsidR="0084616E">
              <w:rPr>
                <w:webHidden/>
              </w:rPr>
              <w:fldChar w:fldCharType="separate"/>
            </w:r>
            <w:r w:rsidR="0084616E">
              <w:rPr>
                <w:webHidden/>
              </w:rPr>
              <w:t>89</w:t>
            </w:r>
            <w:r w:rsidR="0084616E">
              <w:rPr>
                <w:webHidden/>
              </w:rPr>
              <w:fldChar w:fldCharType="end"/>
            </w:r>
          </w:hyperlink>
        </w:p>
        <w:p w14:paraId="08DD14D1" w14:textId="77777777" w:rsidR="0084616E" w:rsidRDefault="00323475">
          <w:pPr>
            <w:pStyle w:val="32"/>
            <w:rPr>
              <w:rFonts w:asciiTheme="minorHAnsi" w:eastAsiaTheme="minorEastAsia" w:hAnsiTheme="minorHAnsi" w:cstheme="minorBidi"/>
              <w:iCs w:val="0"/>
              <w:noProof/>
              <w:sz w:val="21"/>
              <w:szCs w:val="22"/>
            </w:rPr>
          </w:pPr>
          <w:hyperlink w:anchor="_Toc454875439" w:history="1">
            <w:r w:rsidR="0084616E" w:rsidRPr="004E1551">
              <w:rPr>
                <w:rStyle w:val="af8"/>
                <w:noProof/>
              </w:rPr>
              <w:t>2.3.1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概述</w:t>
            </w:r>
            <w:r w:rsidR="0084616E">
              <w:rPr>
                <w:noProof/>
                <w:webHidden/>
              </w:rPr>
              <w:tab/>
            </w:r>
            <w:r w:rsidR="0084616E">
              <w:rPr>
                <w:noProof/>
                <w:webHidden/>
              </w:rPr>
              <w:fldChar w:fldCharType="begin"/>
            </w:r>
            <w:r w:rsidR="0084616E">
              <w:rPr>
                <w:noProof/>
                <w:webHidden/>
              </w:rPr>
              <w:instrText xml:space="preserve"> PAGEREF _Toc454875439 \h </w:instrText>
            </w:r>
            <w:r w:rsidR="0084616E">
              <w:rPr>
                <w:noProof/>
                <w:webHidden/>
              </w:rPr>
            </w:r>
            <w:r w:rsidR="0084616E">
              <w:rPr>
                <w:noProof/>
                <w:webHidden/>
              </w:rPr>
              <w:fldChar w:fldCharType="separate"/>
            </w:r>
            <w:r w:rsidR="0084616E">
              <w:rPr>
                <w:noProof/>
                <w:webHidden/>
              </w:rPr>
              <w:t>89</w:t>
            </w:r>
            <w:r w:rsidR="0084616E">
              <w:rPr>
                <w:noProof/>
                <w:webHidden/>
              </w:rPr>
              <w:fldChar w:fldCharType="end"/>
            </w:r>
          </w:hyperlink>
        </w:p>
        <w:p w14:paraId="24745D69" w14:textId="77777777" w:rsidR="0084616E" w:rsidRDefault="00323475">
          <w:pPr>
            <w:pStyle w:val="32"/>
            <w:rPr>
              <w:rFonts w:asciiTheme="minorHAnsi" w:eastAsiaTheme="minorEastAsia" w:hAnsiTheme="minorHAnsi" w:cstheme="minorBidi"/>
              <w:iCs w:val="0"/>
              <w:noProof/>
              <w:sz w:val="21"/>
              <w:szCs w:val="22"/>
            </w:rPr>
          </w:pPr>
          <w:hyperlink w:anchor="_Toc454875440" w:history="1">
            <w:r w:rsidR="0084616E" w:rsidRPr="004E1551">
              <w:rPr>
                <w:rStyle w:val="af8"/>
                <w:noProof/>
              </w:rPr>
              <w:t>2.3.2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业务规则</w:t>
            </w:r>
            <w:r w:rsidR="0084616E">
              <w:rPr>
                <w:noProof/>
                <w:webHidden/>
              </w:rPr>
              <w:tab/>
            </w:r>
            <w:r w:rsidR="0084616E">
              <w:rPr>
                <w:noProof/>
                <w:webHidden/>
              </w:rPr>
              <w:fldChar w:fldCharType="begin"/>
            </w:r>
            <w:r w:rsidR="0084616E">
              <w:rPr>
                <w:noProof/>
                <w:webHidden/>
              </w:rPr>
              <w:instrText xml:space="preserve"> PAGEREF _Toc454875440 \h </w:instrText>
            </w:r>
            <w:r w:rsidR="0084616E">
              <w:rPr>
                <w:noProof/>
                <w:webHidden/>
              </w:rPr>
            </w:r>
            <w:r w:rsidR="0084616E">
              <w:rPr>
                <w:noProof/>
                <w:webHidden/>
              </w:rPr>
              <w:fldChar w:fldCharType="separate"/>
            </w:r>
            <w:r w:rsidR="0084616E">
              <w:rPr>
                <w:noProof/>
                <w:webHidden/>
              </w:rPr>
              <w:t>89</w:t>
            </w:r>
            <w:r w:rsidR="0084616E">
              <w:rPr>
                <w:noProof/>
                <w:webHidden/>
              </w:rPr>
              <w:fldChar w:fldCharType="end"/>
            </w:r>
          </w:hyperlink>
        </w:p>
        <w:p w14:paraId="1F304390" w14:textId="77777777" w:rsidR="0084616E" w:rsidRDefault="00323475">
          <w:pPr>
            <w:pStyle w:val="32"/>
            <w:rPr>
              <w:rFonts w:asciiTheme="minorHAnsi" w:eastAsiaTheme="minorEastAsia" w:hAnsiTheme="minorHAnsi" w:cstheme="minorBidi"/>
              <w:iCs w:val="0"/>
              <w:noProof/>
              <w:sz w:val="21"/>
              <w:szCs w:val="22"/>
            </w:rPr>
          </w:pPr>
          <w:hyperlink w:anchor="_Toc454875441" w:history="1">
            <w:r w:rsidR="0084616E" w:rsidRPr="004E1551">
              <w:rPr>
                <w:rStyle w:val="af8"/>
                <w:noProof/>
              </w:rPr>
              <w:t>2.3.3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业务流程图</w:t>
            </w:r>
            <w:r w:rsidR="0084616E">
              <w:rPr>
                <w:noProof/>
                <w:webHidden/>
              </w:rPr>
              <w:tab/>
            </w:r>
            <w:r w:rsidR="0084616E">
              <w:rPr>
                <w:noProof/>
                <w:webHidden/>
              </w:rPr>
              <w:fldChar w:fldCharType="begin"/>
            </w:r>
            <w:r w:rsidR="0084616E">
              <w:rPr>
                <w:noProof/>
                <w:webHidden/>
              </w:rPr>
              <w:instrText xml:space="preserve"> PAGEREF _Toc454875441 \h </w:instrText>
            </w:r>
            <w:r w:rsidR="0084616E">
              <w:rPr>
                <w:noProof/>
                <w:webHidden/>
              </w:rPr>
            </w:r>
            <w:r w:rsidR="0084616E">
              <w:rPr>
                <w:noProof/>
                <w:webHidden/>
              </w:rPr>
              <w:fldChar w:fldCharType="separate"/>
            </w:r>
            <w:r w:rsidR="0084616E">
              <w:rPr>
                <w:noProof/>
                <w:webHidden/>
              </w:rPr>
              <w:t>90</w:t>
            </w:r>
            <w:r w:rsidR="0084616E">
              <w:rPr>
                <w:noProof/>
                <w:webHidden/>
              </w:rPr>
              <w:fldChar w:fldCharType="end"/>
            </w:r>
          </w:hyperlink>
        </w:p>
        <w:p w14:paraId="199CAA8E" w14:textId="77777777" w:rsidR="0084616E" w:rsidRDefault="00323475">
          <w:pPr>
            <w:pStyle w:val="32"/>
            <w:rPr>
              <w:rFonts w:asciiTheme="minorHAnsi" w:eastAsiaTheme="minorEastAsia" w:hAnsiTheme="minorHAnsi" w:cstheme="minorBidi"/>
              <w:iCs w:val="0"/>
              <w:noProof/>
              <w:sz w:val="21"/>
              <w:szCs w:val="22"/>
            </w:rPr>
          </w:pPr>
          <w:hyperlink w:anchor="_Toc454875442" w:history="1">
            <w:r w:rsidR="0084616E" w:rsidRPr="004E1551">
              <w:rPr>
                <w:rStyle w:val="af8"/>
                <w:noProof/>
              </w:rPr>
              <w:t>2.3.4</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功能列表</w:t>
            </w:r>
            <w:r w:rsidR="0084616E">
              <w:rPr>
                <w:noProof/>
                <w:webHidden/>
              </w:rPr>
              <w:tab/>
            </w:r>
            <w:r w:rsidR="0084616E">
              <w:rPr>
                <w:noProof/>
                <w:webHidden/>
              </w:rPr>
              <w:fldChar w:fldCharType="begin"/>
            </w:r>
            <w:r w:rsidR="0084616E">
              <w:rPr>
                <w:noProof/>
                <w:webHidden/>
              </w:rPr>
              <w:instrText xml:space="preserve"> PAGEREF _Toc454875442 \h </w:instrText>
            </w:r>
            <w:r w:rsidR="0084616E">
              <w:rPr>
                <w:noProof/>
                <w:webHidden/>
              </w:rPr>
            </w:r>
            <w:r w:rsidR="0084616E">
              <w:rPr>
                <w:noProof/>
                <w:webHidden/>
              </w:rPr>
              <w:fldChar w:fldCharType="separate"/>
            </w:r>
            <w:r w:rsidR="0084616E">
              <w:rPr>
                <w:noProof/>
                <w:webHidden/>
              </w:rPr>
              <w:t>91</w:t>
            </w:r>
            <w:r w:rsidR="0084616E">
              <w:rPr>
                <w:noProof/>
                <w:webHidden/>
              </w:rPr>
              <w:fldChar w:fldCharType="end"/>
            </w:r>
          </w:hyperlink>
        </w:p>
        <w:p w14:paraId="2A47C8C1" w14:textId="77777777" w:rsidR="0084616E" w:rsidRDefault="00323475">
          <w:pPr>
            <w:pStyle w:val="23"/>
            <w:rPr>
              <w:rFonts w:asciiTheme="minorHAnsi" w:eastAsiaTheme="minorEastAsia" w:hAnsiTheme="minorHAnsi" w:cstheme="minorBidi"/>
              <w:smallCaps w:val="0"/>
              <w:szCs w:val="22"/>
            </w:rPr>
          </w:pPr>
          <w:hyperlink w:anchor="_Toc454875443" w:history="1">
            <w:r w:rsidR="0084616E" w:rsidRPr="004E1551">
              <w:rPr>
                <w:rStyle w:val="af8"/>
              </w:rPr>
              <w:t>2.4</w:t>
            </w:r>
            <w:r w:rsidR="0084616E">
              <w:rPr>
                <w:rFonts w:asciiTheme="minorHAnsi" w:eastAsiaTheme="minorEastAsia" w:hAnsiTheme="minorHAnsi" w:cstheme="minorBidi"/>
                <w:smallCaps w:val="0"/>
                <w:szCs w:val="22"/>
              </w:rPr>
              <w:tab/>
            </w:r>
            <w:r w:rsidR="0084616E" w:rsidRPr="004E1551">
              <w:rPr>
                <w:rStyle w:val="af8"/>
                <w:rFonts w:hint="eastAsia"/>
              </w:rPr>
              <w:t>年终决算</w:t>
            </w:r>
            <w:r w:rsidR="0084616E">
              <w:rPr>
                <w:webHidden/>
              </w:rPr>
              <w:tab/>
            </w:r>
            <w:r w:rsidR="0084616E">
              <w:rPr>
                <w:webHidden/>
              </w:rPr>
              <w:fldChar w:fldCharType="begin"/>
            </w:r>
            <w:r w:rsidR="0084616E">
              <w:rPr>
                <w:webHidden/>
              </w:rPr>
              <w:instrText xml:space="preserve"> PAGEREF _Toc454875443 \h </w:instrText>
            </w:r>
            <w:r w:rsidR="0084616E">
              <w:rPr>
                <w:webHidden/>
              </w:rPr>
            </w:r>
            <w:r w:rsidR="0084616E">
              <w:rPr>
                <w:webHidden/>
              </w:rPr>
              <w:fldChar w:fldCharType="separate"/>
            </w:r>
            <w:r w:rsidR="0084616E">
              <w:rPr>
                <w:webHidden/>
              </w:rPr>
              <w:t>92</w:t>
            </w:r>
            <w:r w:rsidR="0084616E">
              <w:rPr>
                <w:webHidden/>
              </w:rPr>
              <w:fldChar w:fldCharType="end"/>
            </w:r>
          </w:hyperlink>
        </w:p>
        <w:p w14:paraId="1EED4C50" w14:textId="77777777" w:rsidR="0084616E" w:rsidRDefault="00323475">
          <w:pPr>
            <w:pStyle w:val="32"/>
            <w:rPr>
              <w:rFonts w:asciiTheme="minorHAnsi" w:eastAsiaTheme="minorEastAsia" w:hAnsiTheme="minorHAnsi" w:cstheme="minorBidi"/>
              <w:iCs w:val="0"/>
              <w:noProof/>
              <w:sz w:val="21"/>
              <w:szCs w:val="22"/>
            </w:rPr>
          </w:pPr>
          <w:hyperlink w:anchor="_Toc454875444" w:history="1">
            <w:r w:rsidR="0084616E" w:rsidRPr="004E1551">
              <w:rPr>
                <w:rStyle w:val="af8"/>
                <w:noProof/>
              </w:rPr>
              <w:t>2.4.1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概述</w:t>
            </w:r>
            <w:r w:rsidR="0084616E">
              <w:rPr>
                <w:noProof/>
                <w:webHidden/>
              </w:rPr>
              <w:tab/>
            </w:r>
            <w:r w:rsidR="0084616E">
              <w:rPr>
                <w:noProof/>
                <w:webHidden/>
              </w:rPr>
              <w:fldChar w:fldCharType="begin"/>
            </w:r>
            <w:r w:rsidR="0084616E">
              <w:rPr>
                <w:noProof/>
                <w:webHidden/>
              </w:rPr>
              <w:instrText xml:space="preserve"> PAGEREF _Toc454875444 \h </w:instrText>
            </w:r>
            <w:r w:rsidR="0084616E">
              <w:rPr>
                <w:noProof/>
                <w:webHidden/>
              </w:rPr>
            </w:r>
            <w:r w:rsidR="0084616E">
              <w:rPr>
                <w:noProof/>
                <w:webHidden/>
              </w:rPr>
              <w:fldChar w:fldCharType="separate"/>
            </w:r>
            <w:r w:rsidR="0084616E">
              <w:rPr>
                <w:noProof/>
                <w:webHidden/>
              </w:rPr>
              <w:t>92</w:t>
            </w:r>
            <w:r w:rsidR="0084616E">
              <w:rPr>
                <w:noProof/>
                <w:webHidden/>
              </w:rPr>
              <w:fldChar w:fldCharType="end"/>
            </w:r>
          </w:hyperlink>
        </w:p>
        <w:p w14:paraId="10955562" w14:textId="77777777" w:rsidR="0084616E" w:rsidRDefault="00323475">
          <w:pPr>
            <w:pStyle w:val="32"/>
            <w:rPr>
              <w:rFonts w:asciiTheme="minorHAnsi" w:eastAsiaTheme="minorEastAsia" w:hAnsiTheme="minorHAnsi" w:cstheme="minorBidi"/>
              <w:iCs w:val="0"/>
              <w:noProof/>
              <w:sz w:val="21"/>
              <w:szCs w:val="22"/>
            </w:rPr>
          </w:pPr>
          <w:hyperlink w:anchor="_Toc454875445" w:history="1">
            <w:r w:rsidR="0084616E" w:rsidRPr="004E1551">
              <w:rPr>
                <w:rStyle w:val="af8"/>
                <w:noProof/>
              </w:rPr>
              <w:t>2.4.2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业务规则</w:t>
            </w:r>
            <w:r w:rsidR="0084616E">
              <w:rPr>
                <w:noProof/>
                <w:webHidden/>
              </w:rPr>
              <w:tab/>
            </w:r>
            <w:r w:rsidR="0084616E">
              <w:rPr>
                <w:noProof/>
                <w:webHidden/>
              </w:rPr>
              <w:fldChar w:fldCharType="begin"/>
            </w:r>
            <w:r w:rsidR="0084616E">
              <w:rPr>
                <w:noProof/>
                <w:webHidden/>
              </w:rPr>
              <w:instrText xml:space="preserve"> PAGEREF _Toc454875445 \h </w:instrText>
            </w:r>
            <w:r w:rsidR="0084616E">
              <w:rPr>
                <w:noProof/>
                <w:webHidden/>
              </w:rPr>
            </w:r>
            <w:r w:rsidR="0084616E">
              <w:rPr>
                <w:noProof/>
                <w:webHidden/>
              </w:rPr>
              <w:fldChar w:fldCharType="separate"/>
            </w:r>
            <w:r w:rsidR="0084616E">
              <w:rPr>
                <w:noProof/>
                <w:webHidden/>
              </w:rPr>
              <w:t>93</w:t>
            </w:r>
            <w:r w:rsidR="0084616E">
              <w:rPr>
                <w:noProof/>
                <w:webHidden/>
              </w:rPr>
              <w:fldChar w:fldCharType="end"/>
            </w:r>
          </w:hyperlink>
        </w:p>
        <w:p w14:paraId="4BF94C8B" w14:textId="77777777" w:rsidR="0084616E" w:rsidRDefault="00323475">
          <w:pPr>
            <w:pStyle w:val="32"/>
            <w:rPr>
              <w:rFonts w:asciiTheme="minorHAnsi" w:eastAsiaTheme="minorEastAsia" w:hAnsiTheme="minorHAnsi" w:cstheme="minorBidi"/>
              <w:iCs w:val="0"/>
              <w:noProof/>
              <w:sz w:val="21"/>
              <w:szCs w:val="22"/>
            </w:rPr>
          </w:pPr>
          <w:hyperlink w:anchor="_Toc454875446" w:history="1">
            <w:r w:rsidR="0084616E" w:rsidRPr="004E1551">
              <w:rPr>
                <w:rStyle w:val="af8"/>
                <w:noProof/>
              </w:rPr>
              <w:t>2.4.3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业务流程图</w:t>
            </w:r>
            <w:r w:rsidR="0084616E">
              <w:rPr>
                <w:noProof/>
                <w:webHidden/>
              </w:rPr>
              <w:tab/>
            </w:r>
            <w:r w:rsidR="0084616E">
              <w:rPr>
                <w:noProof/>
                <w:webHidden/>
              </w:rPr>
              <w:fldChar w:fldCharType="begin"/>
            </w:r>
            <w:r w:rsidR="0084616E">
              <w:rPr>
                <w:noProof/>
                <w:webHidden/>
              </w:rPr>
              <w:instrText xml:space="preserve"> PAGEREF _Toc454875446 \h </w:instrText>
            </w:r>
            <w:r w:rsidR="0084616E">
              <w:rPr>
                <w:noProof/>
                <w:webHidden/>
              </w:rPr>
            </w:r>
            <w:r w:rsidR="0084616E">
              <w:rPr>
                <w:noProof/>
                <w:webHidden/>
              </w:rPr>
              <w:fldChar w:fldCharType="separate"/>
            </w:r>
            <w:r w:rsidR="0084616E">
              <w:rPr>
                <w:noProof/>
                <w:webHidden/>
              </w:rPr>
              <w:t>93</w:t>
            </w:r>
            <w:r w:rsidR="0084616E">
              <w:rPr>
                <w:noProof/>
                <w:webHidden/>
              </w:rPr>
              <w:fldChar w:fldCharType="end"/>
            </w:r>
          </w:hyperlink>
        </w:p>
        <w:p w14:paraId="35FA5653" w14:textId="77777777" w:rsidR="0084616E" w:rsidRDefault="00323475">
          <w:pPr>
            <w:pStyle w:val="32"/>
            <w:rPr>
              <w:rFonts w:asciiTheme="minorHAnsi" w:eastAsiaTheme="minorEastAsia" w:hAnsiTheme="minorHAnsi" w:cstheme="minorBidi"/>
              <w:iCs w:val="0"/>
              <w:noProof/>
              <w:sz w:val="21"/>
              <w:szCs w:val="22"/>
            </w:rPr>
          </w:pPr>
          <w:hyperlink w:anchor="_Toc454875447" w:history="1">
            <w:r w:rsidR="0084616E" w:rsidRPr="004E1551">
              <w:rPr>
                <w:rStyle w:val="af8"/>
                <w:noProof/>
              </w:rPr>
              <w:t>2.4.4</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功能列表</w:t>
            </w:r>
            <w:r w:rsidR="0084616E">
              <w:rPr>
                <w:noProof/>
                <w:webHidden/>
              </w:rPr>
              <w:tab/>
            </w:r>
            <w:r w:rsidR="0084616E">
              <w:rPr>
                <w:noProof/>
                <w:webHidden/>
              </w:rPr>
              <w:fldChar w:fldCharType="begin"/>
            </w:r>
            <w:r w:rsidR="0084616E">
              <w:rPr>
                <w:noProof/>
                <w:webHidden/>
              </w:rPr>
              <w:instrText xml:space="preserve"> PAGEREF _Toc454875447 \h </w:instrText>
            </w:r>
            <w:r w:rsidR="0084616E">
              <w:rPr>
                <w:noProof/>
                <w:webHidden/>
              </w:rPr>
            </w:r>
            <w:r w:rsidR="0084616E">
              <w:rPr>
                <w:noProof/>
                <w:webHidden/>
              </w:rPr>
              <w:fldChar w:fldCharType="separate"/>
            </w:r>
            <w:r w:rsidR="0084616E">
              <w:rPr>
                <w:noProof/>
                <w:webHidden/>
              </w:rPr>
              <w:t>94</w:t>
            </w:r>
            <w:r w:rsidR="0084616E">
              <w:rPr>
                <w:noProof/>
                <w:webHidden/>
              </w:rPr>
              <w:fldChar w:fldCharType="end"/>
            </w:r>
          </w:hyperlink>
        </w:p>
        <w:p w14:paraId="5FCE8238" w14:textId="77777777" w:rsidR="0084616E" w:rsidRDefault="00323475">
          <w:pPr>
            <w:pStyle w:val="23"/>
            <w:rPr>
              <w:rFonts w:asciiTheme="minorHAnsi" w:eastAsiaTheme="minorEastAsia" w:hAnsiTheme="minorHAnsi" w:cstheme="minorBidi"/>
              <w:smallCaps w:val="0"/>
              <w:szCs w:val="22"/>
            </w:rPr>
          </w:pPr>
          <w:hyperlink w:anchor="_Toc454875448" w:history="1">
            <w:r w:rsidR="0084616E" w:rsidRPr="004E1551">
              <w:rPr>
                <w:rStyle w:val="af8"/>
              </w:rPr>
              <w:t>2.5</w:t>
            </w:r>
            <w:r w:rsidR="0084616E">
              <w:rPr>
                <w:rFonts w:asciiTheme="minorHAnsi" w:eastAsiaTheme="minorEastAsia" w:hAnsiTheme="minorHAnsi" w:cstheme="minorBidi"/>
                <w:smallCaps w:val="0"/>
                <w:szCs w:val="22"/>
              </w:rPr>
              <w:tab/>
            </w:r>
            <w:r w:rsidR="0084616E" w:rsidRPr="004E1551">
              <w:rPr>
                <w:rStyle w:val="af8"/>
                <w:rFonts w:hint="eastAsia"/>
              </w:rPr>
              <w:t>参数管理</w:t>
            </w:r>
            <w:r w:rsidR="0084616E">
              <w:rPr>
                <w:webHidden/>
              </w:rPr>
              <w:tab/>
            </w:r>
            <w:r w:rsidR="0084616E">
              <w:rPr>
                <w:webHidden/>
              </w:rPr>
              <w:fldChar w:fldCharType="begin"/>
            </w:r>
            <w:r w:rsidR="0084616E">
              <w:rPr>
                <w:webHidden/>
              </w:rPr>
              <w:instrText xml:space="preserve"> PAGEREF _Toc454875448 \h </w:instrText>
            </w:r>
            <w:r w:rsidR="0084616E">
              <w:rPr>
                <w:webHidden/>
              </w:rPr>
            </w:r>
            <w:r w:rsidR="0084616E">
              <w:rPr>
                <w:webHidden/>
              </w:rPr>
              <w:fldChar w:fldCharType="separate"/>
            </w:r>
            <w:r w:rsidR="0084616E">
              <w:rPr>
                <w:webHidden/>
              </w:rPr>
              <w:t>95</w:t>
            </w:r>
            <w:r w:rsidR="0084616E">
              <w:rPr>
                <w:webHidden/>
              </w:rPr>
              <w:fldChar w:fldCharType="end"/>
            </w:r>
          </w:hyperlink>
        </w:p>
        <w:p w14:paraId="106696E8" w14:textId="77777777" w:rsidR="0084616E" w:rsidRDefault="00323475">
          <w:pPr>
            <w:pStyle w:val="32"/>
            <w:rPr>
              <w:rFonts w:asciiTheme="minorHAnsi" w:eastAsiaTheme="minorEastAsia" w:hAnsiTheme="minorHAnsi" w:cstheme="minorBidi"/>
              <w:iCs w:val="0"/>
              <w:noProof/>
              <w:sz w:val="21"/>
              <w:szCs w:val="22"/>
            </w:rPr>
          </w:pPr>
          <w:hyperlink w:anchor="_Toc454875449" w:history="1">
            <w:r w:rsidR="0084616E" w:rsidRPr="004E1551">
              <w:rPr>
                <w:rStyle w:val="af8"/>
                <w:noProof/>
              </w:rPr>
              <w:t>2.5.1</w:t>
            </w:r>
            <w:r w:rsidR="0084616E">
              <w:rPr>
                <w:rFonts w:asciiTheme="minorHAnsi" w:eastAsiaTheme="minorEastAsia" w:hAnsiTheme="minorHAnsi" w:cstheme="minorBidi"/>
                <w:iCs w:val="0"/>
                <w:noProof/>
                <w:sz w:val="21"/>
                <w:szCs w:val="22"/>
              </w:rPr>
              <w:tab/>
            </w:r>
            <w:r w:rsidR="0084616E" w:rsidRPr="004E1551">
              <w:rPr>
                <w:rStyle w:val="af8"/>
                <w:rFonts w:hint="eastAsia"/>
                <w:noProof/>
              </w:rPr>
              <w:t>概述</w:t>
            </w:r>
            <w:r w:rsidR="0084616E">
              <w:rPr>
                <w:noProof/>
                <w:webHidden/>
              </w:rPr>
              <w:tab/>
            </w:r>
            <w:r w:rsidR="0084616E">
              <w:rPr>
                <w:noProof/>
                <w:webHidden/>
              </w:rPr>
              <w:fldChar w:fldCharType="begin"/>
            </w:r>
            <w:r w:rsidR="0084616E">
              <w:rPr>
                <w:noProof/>
                <w:webHidden/>
              </w:rPr>
              <w:instrText xml:space="preserve"> PAGEREF _Toc454875449 \h </w:instrText>
            </w:r>
            <w:r w:rsidR="0084616E">
              <w:rPr>
                <w:noProof/>
                <w:webHidden/>
              </w:rPr>
            </w:r>
            <w:r w:rsidR="0084616E">
              <w:rPr>
                <w:noProof/>
                <w:webHidden/>
              </w:rPr>
              <w:fldChar w:fldCharType="separate"/>
            </w:r>
            <w:r w:rsidR="0084616E">
              <w:rPr>
                <w:noProof/>
                <w:webHidden/>
              </w:rPr>
              <w:t>95</w:t>
            </w:r>
            <w:r w:rsidR="0084616E">
              <w:rPr>
                <w:noProof/>
                <w:webHidden/>
              </w:rPr>
              <w:fldChar w:fldCharType="end"/>
            </w:r>
          </w:hyperlink>
        </w:p>
        <w:p w14:paraId="4AB7FFB9" w14:textId="77777777" w:rsidR="0084616E" w:rsidRDefault="00323475">
          <w:pPr>
            <w:pStyle w:val="32"/>
            <w:rPr>
              <w:rFonts w:asciiTheme="minorHAnsi" w:eastAsiaTheme="minorEastAsia" w:hAnsiTheme="minorHAnsi" w:cstheme="minorBidi"/>
              <w:iCs w:val="0"/>
              <w:noProof/>
              <w:sz w:val="21"/>
              <w:szCs w:val="22"/>
            </w:rPr>
          </w:pPr>
          <w:hyperlink w:anchor="_Toc454875450" w:history="1">
            <w:r w:rsidR="0084616E" w:rsidRPr="004E1551">
              <w:rPr>
                <w:rStyle w:val="af8"/>
                <w:noProof/>
              </w:rPr>
              <w:t>2.5.2</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业务规则</w:t>
            </w:r>
            <w:r w:rsidR="0084616E">
              <w:rPr>
                <w:noProof/>
                <w:webHidden/>
              </w:rPr>
              <w:tab/>
            </w:r>
            <w:r w:rsidR="0084616E">
              <w:rPr>
                <w:noProof/>
                <w:webHidden/>
              </w:rPr>
              <w:fldChar w:fldCharType="begin"/>
            </w:r>
            <w:r w:rsidR="0084616E">
              <w:rPr>
                <w:noProof/>
                <w:webHidden/>
              </w:rPr>
              <w:instrText xml:space="preserve"> PAGEREF _Toc454875450 \h </w:instrText>
            </w:r>
            <w:r w:rsidR="0084616E">
              <w:rPr>
                <w:noProof/>
                <w:webHidden/>
              </w:rPr>
            </w:r>
            <w:r w:rsidR="0084616E">
              <w:rPr>
                <w:noProof/>
                <w:webHidden/>
              </w:rPr>
              <w:fldChar w:fldCharType="separate"/>
            </w:r>
            <w:r w:rsidR="0084616E">
              <w:rPr>
                <w:noProof/>
                <w:webHidden/>
              </w:rPr>
              <w:t>95</w:t>
            </w:r>
            <w:r w:rsidR="0084616E">
              <w:rPr>
                <w:noProof/>
                <w:webHidden/>
              </w:rPr>
              <w:fldChar w:fldCharType="end"/>
            </w:r>
          </w:hyperlink>
        </w:p>
        <w:p w14:paraId="0FDA33F4" w14:textId="77777777" w:rsidR="0084616E" w:rsidRDefault="00323475">
          <w:pPr>
            <w:pStyle w:val="32"/>
            <w:rPr>
              <w:rFonts w:asciiTheme="minorHAnsi" w:eastAsiaTheme="minorEastAsia" w:hAnsiTheme="minorHAnsi" w:cstheme="minorBidi"/>
              <w:iCs w:val="0"/>
              <w:noProof/>
              <w:sz w:val="21"/>
              <w:szCs w:val="22"/>
            </w:rPr>
          </w:pPr>
          <w:hyperlink w:anchor="_Toc454875451" w:history="1">
            <w:r w:rsidR="0084616E" w:rsidRPr="004E1551">
              <w:rPr>
                <w:rStyle w:val="af8"/>
                <w:noProof/>
              </w:rPr>
              <w:t>2.5.3</w:t>
            </w:r>
            <w:r w:rsidR="0084616E">
              <w:rPr>
                <w:rFonts w:asciiTheme="minorHAnsi" w:eastAsiaTheme="minorEastAsia" w:hAnsiTheme="minorHAnsi" w:cstheme="minorBidi"/>
                <w:iCs w:val="0"/>
                <w:noProof/>
                <w:sz w:val="21"/>
                <w:szCs w:val="22"/>
              </w:rPr>
              <w:tab/>
            </w:r>
            <w:r w:rsidR="0084616E" w:rsidRPr="004E1551">
              <w:rPr>
                <w:rStyle w:val="af8"/>
                <w:rFonts w:hint="eastAsia"/>
                <w:noProof/>
              </w:rPr>
              <w:t>业务流程图</w:t>
            </w:r>
            <w:r w:rsidR="0084616E">
              <w:rPr>
                <w:noProof/>
                <w:webHidden/>
              </w:rPr>
              <w:tab/>
            </w:r>
            <w:r w:rsidR="0084616E">
              <w:rPr>
                <w:noProof/>
                <w:webHidden/>
              </w:rPr>
              <w:fldChar w:fldCharType="begin"/>
            </w:r>
            <w:r w:rsidR="0084616E">
              <w:rPr>
                <w:noProof/>
                <w:webHidden/>
              </w:rPr>
              <w:instrText xml:space="preserve"> PAGEREF _Toc454875451 \h </w:instrText>
            </w:r>
            <w:r w:rsidR="0084616E">
              <w:rPr>
                <w:noProof/>
                <w:webHidden/>
              </w:rPr>
            </w:r>
            <w:r w:rsidR="0084616E">
              <w:rPr>
                <w:noProof/>
                <w:webHidden/>
              </w:rPr>
              <w:fldChar w:fldCharType="separate"/>
            </w:r>
            <w:r w:rsidR="0084616E">
              <w:rPr>
                <w:noProof/>
                <w:webHidden/>
              </w:rPr>
              <w:t>96</w:t>
            </w:r>
            <w:r w:rsidR="0084616E">
              <w:rPr>
                <w:noProof/>
                <w:webHidden/>
              </w:rPr>
              <w:fldChar w:fldCharType="end"/>
            </w:r>
          </w:hyperlink>
        </w:p>
        <w:p w14:paraId="4107BFA7" w14:textId="77777777" w:rsidR="0084616E" w:rsidRDefault="00323475">
          <w:pPr>
            <w:pStyle w:val="32"/>
            <w:rPr>
              <w:rFonts w:asciiTheme="minorHAnsi" w:eastAsiaTheme="minorEastAsia" w:hAnsiTheme="minorHAnsi" w:cstheme="minorBidi"/>
              <w:iCs w:val="0"/>
              <w:noProof/>
              <w:sz w:val="21"/>
              <w:szCs w:val="22"/>
            </w:rPr>
          </w:pPr>
          <w:hyperlink w:anchor="_Toc454875452" w:history="1">
            <w:r w:rsidR="0084616E" w:rsidRPr="004E1551">
              <w:rPr>
                <w:rStyle w:val="af8"/>
                <w:noProof/>
              </w:rPr>
              <w:t>2.5.4</w:t>
            </w:r>
            <w:r w:rsidR="0084616E">
              <w:rPr>
                <w:rFonts w:asciiTheme="minorHAnsi" w:eastAsiaTheme="minorEastAsia" w:hAnsiTheme="minorHAnsi" w:cstheme="minorBidi"/>
                <w:iCs w:val="0"/>
                <w:noProof/>
                <w:sz w:val="21"/>
                <w:szCs w:val="22"/>
              </w:rPr>
              <w:tab/>
            </w:r>
            <w:r w:rsidR="0084616E" w:rsidRPr="004E1551">
              <w:rPr>
                <w:rStyle w:val="af8"/>
                <w:rFonts w:hint="eastAsia"/>
                <w:noProof/>
              </w:rPr>
              <w:t>功能列表</w:t>
            </w:r>
            <w:r w:rsidR="0084616E">
              <w:rPr>
                <w:noProof/>
                <w:webHidden/>
              </w:rPr>
              <w:tab/>
            </w:r>
            <w:r w:rsidR="0084616E">
              <w:rPr>
                <w:noProof/>
                <w:webHidden/>
              </w:rPr>
              <w:fldChar w:fldCharType="begin"/>
            </w:r>
            <w:r w:rsidR="0084616E">
              <w:rPr>
                <w:noProof/>
                <w:webHidden/>
              </w:rPr>
              <w:instrText xml:space="preserve"> PAGEREF _Toc454875452 \h </w:instrText>
            </w:r>
            <w:r w:rsidR="0084616E">
              <w:rPr>
                <w:noProof/>
                <w:webHidden/>
              </w:rPr>
            </w:r>
            <w:r w:rsidR="0084616E">
              <w:rPr>
                <w:noProof/>
                <w:webHidden/>
              </w:rPr>
              <w:fldChar w:fldCharType="separate"/>
            </w:r>
            <w:r w:rsidR="0084616E">
              <w:rPr>
                <w:noProof/>
                <w:webHidden/>
              </w:rPr>
              <w:t>96</w:t>
            </w:r>
            <w:r w:rsidR="0084616E">
              <w:rPr>
                <w:noProof/>
                <w:webHidden/>
              </w:rPr>
              <w:fldChar w:fldCharType="end"/>
            </w:r>
          </w:hyperlink>
        </w:p>
        <w:p w14:paraId="6150435B" w14:textId="77777777" w:rsidR="0084616E" w:rsidRDefault="00323475">
          <w:pPr>
            <w:pStyle w:val="11"/>
            <w:rPr>
              <w:rFonts w:asciiTheme="minorHAnsi" w:eastAsiaTheme="minorEastAsia" w:hAnsiTheme="minorHAnsi" w:cstheme="minorBidi"/>
              <w:b w:val="0"/>
              <w:bCs w:val="0"/>
              <w:caps w:val="0"/>
              <w:noProof/>
              <w:szCs w:val="22"/>
            </w:rPr>
          </w:pPr>
          <w:hyperlink w:anchor="_Toc454875453" w:history="1">
            <w:r w:rsidR="0084616E" w:rsidRPr="004E1551">
              <w:rPr>
                <w:rStyle w:val="af8"/>
                <w:noProof/>
              </w:rPr>
              <w:t>3</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功能模块详细描述</w:t>
            </w:r>
            <w:r w:rsidR="0084616E">
              <w:rPr>
                <w:noProof/>
                <w:webHidden/>
              </w:rPr>
              <w:tab/>
            </w:r>
            <w:r w:rsidR="0084616E">
              <w:rPr>
                <w:noProof/>
                <w:webHidden/>
              </w:rPr>
              <w:fldChar w:fldCharType="begin"/>
            </w:r>
            <w:r w:rsidR="0084616E">
              <w:rPr>
                <w:noProof/>
                <w:webHidden/>
              </w:rPr>
              <w:instrText xml:space="preserve"> PAGEREF _Toc454875453 \h </w:instrText>
            </w:r>
            <w:r w:rsidR="0084616E">
              <w:rPr>
                <w:noProof/>
                <w:webHidden/>
              </w:rPr>
            </w:r>
            <w:r w:rsidR="0084616E">
              <w:rPr>
                <w:noProof/>
                <w:webHidden/>
              </w:rPr>
              <w:fldChar w:fldCharType="separate"/>
            </w:r>
            <w:r w:rsidR="0084616E">
              <w:rPr>
                <w:noProof/>
                <w:webHidden/>
              </w:rPr>
              <w:t>97</w:t>
            </w:r>
            <w:r w:rsidR="0084616E">
              <w:rPr>
                <w:noProof/>
                <w:webHidden/>
              </w:rPr>
              <w:fldChar w:fldCharType="end"/>
            </w:r>
          </w:hyperlink>
        </w:p>
        <w:p w14:paraId="5F34E428" w14:textId="77777777" w:rsidR="0084616E" w:rsidRDefault="00323475">
          <w:pPr>
            <w:pStyle w:val="11"/>
            <w:rPr>
              <w:rFonts w:asciiTheme="minorHAnsi" w:eastAsiaTheme="minorEastAsia" w:hAnsiTheme="minorHAnsi" w:cstheme="minorBidi"/>
              <w:b w:val="0"/>
              <w:bCs w:val="0"/>
              <w:caps w:val="0"/>
              <w:noProof/>
              <w:szCs w:val="22"/>
            </w:rPr>
          </w:pPr>
          <w:hyperlink w:anchor="_Toc454875454" w:history="1">
            <w:r w:rsidR="0084616E" w:rsidRPr="004E1551">
              <w:rPr>
                <w:rStyle w:val="af8"/>
                <w:noProof/>
              </w:rPr>
              <w:t>4</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批量处理</w:t>
            </w:r>
            <w:r w:rsidR="0084616E">
              <w:rPr>
                <w:noProof/>
                <w:webHidden/>
              </w:rPr>
              <w:tab/>
            </w:r>
            <w:r w:rsidR="0084616E">
              <w:rPr>
                <w:noProof/>
                <w:webHidden/>
              </w:rPr>
              <w:fldChar w:fldCharType="begin"/>
            </w:r>
            <w:r w:rsidR="0084616E">
              <w:rPr>
                <w:noProof/>
                <w:webHidden/>
              </w:rPr>
              <w:instrText xml:space="preserve"> PAGEREF _Toc454875454 \h </w:instrText>
            </w:r>
            <w:r w:rsidR="0084616E">
              <w:rPr>
                <w:noProof/>
                <w:webHidden/>
              </w:rPr>
            </w:r>
            <w:r w:rsidR="0084616E">
              <w:rPr>
                <w:noProof/>
                <w:webHidden/>
              </w:rPr>
              <w:fldChar w:fldCharType="separate"/>
            </w:r>
            <w:r w:rsidR="0084616E">
              <w:rPr>
                <w:noProof/>
                <w:webHidden/>
              </w:rPr>
              <w:t>97</w:t>
            </w:r>
            <w:r w:rsidR="0084616E">
              <w:rPr>
                <w:noProof/>
                <w:webHidden/>
              </w:rPr>
              <w:fldChar w:fldCharType="end"/>
            </w:r>
          </w:hyperlink>
        </w:p>
        <w:p w14:paraId="0B21B42B" w14:textId="77777777" w:rsidR="0084616E" w:rsidRDefault="00323475">
          <w:pPr>
            <w:pStyle w:val="11"/>
            <w:rPr>
              <w:rFonts w:asciiTheme="minorHAnsi" w:eastAsiaTheme="minorEastAsia" w:hAnsiTheme="minorHAnsi" w:cstheme="minorBidi"/>
              <w:b w:val="0"/>
              <w:bCs w:val="0"/>
              <w:caps w:val="0"/>
              <w:noProof/>
              <w:szCs w:val="22"/>
            </w:rPr>
          </w:pPr>
          <w:hyperlink w:anchor="_Toc454875455" w:history="1">
            <w:r w:rsidR="0084616E" w:rsidRPr="004E1551">
              <w:rPr>
                <w:rStyle w:val="af8"/>
                <w:noProof/>
              </w:rPr>
              <w:t>5</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报表</w:t>
            </w:r>
            <w:r w:rsidR="0084616E">
              <w:rPr>
                <w:noProof/>
                <w:webHidden/>
              </w:rPr>
              <w:tab/>
            </w:r>
            <w:r w:rsidR="0084616E">
              <w:rPr>
                <w:noProof/>
                <w:webHidden/>
              </w:rPr>
              <w:fldChar w:fldCharType="begin"/>
            </w:r>
            <w:r w:rsidR="0084616E">
              <w:rPr>
                <w:noProof/>
                <w:webHidden/>
              </w:rPr>
              <w:instrText xml:space="preserve"> PAGEREF _Toc454875455 \h </w:instrText>
            </w:r>
            <w:r w:rsidR="0084616E">
              <w:rPr>
                <w:noProof/>
                <w:webHidden/>
              </w:rPr>
            </w:r>
            <w:r w:rsidR="0084616E">
              <w:rPr>
                <w:noProof/>
                <w:webHidden/>
              </w:rPr>
              <w:fldChar w:fldCharType="separate"/>
            </w:r>
            <w:r w:rsidR="0084616E">
              <w:rPr>
                <w:noProof/>
                <w:webHidden/>
              </w:rPr>
              <w:t>98</w:t>
            </w:r>
            <w:r w:rsidR="0084616E">
              <w:rPr>
                <w:noProof/>
                <w:webHidden/>
              </w:rPr>
              <w:fldChar w:fldCharType="end"/>
            </w:r>
          </w:hyperlink>
        </w:p>
        <w:p w14:paraId="27097CBC" w14:textId="77777777" w:rsidR="0084616E" w:rsidRDefault="00323475">
          <w:pPr>
            <w:pStyle w:val="11"/>
            <w:rPr>
              <w:rFonts w:asciiTheme="minorHAnsi" w:eastAsiaTheme="minorEastAsia" w:hAnsiTheme="minorHAnsi" w:cstheme="minorBidi"/>
              <w:b w:val="0"/>
              <w:bCs w:val="0"/>
              <w:caps w:val="0"/>
              <w:noProof/>
              <w:szCs w:val="22"/>
            </w:rPr>
          </w:pPr>
          <w:hyperlink w:anchor="_Toc454875456" w:history="1">
            <w:r w:rsidR="0084616E" w:rsidRPr="004E1551">
              <w:rPr>
                <w:rStyle w:val="af8"/>
                <w:noProof/>
              </w:rPr>
              <w:t>6</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与其他系统关系</w:t>
            </w:r>
            <w:r w:rsidR="0084616E">
              <w:rPr>
                <w:noProof/>
                <w:webHidden/>
              </w:rPr>
              <w:tab/>
            </w:r>
            <w:r w:rsidR="0084616E">
              <w:rPr>
                <w:noProof/>
                <w:webHidden/>
              </w:rPr>
              <w:fldChar w:fldCharType="begin"/>
            </w:r>
            <w:r w:rsidR="0084616E">
              <w:rPr>
                <w:noProof/>
                <w:webHidden/>
              </w:rPr>
              <w:instrText xml:space="preserve"> PAGEREF _Toc454875456 \h </w:instrText>
            </w:r>
            <w:r w:rsidR="0084616E">
              <w:rPr>
                <w:noProof/>
                <w:webHidden/>
              </w:rPr>
            </w:r>
            <w:r w:rsidR="0084616E">
              <w:rPr>
                <w:noProof/>
                <w:webHidden/>
              </w:rPr>
              <w:fldChar w:fldCharType="separate"/>
            </w:r>
            <w:r w:rsidR="0084616E">
              <w:rPr>
                <w:noProof/>
                <w:webHidden/>
              </w:rPr>
              <w:t>98</w:t>
            </w:r>
            <w:r w:rsidR="0084616E">
              <w:rPr>
                <w:noProof/>
                <w:webHidden/>
              </w:rPr>
              <w:fldChar w:fldCharType="end"/>
            </w:r>
          </w:hyperlink>
        </w:p>
        <w:p w14:paraId="32030B18" w14:textId="77777777" w:rsidR="0084616E" w:rsidRDefault="00323475">
          <w:pPr>
            <w:pStyle w:val="11"/>
            <w:rPr>
              <w:rFonts w:asciiTheme="minorHAnsi" w:eastAsiaTheme="minorEastAsia" w:hAnsiTheme="minorHAnsi" w:cstheme="minorBidi"/>
              <w:b w:val="0"/>
              <w:bCs w:val="0"/>
              <w:caps w:val="0"/>
              <w:noProof/>
              <w:szCs w:val="22"/>
            </w:rPr>
          </w:pPr>
          <w:hyperlink w:anchor="_Toc454875457" w:history="1">
            <w:r w:rsidR="0084616E" w:rsidRPr="004E1551">
              <w:rPr>
                <w:rStyle w:val="af8"/>
                <w:noProof/>
              </w:rPr>
              <w:t>7</w:t>
            </w:r>
            <w:r w:rsidR="0084616E">
              <w:rPr>
                <w:rFonts w:asciiTheme="minorHAnsi" w:eastAsiaTheme="minorEastAsia" w:hAnsiTheme="minorHAnsi" w:cstheme="minorBidi"/>
                <w:b w:val="0"/>
                <w:bCs w:val="0"/>
                <w:caps w:val="0"/>
                <w:noProof/>
                <w:szCs w:val="22"/>
              </w:rPr>
              <w:tab/>
            </w:r>
            <w:r w:rsidR="0084616E" w:rsidRPr="004E1551">
              <w:rPr>
                <w:rStyle w:val="af8"/>
                <w:rFonts w:hint="eastAsia"/>
                <w:noProof/>
              </w:rPr>
              <w:t>附录</w:t>
            </w:r>
            <w:r w:rsidR="0084616E">
              <w:rPr>
                <w:noProof/>
                <w:webHidden/>
              </w:rPr>
              <w:tab/>
            </w:r>
            <w:r w:rsidR="0084616E">
              <w:rPr>
                <w:noProof/>
                <w:webHidden/>
              </w:rPr>
              <w:fldChar w:fldCharType="begin"/>
            </w:r>
            <w:r w:rsidR="0084616E">
              <w:rPr>
                <w:noProof/>
                <w:webHidden/>
              </w:rPr>
              <w:instrText xml:space="preserve"> PAGEREF _Toc454875457 \h </w:instrText>
            </w:r>
            <w:r w:rsidR="0084616E">
              <w:rPr>
                <w:noProof/>
                <w:webHidden/>
              </w:rPr>
            </w:r>
            <w:r w:rsidR="0084616E">
              <w:rPr>
                <w:noProof/>
                <w:webHidden/>
              </w:rPr>
              <w:fldChar w:fldCharType="separate"/>
            </w:r>
            <w:r w:rsidR="0084616E">
              <w:rPr>
                <w:noProof/>
                <w:webHidden/>
              </w:rPr>
              <w:t>98</w:t>
            </w:r>
            <w:r w:rsidR="0084616E">
              <w:rPr>
                <w:noProof/>
                <w:webHidden/>
              </w:rPr>
              <w:fldChar w:fldCharType="end"/>
            </w:r>
          </w:hyperlink>
        </w:p>
        <w:p w14:paraId="688BB27C" w14:textId="77777777" w:rsidR="001B0C0C" w:rsidRDefault="00F849D0">
          <w:r>
            <w:fldChar w:fldCharType="end"/>
          </w:r>
        </w:p>
      </w:sdtContent>
    </w:sdt>
    <w:p w14:paraId="524B2E8A" w14:textId="77777777" w:rsidR="001B0C0C" w:rsidRPr="00370589" w:rsidRDefault="001B0C0C" w:rsidP="002D5F12">
      <w:pPr>
        <w:spacing w:line="360" w:lineRule="auto"/>
        <w:jc w:val="center"/>
        <w:rPr>
          <w:rFonts w:ascii="宋体" w:hAnsi="宋体"/>
          <w:b/>
          <w:sz w:val="32"/>
          <w:szCs w:val="32"/>
        </w:rPr>
      </w:pPr>
    </w:p>
    <w:p w14:paraId="294548C3" w14:textId="77777777" w:rsidR="002D5F12" w:rsidRPr="00E75A80" w:rsidRDefault="002D5F12" w:rsidP="00B87A41">
      <w:pPr>
        <w:pStyle w:val="10"/>
        <w:pageBreakBefore/>
        <w:ind w:left="431" w:hanging="431"/>
      </w:pPr>
      <w:bookmarkStart w:id="14" w:name="_Toc454875394"/>
      <w:r>
        <w:rPr>
          <w:rFonts w:hint="eastAsia"/>
        </w:rPr>
        <w:lastRenderedPageBreak/>
        <w:t>系统概述</w:t>
      </w:r>
      <w:bookmarkEnd w:id="14"/>
    </w:p>
    <w:p w14:paraId="62053881" w14:textId="77777777" w:rsidR="002D5F12" w:rsidRDefault="002D5F12" w:rsidP="00B87A41">
      <w:pPr>
        <w:pStyle w:val="20"/>
      </w:pPr>
      <w:bookmarkStart w:id="15" w:name="_Toc454875395"/>
      <w:r>
        <w:rPr>
          <w:rFonts w:hint="eastAsia"/>
        </w:rPr>
        <w:t>术语定义</w:t>
      </w:r>
      <w:bookmarkEnd w:id="15"/>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02"/>
        <w:gridCol w:w="4990"/>
        <w:gridCol w:w="2028"/>
      </w:tblGrid>
      <w:tr w:rsidR="000B1549" w:rsidRPr="00531C5E" w14:paraId="7DBCD30C" w14:textId="77777777" w:rsidTr="000B1549">
        <w:trPr>
          <w:trHeight w:val="454"/>
          <w:tblHeader/>
        </w:trPr>
        <w:tc>
          <w:tcPr>
            <w:tcW w:w="833" w:type="pct"/>
            <w:shd w:val="clear" w:color="auto" w:fill="8DB3E2"/>
            <w:vAlign w:val="center"/>
          </w:tcPr>
          <w:p w14:paraId="7D559AA1" w14:textId="77777777" w:rsidR="000B1549" w:rsidRPr="00C850E9" w:rsidRDefault="000B1549" w:rsidP="00F21884">
            <w:pPr>
              <w:widowControl/>
              <w:jc w:val="center"/>
              <w:rPr>
                <w:rFonts w:ascii="宋体" w:hAnsi="宋体" w:cs="宋体"/>
                <w:b/>
                <w:bCs/>
                <w:kern w:val="0"/>
              </w:rPr>
            </w:pPr>
            <w:r w:rsidRPr="00C850E9">
              <w:rPr>
                <w:rFonts w:ascii="宋体" w:hAnsi="宋体" w:cs="宋体" w:hint="eastAsia"/>
                <w:b/>
                <w:bCs/>
                <w:kern w:val="0"/>
              </w:rPr>
              <w:t>术语</w:t>
            </w:r>
          </w:p>
        </w:tc>
        <w:tc>
          <w:tcPr>
            <w:tcW w:w="2963" w:type="pct"/>
            <w:shd w:val="clear" w:color="auto" w:fill="8DB3E2"/>
            <w:vAlign w:val="center"/>
          </w:tcPr>
          <w:p w14:paraId="581A16A9" w14:textId="77777777" w:rsidR="000B1549" w:rsidRPr="00C57987" w:rsidRDefault="000B1549" w:rsidP="00F21884">
            <w:pPr>
              <w:widowControl/>
              <w:jc w:val="center"/>
              <w:rPr>
                <w:rFonts w:ascii="宋体" w:hAnsi="宋体" w:cs="宋体"/>
                <w:b/>
                <w:bCs/>
                <w:kern w:val="0"/>
              </w:rPr>
            </w:pPr>
            <w:r w:rsidRPr="00C57987">
              <w:rPr>
                <w:rFonts w:ascii="宋体" w:hAnsi="宋体" w:cs="宋体" w:hint="eastAsia"/>
                <w:b/>
                <w:bCs/>
                <w:kern w:val="0"/>
              </w:rPr>
              <w:t>术语说明</w:t>
            </w:r>
          </w:p>
        </w:tc>
        <w:tc>
          <w:tcPr>
            <w:tcW w:w="1204" w:type="pct"/>
            <w:shd w:val="clear" w:color="auto" w:fill="8DB3E2"/>
            <w:vAlign w:val="center"/>
          </w:tcPr>
          <w:p w14:paraId="7BE43B1D" w14:textId="77777777" w:rsidR="000B1549" w:rsidRPr="00C57987" w:rsidRDefault="000B1549" w:rsidP="00F21884">
            <w:pPr>
              <w:widowControl/>
              <w:jc w:val="center"/>
              <w:rPr>
                <w:rFonts w:ascii="宋体" w:hAnsi="宋体" w:cs="宋体"/>
                <w:b/>
                <w:bCs/>
                <w:kern w:val="0"/>
              </w:rPr>
            </w:pPr>
            <w:r w:rsidRPr="00C850E9">
              <w:rPr>
                <w:rFonts w:ascii="宋体" w:hAnsi="宋体" w:cs="宋体" w:hint="eastAsia"/>
                <w:b/>
                <w:bCs/>
                <w:kern w:val="0"/>
              </w:rPr>
              <w:t>以往其他叫法</w:t>
            </w:r>
          </w:p>
        </w:tc>
      </w:tr>
      <w:tr w:rsidR="000B1549" w:rsidRPr="004E7D09" w14:paraId="27AE7E04" w14:textId="77777777" w:rsidTr="000B1549">
        <w:trPr>
          <w:trHeight w:val="510"/>
        </w:trPr>
        <w:tc>
          <w:tcPr>
            <w:tcW w:w="833" w:type="pct"/>
            <w:vAlign w:val="center"/>
          </w:tcPr>
          <w:p w14:paraId="4FF97BF4" w14:textId="77777777" w:rsidR="000B1549" w:rsidRPr="00C57987" w:rsidRDefault="000B1549" w:rsidP="00F21884">
            <w:pPr>
              <w:widowControl/>
              <w:ind w:right="240"/>
              <w:rPr>
                <w:rFonts w:ascii="宋体" w:hAnsi="宋体" w:cs="宋体"/>
                <w:color w:val="548DD4"/>
                <w:kern w:val="0"/>
                <w:szCs w:val="21"/>
              </w:rPr>
            </w:pPr>
            <w:proofErr w:type="gramStart"/>
            <w:r w:rsidRPr="009D1524">
              <w:rPr>
                <w:rFonts w:ascii="宋体" w:hAnsi="宋体" w:hint="eastAsia"/>
                <w:szCs w:val="21"/>
              </w:rPr>
              <w:t>账套</w:t>
            </w:r>
            <w:proofErr w:type="gramEnd"/>
          </w:p>
        </w:tc>
        <w:tc>
          <w:tcPr>
            <w:tcW w:w="2963" w:type="pct"/>
            <w:vAlign w:val="center"/>
          </w:tcPr>
          <w:p w14:paraId="31151E93"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szCs w:val="21"/>
              </w:rPr>
              <w:t>为了核算的需要，按不同的科目体系设置不同的总账账簿，称之为账套</w:t>
            </w:r>
            <w:r w:rsidRPr="00C57987">
              <w:rPr>
                <w:rFonts w:ascii="宋体" w:hAnsi="宋体" w:hint="eastAsia"/>
                <w:szCs w:val="21"/>
              </w:rPr>
              <w:t>，如总行账套、海外</w:t>
            </w:r>
            <w:proofErr w:type="gramStart"/>
            <w:r w:rsidRPr="00C57987">
              <w:rPr>
                <w:rFonts w:ascii="宋体" w:hAnsi="宋体" w:hint="eastAsia"/>
                <w:szCs w:val="21"/>
              </w:rPr>
              <w:t>分行账套等</w:t>
            </w:r>
            <w:proofErr w:type="gramEnd"/>
            <w:r w:rsidRPr="00C57987">
              <w:rPr>
                <w:rFonts w:ascii="宋体" w:hAnsi="宋体" w:hint="eastAsia"/>
                <w:szCs w:val="21"/>
              </w:rPr>
              <w:t>。</w:t>
            </w:r>
          </w:p>
        </w:tc>
        <w:tc>
          <w:tcPr>
            <w:tcW w:w="1204" w:type="pct"/>
            <w:vAlign w:val="center"/>
          </w:tcPr>
          <w:p w14:paraId="1242CC90" w14:textId="77777777" w:rsidR="000B1549" w:rsidRPr="00C57987" w:rsidRDefault="000B1549" w:rsidP="00F21884">
            <w:pPr>
              <w:widowControl/>
              <w:ind w:right="240"/>
              <w:rPr>
                <w:rFonts w:ascii="宋体" w:hAnsi="宋体" w:cs="宋体"/>
                <w:color w:val="548DD4"/>
                <w:kern w:val="0"/>
                <w:szCs w:val="21"/>
              </w:rPr>
            </w:pPr>
          </w:p>
        </w:tc>
      </w:tr>
      <w:tr w:rsidR="000B1549" w:rsidRPr="004E7D09" w14:paraId="0E035FA2" w14:textId="77777777" w:rsidTr="000B1549">
        <w:trPr>
          <w:trHeight w:val="510"/>
        </w:trPr>
        <w:tc>
          <w:tcPr>
            <w:tcW w:w="833" w:type="pct"/>
            <w:vAlign w:val="center"/>
          </w:tcPr>
          <w:p w14:paraId="6C2520CA" w14:textId="77777777" w:rsidR="000B1549" w:rsidRPr="00C57987" w:rsidRDefault="000B1549" w:rsidP="00F21884">
            <w:pPr>
              <w:widowControl/>
              <w:ind w:right="240"/>
              <w:rPr>
                <w:rFonts w:ascii="宋体" w:hAnsi="宋体" w:cs="宋体"/>
                <w:color w:val="548DD4"/>
                <w:kern w:val="0"/>
                <w:szCs w:val="21"/>
              </w:rPr>
            </w:pPr>
            <w:r w:rsidRPr="009D1524">
              <w:rPr>
                <w:rFonts w:ascii="宋体" w:hAnsi="宋体" w:hint="eastAsia"/>
                <w:szCs w:val="21"/>
              </w:rPr>
              <w:t>科目</w:t>
            </w:r>
          </w:p>
        </w:tc>
        <w:tc>
          <w:tcPr>
            <w:tcW w:w="2963" w:type="pct"/>
            <w:vAlign w:val="center"/>
          </w:tcPr>
          <w:p w14:paraId="6767CE35"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hint="eastAsia"/>
                <w:szCs w:val="21"/>
              </w:rPr>
              <w:t>会计科目是按照经济业务的内容和经济管理的要求，对会计要素的具体内容进行分类核算的科目。</w:t>
            </w:r>
          </w:p>
        </w:tc>
        <w:tc>
          <w:tcPr>
            <w:tcW w:w="1204" w:type="pct"/>
            <w:vAlign w:val="center"/>
          </w:tcPr>
          <w:p w14:paraId="145EA597" w14:textId="77777777" w:rsidR="000B1549" w:rsidRPr="00C57987" w:rsidRDefault="000B1549" w:rsidP="00F21884">
            <w:pPr>
              <w:widowControl/>
              <w:ind w:right="240"/>
              <w:rPr>
                <w:rFonts w:ascii="宋体" w:hAnsi="宋体" w:cs="宋体"/>
                <w:color w:val="548DD4"/>
                <w:kern w:val="0"/>
                <w:szCs w:val="21"/>
              </w:rPr>
            </w:pPr>
          </w:p>
        </w:tc>
      </w:tr>
      <w:tr w:rsidR="000B1549" w:rsidRPr="004E7D09" w14:paraId="458C669C" w14:textId="77777777" w:rsidTr="000B1549">
        <w:trPr>
          <w:trHeight w:val="510"/>
        </w:trPr>
        <w:tc>
          <w:tcPr>
            <w:tcW w:w="833" w:type="pct"/>
            <w:vAlign w:val="center"/>
          </w:tcPr>
          <w:p w14:paraId="32789229" w14:textId="77777777" w:rsidR="000B1549" w:rsidRPr="00C57987" w:rsidRDefault="000B1549" w:rsidP="00F21884">
            <w:pPr>
              <w:widowControl/>
              <w:ind w:right="240"/>
              <w:rPr>
                <w:rFonts w:ascii="宋体" w:hAnsi="宋体" w:cs="宋体"/>
                <w:color w:val="548DD4"/>
                <w:kern w:val="0"/>
                <w:szCs w:val="21"/>
              </w:rPr>
            </w:pPr>
            <w:r w:rsidRPr="009D1524">
              <w:rPr>
                <w:rFonts w:ascii="宋体" w:hAnsi="宋体" w:hint="eastAsia"/>
                <w:szCs w:val="21"/>
              </w:rPr>
              <w:t>科目使用权限</w:t>
            </w:r>
          </w:p>
        </w:tc>
        <w:tc>
          <w:tcPr>
            <w:tcW w:w="2963" w:type="pct"/>
            <w:vAlign w:val="center"/>
          </w:tcPr>
          <w:p w14:paraId="568BED3C"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hint="eastAsia"/>
                <w:szCs w:val="21"/>
              </w:rPr>
              <w:t>指科目机构使用范围，即有哪些机构能对科目进行记账。</w:t>
            </w:r>
          </w:p>
        </w:tc>
        <w:tc>
          <w:tcPr>
            <w:tcW w:w="1204" w:type="pct"/>
            <w:vAlign w:val="center"/>
          </w:tcPr>
          <w:p w14:paraId="5118F56E"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cs="宋体" w:hint="eastAsia"/>
                <w:kern w:val="0"/>
                <w:szCs w:val="21"/>
              </w:rPr>
              <w:t>科目使用范围</w:t>
            </w:r>
          </w:p>
        </w:tc>
      </w:tr>
      <w:tr w:rsidR="000B1549" w:rsidRPr="004E7D09" w14:paraId="4D8529EB" w14:textId="77777777" w:rsidTr="000B1549">
        <w:trPr>
          <w:trHeight w:val="510"/>
        </w:trPr>
        <w:tc>
          <w:tcPr>
            <w:tcW w:w="833" w:type="pct"/>
            <w:vAlign w:val="center"/>
          </w:tcPr>
          <w:p w14:paraId="36494CDC" w14:textId="77777777" w:rsidR="000B1549" w:rsidRPr="00C57987" w:rsidRDefault="000B1549" w:rsidP="00F21884">
            <w:pPr>
              <w:widowControl/>
              <w:ind w:right="240"/>
              <w:rPr>
                <w:rFonts w:ascii="宋体" w:hAnsi="宋体" w:cs="宋体"/>
                <w:color w:val="548DD4"/>
                <w:kern w:val="0"/>
                <w:szCs w:val="21"/>
              </w:rPr>
            </w:pPr>
            <w:r>
              <w:rPr>
                <w:rFonts w:ascii="宋体" w:hAnsi="宋体" w:hint="eastAsia"/>
                <w:szCs w:val="21"/>
              </w:rPr>
              <w:t>区域</w:t>
            </w:r>
          </w:p>
        </w:tc>
        <w:tc>
          <w:tcPr>
            <w:tcW w:w="2963" w:type="pct"/>
            <w:vAlign w:val="center"/>
          </w:tcPr>
          <w:p w14:paraId="351653C3"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hint="eastAsia"/>
                <w:szCs w:val="21"/>
              </w:rPr>
              <w:t>指机构的范围，是根据特定的区域或其它用途设定的机构集，方便使用。</w:t>
            </w:r>
          </w:p>
        </w:tc>
        <w:tc>
          <w:tcPr>
            <w:tcW w:w="1204" w:type="pct"/>
            <w:vAlign w:val="center"/>
          </w:tcPr>
          <w:p w14:paraId="34983064"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cs="宋体" w:hint="eastAsia"/>
                <w:kern w:val="0"/>
                <w:szCs w:val="21"/>
              </w:rPr>
              <w:t>机构</w:t>
            </w:r>
            <w:r>
              <w:rPr>
                <w:rFonts w:ascii="宋体" w:hAnsi="宋体" w:cs="宋体" w:hint="eastAsia"/>
                <w:kern w:val="0"/>
                <w:szCs w:val="21"/>
              </w:rPr>
              <w:t>组</w:t>
            </w:r>
          </w:p>
        </w:tc>
      </w:tr>
      <w:tr w:rsidR="000B1549" w:rsidRPr="004E7D09" w14:paraId="2960BAB2" w14:textId="77777777" w:rsidTr="000B1549">
        <w:trPr>
          <w:trHeight w:val="510"/>
        </w:trPr>
        <w:tc>
          <w:tcPr>
            <w:tcW w:w="833" w:type="pct"/>
            <w:vAlign w:val="center"/>
          </w:tcPr>
          <w:p w14:paraId="08A6020D" w14:textId="77777777" w:rsidR="000B1549" w:rsidRPr="00C57987" w:rsidRDefault="000B1549" w:rsidP="00F21884">
            <w:pPr>
              <w:widowControl/>
              <w:ind w:right="240"/>
              <w:rPr>
                <w:rFonts w:ascii="宋体" w:hAnsi="宋体" w:cs="宋体"/>
                <w:color w:val="548DD4"/>
                <w:kern w:val="0"/>
                <w:szCs w:val="21"/>
              </w:rPr>
            </w:pPr>
            <w:r w:rsidRPr="009D1524">
              <w:rPr>
                <w:rFonts w:ascii="宋体" w:hAnsi="宋体" w:hint="eastAsia"/>
                <w:szCs w:val="21"/>
              </w:rPr>
              <w:t>科目注销</w:t>
            </w:r>
          </w:p>
        </w:tc>
        <w:tc>
          <w:tcPr>
            <w:tcW w:w="2963" w:type="pct"/>
            <w:vAlign w:val="center"/>
          </w:tcPr>
          <w:p w14:paraId="63A972DB" w14:textId="77777777" w:rsidR="000B1549" w:rsidRPr="00C57987" w:rsidRDefault="000B1549" w:rsidP="008B11CC">
            <w:pPr>
              <w:widowControl/>
              <w:ind w:right="240"/>
              <w:rPr>
                <w:rFonts w:ascii="宋体" w:hAnsi="宋体" w:cs="宋体"/>
                <w:color w:val="548DD4"/>
                <w:kern w:val="0"/>
                <w:szCs w:val="21"/>
              </w:rPr>
            </w:pPr>
            <w:r w:rsidRPr="00C57987">
              <w:rPr>
                <w:rFonts w:ascii="宋体" w:hAnsi="宋体" w:hint="eastAsia"/>
                <w:szCs w:val="21"/>
              </w:rPr>
              <w:t>科目不再使用后，可将科目删除，类似科目</w:t>
            </w:r>
            <w:r>
              <w:rPr>
                <w:rFonts w:ascii="宋体" w:hAnsi="宋体" w:hint="eastAsia"/>
                <w:szCs w:val="21"/>
              </w:rPr>
              <w:t>逻辑</w:t>
            </w:r>
            <w:r w:rsidRPr="00C57987">
              <w:rPr>
                <w:rFonts w:ascii="宋体" w:hAnsi="宋体" w:hint="eastAsia"/>
                <w:szCs w:val="21"/>
              </w:rPr>
              <w:t>删除，还可通过重</w:t>
            </w:r>
            <w:proofErr w:type="gramStart"/>
            <w:r w:rsidRPr="00C57987">
              <w:rPr>
                <w:rFonts w:ascii="宋体" w:hAnsi="宋体" w:hint="eastAsia"/>
                <w:szCs w:val="21"/>
              </w:rPr>
              <w:t>开恢复</w:t>
            </w:r>
            <w:proofErr w:type="gramEnd"/>
            <w:r w:rsidRPr="00C57987">
              <w:rPr>
                <w:rFonts w:ascii="宋体" w:hAnsi="宋体" w:hint="eastAsia"/>
                <w:szCs w:val="21"/>
              </w:rPr>
              <w:t>使用。</w:t>
            </w:r>
          </w:p>
        </w:tc>
        <w:tc>
          <w:tcPr>
            <w:tcW w:w="1204" w:type="pct"/>
            <w:vAlign w:val="center"/>
          </w:tcPr>
          <w:p w14:paraId="76A815FE"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cs="宋体" w:hint="eastAsia"/>
                <w:kern w:val="0"/>
                <w:szCs w:val="21"/>
              </w:rPr>
              <w:t>科目删除</w:t>
            </w:r>
          </w:p>
        </w:tc>
      </w:tr>
      <w:tr w:rsidR="000B1549" w:rsidRPr="004E7D09" w14:paraId="61D323E8" w14:textId="77777777" w:rsidTr="000B1549">
        <w:trPr>
          <w:trHeight w:val="510"/>
        </w:trPr>
        <w:tc>
          <w:tcPr>
            <w:tcW w:w="833" w:type="pct"/>
            <w:vAlign w:val="center"/>
          </w:tcPr>
          <w:p w14:paraId="7EE6F73B" w14:textId="77777777" w:rsidR="000B1549" w:rsidRPr="00C57987" w:rsidRDefault="000B1549" w:rsidP="00F21884">
            <w:pPr>
              <w:widowControl/>
              <w:ind w:right="240"/>
              <w:rPr>
                <w:rFonts w:ascii="宋体" w:hAnsi="宋体" w:cs="宋体"/>
                <w:color w:val="548DD4"/>
                <w:kern w:val="0"/>
                <w:szCs w:val="21"/>
              </w:rPr>
            </w:pPr>
            <w:r w:rsidRPr="009D1524">
              <w:rPr>
                <w:rFonts w:ascii="宋体" w:hAnsi="宋体" w:hint="eastAsia"/>
                <w:szCs w:val="21"/>
              </w:rPr>
              <w:t>科目重开</w:t>
            </w:r>
          </w:p>
        </w:tc>
        <w:tc>
          <w:tcPr>
            <w:tcW w:w="2963" w:type="pct"/>
            <w:vAlign w:val="center"/>
          </w:tcPr>
          <w:p w14:paraId="7DA797F4"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hint="eastAsia"/>
                <w:szCs w:val="21"/>
              </w:rPr>
              <w:t>科目注销</w:t>
            </w:r>
            <w:r>
              <w:rPr>
                <w:rFonts w:ascii="宋体" w:hAnsi="宋体" w:hint="eastAsia"/>
                <w:szCs w:val="21"/>
              </w:rPr>
              <w:t>或停用</w:t>
            </w:r>
            <w:r w:rsidRPr="00C57987">
              <w:rPr>
                <w:rFonts w:ascii="宋体" w:hAnsi="宋体" w:hint="eastAsia"/>
                <w:szCs w:val="21"/>
              </w:rPr>
              <w:t>后仍可恢复回来使用，减少操作量。</w:t>
            </w:r>
          </w:p>
        </w:tc>
        <w:tc>
          <w:tcPr>
            <w:tcW w:w="1204" w:type="pct"/>
            <w:vAlign w:val="center"/>
          </w:tcPr>
          <w:p w14:paraId="217D5FDB" w14:textId="77777777" w:rsidR="000B1549" w:rsidRPr="00C57987" w:rsidRDefault="000B1549" w:rsidP="00F21884">
            <w:pPr>
              <w:widowControl/>
              <w:ind w:right="240"/>
              <w:rPr>
                <w:rFonts w:ascii="宋体" w:hAnsi="宋体" w:cs="宋体"/>
                <w:color w:val="548DD4"/>
                <w:kern w:val="0"/>
                <w:szCs w:val="21"/>
              </w:rPr>
            </w:pPr>
            <w:r w:rsidRPr="00C57987">
              <w:rPr>
                <w:rFonts w:ascii="宋体" w:hAnsi="宋体" w:cs="宋体" w:hint="eastAsia"/>
                <w:kern w:val="0"/>
                <w:szCs w:val="21"/>
              </w:rPr>
              <w:t>科目恢复</w:t>
            </w:r>
          </w:p>
        </w:tc>
      </w:tr>
      <w:tr w:rsidR="000B1549" w:rsidRPr="004E7D09" w14:paraId="6535522E" w14:textId="77777777" w:rsidTr="000B1549">
        <w:trPr>
          <w:trHeight w:val="510"/>
        </w:trPr>
        <w:tc>
          <w:tcPr>
            <w:tcW w:w="833" w:type="pct"/>
            <w:vAlign w:val="center"/>
          </w:tcPr>
          <w:p w14:paraId="7C1562D4" w14:textId="77777777" w:rsidR="000B1549" w:rsidRPr="009D1524" w:rsidRDefault="000B1549" w:rsidP="00F21884">
            <w:pPr>
              <w:widowControl/>
              <w:ind w:right="240"/>
              <w:rPr>
                <w:rFonts w:ascii="宋体" w:hAnsi="宋体" w:cs="宋体"/>
                <w:color w:val="548DD4"/>
                <w:kern w:val="0"/>
                <w:szCs w:val="21"/>
              </w:rPr>
            </w:pPr>
            <w:r w:rsidRPr="009D1524">
              <w:rPr>
                <w:rFonts w:ascii="宋体" w:hAnsi="宋体" w:hint="eastAsia"/>
                <w:szCs w:val="21"/>
              </w:rPr>
              <w:t>科目状态</w:t>
            </w:r>
          </w:p>
        </w:tc>
        <w:tc>
          <w:tcPr>
            <w:tcW w:w="2963" w:type="pct"/>
            <w:vAlign w:val="center"/>
          </w:tcPr>
          <w:p w14:paraId="5B7D6044" w14:textId="6C991987" w:rsidR="000B1549" w:rsidRPr="009D1524" w:rsidRDefault="000B1549" w:rsidP="00F21884">
            <w:pPr>
              <w:widowControl/>
              <w:ind w:right="240"/>
              <w:rPr>
                <w:rFonts w:ascii="宋体" w:hAnsi="宋体" w:cs="宋体"/>
                <w:color w:val="548DD4"/>
                <w:kern w:val="0"/>
                <w:szCs w:val="21"/>
              </w:rPr>
            </w:pPr>
            <w:r w:rsidRPr="009D1524">
              <w:rPr>
                <w:rFonts w:ascii="宋体" w:hAnsi="宋体" w:hint="eastAsia"/>
                <w:szCs w:val="21"/>
              </w:rPr>
              <w:t>科目状态是体现科目生命周期各变化过程的特征描述，包括待生效、正常、停用、注销。</w:t>
            </w:r>
          </w:p>
        </w:tc>
        <w:tc>
          <w:tcPr>
            <w:tcW w:w="1204" w:type="pct"/>
            <w:vAlign w:val="center"/>
          </w:tcPr>
          <w:p w14:paraId="73E2F747" w14:textId="77777777" w:rsidR="000B1549" w:rsidRPr="009D1524" w:rsidRDefault="000B1549" w:rsidP="00F21884">
            <w:pPr>
              <w:widowControl/>
              <w:ind w:right="240"/>
              <w:rPr>
                <w:rFonts w:ascii="宋体" w:hAnsi="宋体" w:cs="宋体"/>
                <w:color w:val="548DD4"/>
                <w:kern w:val="0"/>
                <w:szCs w:val="21"/>
              </w:rPr>
            </w:pPr>
          </w:p>
        </w:tc>
      </w:tr>
      <w:tr w:rsidR="000B1549" w:rsidRPr="004E7D09" w14:paraId="140F99C9" w14:textId="77777777" w:rsidTr="000B1549">
        <w:trPr>
          <w:trHeight w:val="510"/>
        </w:trPr>
        <w:tc>
          <w:tcPr>
            <w:tcW w:w="833" w:type="pct"/>
          </w:tcPr>
          <w:p w14:paraId="499EA46C" w14:textId="77777777" w:rsidR="000B1549" w:rsidRPr="009D1524" w:rsidRDefault="000B1549" w:rsidP="00F21884">
            <w:pPr>
              <w:widowControl/>
              <w:ind w:right="240"/>
              <w:rPr>
                <w:rFonts w:ascii="宋体" w:hAnsi="宋体" w:cs="宋体"/>
                <w:color w:val="548DD4"/>
                <w:kern w:val="0"/>
                <w:szCs w:val="21"/>
              </w:rPr>
            </w:pPr>
            <w:proofErr w:type="gramStart"/>
            <w:r w:rsidRPr="009D1524">
              <w:rPr>
                <w:rFonts w:ascii="宋体" w:hAnsi="宋体" w:hint="eastAsia"/>
                <w:szCs w:val="21"/>
              </w:rPr>
              <w:t>内部户</w:t>
            </w:r>
            <w:proofErr w:type="gramEnd"/>
          </w:p>
        </w:tc>
        <w:tc>
          <w:tcPr>
            <w:tcW w:w="2963" w:type="pct"/>
            <w:vAlign w:val="center"/>
          </w:tcPr>
          <w:p w14:paraId="6616AAC9" w14:textId="77777777" w:rsidR="000B1549" w:rsidRPr="006421F1" w:rsidRDefault="000B1549" w:rsidP="00F21884">
            <w:pPr>
              <w:widowControl/>
              <w:ind w:right="240"/>
              <w:rPr>
                <w:rFonts w:ascii="宋体" w:hAnsi="宋体" w:cs="宋体"/>
                <w:kern w:val="0"/>
                <w:szCs w:val="21"/>
              </w:rPr>
            </w:pPr>
            <w:proofErr w:type="gramStart"/>
            <w:r w:rsidRPr="006421F1">
              <w:rPr>
                <w:rFonts w:ascii="宋体" w:hAnsi="宋体" w:cs="宋体" w:hint="eastAsia"/>
                <w:kern w:val="0"/>
                <w:szCs w:val="21"/>
              </w:rPr>
              <w:t>内部户</w:t>
            </w:r>
            <w:proofErr w:type="gramEnd"/>
            <w:r w:rsidRPr="006421F1">
              <w:rPr>
                <w:rFonts w:ascii="宋体" w:hAnsi="宋体" w:cs="宋体" w:hint="eastAsia"/>
                <w:kern w:val="0"/>
                <w:szCs w:val="21"/>
              </w:rPr>
              <w:t>是指在核心银行系统中用于核算各级机构内部经济活动、不涉及客户使用的账户。</w:t>
            </w:r>
          </w:p>
        </w:tc>
        <w:tc>
          <w:tcPr>
            <w:tcW w:w="1204" w:type="pct"/>
            <w:vAlign w:val="center"/>
          </w:tcPr>
          <w:p w14:paraId="0EA2BBE9" w14:textId="77777777" w:rsidR="000B1549" w:rsidRPr="009D1524" w:rsidRDefault="000B1549" w:rsidP="00F21884">
            <w:pPr>
              <w:widowControl/>
              <w:ind w:right="240"/>
              <w:rPr>
                <w:rFonts w:ascii="宋体" w:hAnsi="宋体" w:cs="宋体"/>
                <w:color w:val="548DD4"/>
                <w:kern w:val="0"/>
                <w:szCs w:val="21"/>
              </w:rPr>
            </w:pPr>
          </w:p>
        </w:tc>
      </w:tr>
      <w:tr w:rsidR="000B1549" w:rsidRPr="004E7D09" w14:paraId="3E5C2B5E" w14:textId="77777777" w:rsidTr="000B1549">
        <w:trPr>
          <w:trHeight w:val="510"/>
        </w:trPr>
        <w:tc>
          <w:tcPr>
            <w:tcW w:w="833" w:type="pct"/>
          </w:tcPr>
          <w:p w14:paraId="358B7A14" w14:textId="77777777" w:rsidR="000B1549" w:rsidRPr="009D1524" w:rsidRDefault="000B1549" w:rsidP="00F21884">
            <w:pPr>
              <w:widowControl/>
              <w:ind w:right="240"/>
              <w:rPr>
                <w:rFonts w:ascii="宋体" w:hAnsi="宋体"/>
                <w:szCs w:val="21"/>
              </w:rPr>
            </w:pPr>
            <w:r>
              <w:rPr>
                <w:rFonts w:ascii="宋体" w:hAnsi="宋体" w:hint="eastAsia"/>
                <w:szCs w:val="21"/>
              </w:rPr>
              <w:t>年结</w:t>
            </w:r>
          </w:p>
        </w:tc>
        <w:tc>
          <w:tcPr>
            <w:tcW w:w="2963" w:type="pct"/>
            <w:vAlign w:val="center"/>
          </w:tcPr>
          <w:p w14:paraId="42D724BC" w14:textId="77777777" w:rsidR="000B1549" w:rsidRPr="009D1524" w:rsidRDefault="000B1549" w:rsidP="00F21884">
            <w:pPr>
              <w:widowControl/>
              <w:ind w:right="240"/>
              <w:rPr>
                <w:rFonts w:ascii="宋体" w:hAnsi="宋体"/>
                <w:szCs w:val="21"/>
              </w:rPr>
            </w:pPr>
            <w:r w:rsidRPr="009D775B">
              <w:rPr>
                <w:rFonts w:ascii="宋体" w:hAnsi="宋体" w:hint="eastAsia"/>
                <w:szCs w:val="21"/>
              </w:rPr>
              <w:t>为了准确反映</w:t>
            </w:r>
            <w:r>
              <w:rPr>
                <w:rFonts w:ascii="宋体" w:hAnsi="宋体" w:hint="eastAsia"/>
                <w:szCs w:val="21"/>
              </w:rPr>
              <w:t>银行</w:t>
            </w:r>
            <w:r w:rsidRPr="009D775B">
              <w:rPr>
                <w:rFonts w:ascii="宋体" w:hAnsi="宋体" w:hint="eastAsia"/>
                <w:szCs w:val="21"/>
              </w:rPr>
              <w:t>年度经营成果和财务状况而进行的总结性工作。</w:t>
            </w:r>
            <w:r w:rsidRPr="00236ACA">
              <w:rPr>
                <w:rFonts w:ascii="宋体" w:hAnsi="宋体" w:hint="eastAsia"/>
                <w:szCs w:val="21"/>
              </w:rPr>
              <w:t>年终决算日为12月31日，主要包括损益结转、结转本年利润、外币利润结转、汇总美元利润结转、利润划转等</w:t>
            </w:r>
            <w:r>
              <w:rPr>
                <w:rFonts w:ascii="宋体" w:hAnsi="宋体" w:hint="eastAsia"/>
                <w:szCs w:val="21"/>
              </w:rPr>
              <w:t>内容。</w:t>
            </w:r>
          </w:p>
        </w:tc>
        <w:tc>
          <w:tcPr>
            <w:tcW w:w="1204" w:type="pct"/>
            <w:vAlign w:val="center"/>
          </w:tcPr>
          <w:p w14:paraId="52A92779" w14:textId="77777777" w:rsidR="000B1549" w:rsidRPr="009D775B" w:rsidRDefault="000B1549" w:rsidP="00F21884">
            <w:pPr>
              <w:widowControl/>
              <w:ind w:right="240"/>
              <w:rPr>
                <w:rFonts w:ascii="宋体" w:hAnsi="宋体"/>
                <w:szCs w:val="21"/>
              </w:rPr>
            </w:pPr>
            <w:r w:rsidRPr="009D775B">
              <w:rPr>
                <w:rFonts w:ascii="宋体" w:hAnsi="宋体" w:hint="eastAsia"/>
                <w:szCs w:val="21"/>
              </w:rPr>
              <w:t>年终决算</w:t>
            </w:r>
          </w:p>
        </w:tc>
      </w:tr>
      <w:tr w:rsidR="000B1549" w:rsidRPr="004E7D09" w14:paraId="33BE67CE" w14:textId="77777777" w:rsidTr="000B1549">
        <w:trPr>
          <w:trHeight w:val="510"/>
        </w:trPr>
        <w:tc>
          <w:tcPr>
            <w:tcW w:w="833" w:type="pct"/>
            <w:tcBorders>
              <w:top w:val="single" w:sz="4" w:space="0" w:color="auto"/>
              <w:left w:val="single" w:sz="18" w:space="0" w:color="auto"/>
              <w:bottom w:val="single" w:sz="4" w:space="0" w:color="auto"/>
              <w:right w:val="single" w:sz="4" w:space="0" w:color="auto"/>
            </w:tcBorders>
            <w:vAlign w:val="center"/>
          </w:tcPr>
          <w:p w14:paraId="6976332F" w14:textId="77777777" w:rsidR="000B1549" w:rsidRPr="007315D5" w:rsidRDefault="000B1549" w:rsidP="00F21884">
            <w:pPr>
              <w:widowControl/>
              <w:ind w:right="240"/>
              <w:rPr>
                <w:rFonts w:ascii="宋体" w:hAnsi="宋体"/>
                <w:szCs w:val="21"/>
              </w:rPr>
            </w:pPr>
            <w:r w:rsidRPr="007315D5">
              <w:rPr>
                <w:rFonts w:ascii="宋体" w:hAnsi="宋体" w:hint="eastAsia"/>
                <w:szCs w:val="21"/>
              </w:rPr>
              <w:t>总账横向平衡检查</w:t>
            </w:r>
          </w:p>
        </w:tc>
        <w:tc>
          <w:tcPr>
            <w:tcW w:w="2963" w:type="pct"/>
            <w:tcBorders>
              <w:top w:val="single" w:sz="4" w:space="0" w:color="auto"/>
              <w:left w:val="single" w:sz="4" w:space="0" w:color="auto"/>
              <w:bottom w:val="single" w:sz="4" w:space="0" w:color="auto"/>
              <w:right w:val="single" w:sz="4" w:space="0" w:color="auto"/>
            </w:tcBorders>
            <w:vAlign w:val="center"/>
          </w:tcPr>
          <w:p w14:paraId="76969233" w14:textId="77777777" w:rsidR="000B1549" w:rsidRPr="007315D5" w:rsidRDefault="000B1549" w:rsidP="00F21884">
            <w:pPr>
              <w:widowControl/>
              <w:ind w:right="240"/>
              <w:rPr>
                <w:rFonts w:ascii="宋体" w:hAnsi="宋体"/>
                <w:szCs w:val="21"/>
              </w:rPr>
            </w:pPr>
            <w:r w:rsidRPr="007315D5">
              <w:rPr>
                <w:rFonts w:ascii="宋体" w:hAnsi="宋体" w:hint="eastAsia"/>
                <w:szCs w:val="21"/>
              </w:rPr>
              <w:t>总账的横向平衡检查就是根据每个科目检查总账的横向平衡，检查公式为：上日贷方余额-上日借方余额+当日贷方发生额-当日借方发生额 = 当日贷方余额-当日借方余额。</w:t>
            </w:r>
          </w:p>
        </w:tc>
        <w:tc>
          <w:tcPr>
            <w:tcW w:w="1204" w:type="pct"/>
            <w:tcBorders>
              <w:top w:val="single" w:sz="4" w:space="0" w:color="auto"/>
              <w:left w:val="single" w:sz="4" w:space="0" w:color="auto"/>
              <w:bottom w:val="single" w:sz="4" w:space="0" w:color="auto"/>
              <w:right w:val="single" w:sz="18" w:space="0" w:color="auto"/>
            </w:tcBorders>
            <w:vAlign w:val="center"/>
          </w:tcPr>
          <w:p w14:paraId="09739F99" w14:textId="77777777" w:rsidR="000B1549" w:rsidRPr="007315D5" w:rsidRDefault="000B1549" w:rsidP="00F21884">
            <w:pPr>
              <w:widowControl/>
              <w:ind w:right="240"/>
              <w:rPr>
                <w:rFonts w:ascii="宋体" w:hAnsi="宋体" w:cs="宋体"/>
                <w:color w:val="548DD4"/>
                <w:kern w:val="0"/>
                <w:szCs w:val="21"/>
              </w:rPr>
            </w:pPr>
          </w:p>
        </w:tc>
      </w:tr>
      <w:tr w:rsidR="000B1549" w:rsidRPr="004E7D09" w14:paraId="6E1469FF" w14:textId="77777777" w:rsidTr="000B1549">
        <w:trPr>
          <w:trHeight w:val="510"/>
        </w:trPr>
        <w:tc>
          <w:tcPr>
            <w:tcW w:w="833" w:type="pct"/>
            <w:tcBorders>
              <w:top w:val="single" w:sz="4" w:space="0" w:color="auto"/>
              <w:left w:val="single" w:sz="18" w:space="0" w:color="auto"/>
              <w:bottom w:val="single" w:sz="4" w:space="0" w:color="auto"/>
              <w:right w:val="single" w:sz="4" w:space="0" w:color="auto"/>
            </w:tcBorders>
            <w:vAlign w:val="center"/>
          </w:tcPr>
          <w:p w14:paraId="2AA11EA8" w14:textId="77777777" w:rsidR="000B1549" w:rsidRPr="007315D5" w:rsidRDefault="000B1549" w:rsidP="00F21884">
            <w:pPr>
              <w:widowControl/>
              <w:ind w:right="240"/>
              <w:rPr>
                <w:rFonts w:ascii="宋体" w:hAnsi="宋体"/>
                <w:szCs w:val="21"/>
              </w:rPr>
            </w:pPr>
            <w:r w:rsidRPr="007315D5">
              <w:rPr>
                <w:rFonts w:ascii="宋体" w:hAnsi="宋体" w:hint="eastAsia"/>
                <w:szCs w:val="21"/>
              </w:rPr>
              <w:t>总账纵向平衡检查</w:t>
            </w:r>
          </w:p>
        </w:tc>
        <w:tc>
          <w:tcPr>
            <w:tcW w:w="2963" w:type="pct"/>
            <w:tcBorders>
              <w:top w:val="single" w:sz="4" w:space="0" w:color="auto"/>
              <w:left w:val="single" w:sz="4" w:space="0" w:color="auto"/>
              <w:bottom w:val="single" w:sz="4" w:space="0" w:color="auto"/>
              <w:right w:val="single" w:sz="4" w:space="0" w:color="auto"/>
            </w:tcBorders>
            <w:vAlign w:val="center"/>
          </w:tcPr>
          <w:p w14:paraId="0221DE30" w14:textId="77777777" w:rsidR="000B1549" w:rsidRPr="007315D5" w:rsidRDefault="000B1549" w:rsidP="00F21884">
            <w:pPr>
              <w:widowControl/>
              <w:ind w:right="240"/>
              <w:rPr>
                <w:rFonts w:ascii="宋体" w:hAnsi="宋体"/>
                <w:szCs w:val="21"/>
              </w:rPr>
            </w:pPr>
            <w:r w:rsidRPr="007315D5">
              <w:rPr>
                <w:rFonts w:ascii="宋体" w:hAnsi="宋体" w:hint="eastAsia"/>
                <w:szCs w:val="21"/>
              </w:rPr>
              <w:t>总账纵向平衡检查就是根据机构、币种检查总账的纵向平衡，检查公式为：</w:t>
            </w:r>
          </w:p>
          <w:p w14:paraId="68559207" w14:textId="77777777" w:rsidR="000B1549" w:rsidRPr="007315D5" w:rsidRDefault="000B1549" w:rsidP="00F21884">
            <w:pPr>
              <w:widowControl/>
              <w:ind w:right="240"/>
              <w:rPr>
                <w:rFonts w:ascii="宋体" w:hAnsi="宋体"/>
                <w:szCs w:val="21"/>
              </w:rPr>
            </w:pPr>
            <w:r w:rsidRPr="007315D5">
              <w:rPr>
                <w:rFonts w:ascii="宋体" w:hAnsi="宋体" w:hint="eastAsia"/>
                <w:szCs w:val="21"/>
              </w:rPr>
              <w:t>上日借方余额合计  = 上日贷方余额合计；</w:t>
            </w:r>
          </w:p>
          <w:p w14:paraId="35D01866" w14:textId="77777777" w:rsidR="000B1549" w:rsidRPr="007315D5" w:rsidRDefault="000B1549" w:rsidP="00F21884">
            <w:pPr>
              <w:widowControl/>
              <w:ind w:right="240"/>
              <w:rPr>
                <w:rFonts w:ascii="宋体" w:hAnsi="宋体"/>
                <w:szCs w:val="21"/>
              </w:rPr>
            </w:pPr>
            <w:r w:rsidRPr="007315D5">
              <w:rPr>
                <w:rFonts w:ascii="宋体" w:hAnsi="宋体" w:hint="eastAsia"/>
                <w:szCs w:val="21"/>
              </w:rPr>
              <w:t>本日借方发生额合计= 本日贷方发生额合计；</w:t>
            </w:r>
          </w:p>
          <w:p w14:paraId="0B44C338" w14:textId="77777777" w:rsidR="000B1549" w:rsidRDefault="000B1549" w:rsidP="00F21884">
            <w:pPr>
              <w:widowControl/>
              <w:ind w:right="240"/>
              <w:rPr>
                <w:rFonts w:ascii="宋体" w:hAnsi="宋体"/>
                <w:szCs w:val="21"/>
              </w:rPr>
            </w:pPr>
            <w:r w:rsidRPr="007315D5">
              <w:rPr>
                <w:rFonts w:ascii="宋体" w:hAnsi="宋体" w:hint="eastAsia"/>
                <w:szCs w:val="21"/>
              </w:rPr>
              <w:t>本日借方余额合计  = 本日贷方余额合计。</w:t>
            </w:r>
          </w:p>
          <w:p w14:paraId="6801FDBA" w14:textId="77777777" w:rsidR="000B1549" w:rsidRPr="007315D5" w:rsidRDefault="000B1549" w:rsidP="00F21884">
            <w:pPr>
              <w:widowControl/>
              <w:ind w:right="240"/>
              <w:rPr>
                <w:rFonts w:ascii="宋体" w:hAnsi="宋体"/>
                <w:szCs w:val="21"/>
              </w:rPr>
            </w:pPr>
            <w:r w:rsidRPr="00110E92">
              <w:rPr>
                <w:rFonts w:ascii="宋体" w:hAnsi="宋体" w:hint="eastAsia"/>
                <w:szCs w:val="21"/>
              </w:rPr>
              <w:t>仅对复式记账的科目进行总账的纵向平衡检查</w:t>
            </w:r>
            <w:r>
              <w:rPr>
                <w:rFonts w:ascii="宋体" w:hAnsi="宋体" w:hint="eastAsia"/>
                <w:szCs w:val="21"/>
              </w:rPr>
              <w:t>。</w:t>
            </w:r>
          </w:p>
        </w:tc>
        <w:tc>
          <w:tcPr>
            <w:tcW w:w="1204" w:type="pct"/>
            <w:tcBorders>
              <w:top w:val="single" w:sz="4" w:space="0" w:color="auto"/>
              <w:left w:val="single" w:sz="4" w:space="0" w:color="auto"/>
              <w:bottom w:val="single" w:sz="4" w:space="0" w:color="auto"/>
              <w:right w:val="single" w:sz="18" w:space="0" w:color="auto"/>
            </w:tcBorders>
            <w:vAlign w:val="center"/>
          </w:tcPr>
          <w:p w14:paraId="2F6FC63A" w14:textId="77777777" w:rsidR="000B1549" w:rsidRPr="007315D5" w:rsidRDefault="000B1549" w:rsidP="00F21884">
            <w:pPr>
              <w:widowControl/>
              <w:ind w:right="240"/>
              <w:rPr>
                <w:rFonts w:ascii="宋体" w:hAnsi="宋体" w:cs="宋体"/>
                <w:color w:val="548DD4"/>
                <w:kern w:val="0"/>
                <w:szCs w:val="21"/>
              </w:rPr>
            </w:pPr>
          </w:p>
        </w:tc>
      </w:tr>
      <w:tr w:rsidR="000B1549" w:rsidRPr="004E7D09" w14:paraId="6C8FC387" w14:textId="77777777" w:rsidTr="000B1549">
        <w:trPr>
          <w:trHeight w:val="510"/>
        </w:trPr>
        <w:tc>
          <w:tcPr>
            <w:tcW w:w="833" w:type="pct"/>
            <w:vAlign w:val="center"/>
          </w:tcPr>
          <w:p w14:paraId="20334E0E" w14:textId="77777777" w:rsidR="000B1549" w:rsidRPr="00E148D2" w:rsidRDefault="000B1549" w:rsidP="00F21884">
            <w:pPr>
              <w:widowControl/>
              <w:ind w:right="240"/>
              <w:rPr>
                <w:rFonts w:ascii="宋体" w:hAnsi="宋体" w:cs="宋体"/>
                <w:color w:val="000000" w:themeColor="text1"/>
                <w:kern w:val="0"/>
                <w:sz w:val="20"/>
                <w:szCs w:val="20"/>
              </w:rPr>
            </w:pPr>
            <w:r w:rsidRPr="00E148D2">
              <w:rPr>
                <w:rFonts w:ascii="宋体" w:hAnsi="宋体" w:cs="宋体" w:hint="eastAsia"/>
                <w:color w:val="000000" w:themeColor="text1"/>
                <w:kern w:val="0"/>
                <w:sz w:val="20"/>
                <w:szCs w:val="20"/>
              </w:rPr>
              <w:lastRenderedPageBreak/>
              <w:t>结售汇</w:t>
            </w:r>
          </w:p>
        </w:tc>
        <w:tc>
          <w:tcPr>
            <w:tcW w:w="2963" w:type="pct"/>
            <w:vAlign w:val="center"/>
          </w:tcPr>
          <w:p w14:paraId="6B4630A5" w14:textId="77777777" w:rsidR="000B1549" w:rsidRPr="00E148D2" w:rsidRDefault="000B1549" w:rsidP="00F21884">
            <w:pPr>
              <w:widowControl/>
              <w:ind w:right="240"/>
              <w:rPr>
                <w:rFonts w:ascii="宋体" w:hAnsi="宋体" w:cs="宋体"/>
                <w:color w:val="000000" w:themeColor="text1"/>
                <w:kern w:val="0"/>
                <w:sz w:val="20"/>
                <w:szCs w:val="20"/>
              </w:rPr>
            </w:pPr>
            <w:r w:rsidRPr="00E148D2">
              <w:rPr>
                <w:rFonts w:ascii="Arial" w:hAnsi="Arial" w:cs="Arial"/>
                <w:color w:val="000000" w:themeColor="text1"/>
                <w:szCs w:val="21"/>
                <w:shd w:val="clear" w:color="auto" w:fill="FFFFFF"/>
              </w:rPr>
              <w:t>结售汇是结汇与售汇的统称</w:t>
            </w:r>
            <w:r w:rsidRPr="00E148D2">
              <w:rPr>
                <w:rFonts w:ascii="Arial" w:hAnsi="Arial" w:cs="Arial" w:hint="eastAsia"/>
                <w:color w:val="000000" w:themeColor="text1"/>
                <w:szCs w:val="21"/>
                <w:shd w:val="clear" w:color="auto" w:fill="FFFFFF"/>
              </w:rPr>
              <w:t>，</w:t>
            </w:r>
            <w:r w:rsidRPr="00E148D2">
              <w:rPr>
                <w:rFonts w:ascii="Arial" w:hAnsi="Arial" w:cs="Arial"/>
                <w:color w:val="000000" w:themeColor="text1"/>
                <w:szCs w:val="21"/>
                <w:shd w:val="clear" w:color="auto" w:fill="FFFFFF"/>
              </w:rPr>
              <w:t>结汇是指境内所有企事业单位、机关和社会团体（</w:t>
            </w:r>
            <w:hyperlink r:id="rId15" w:tgtFrame="_blank" w:history="1">
              <w:r w:rsidRPr="00E148D2">
                <w:rPr>
                  <w:rStyle w:val="af8"/>
                  <w:rFonts w:ascii="Arial" w:hAnsi="Arial" w:cs="Arial"/>
                  <w:color w:val="000000" w:themeColor="text1"/>
                  <w:szCs w:val="21"/>
                  <w:shd w:val="clear" w:color="auto" w:fill="FFFFFF"/>
                </w:rPr>
                <w:t>外商投资企业</w:t>
              </w:r>
            </w:hyperlink>
            <w:r w:rsidRPr="00E148D2">
              <w:rPr>
                <w:rFonts w:ascii="Arial" w:hAnsi="Arial" w:cs="Arial"/>
                <w:color w:val="000000" w:themeColor="text1"/>
                <w:szCs w:val="21"/>
                <w:shd w:val="clear" w:color="auto" w:fill="FFFFFF"/>
              </w:rPr>
              <w:t>除外）取得外汇收入后，按照国家外汇管理条例的规定，必须将规定范围内的外汇收入及时调回境内，按照</w:t>
            </w:r>
            <w:hyperlink r:id="rId16" w:tgtFrame="_blank" w:history="1">
              <w:r w:rsidRPr="00E148D2">
                <w:rPr>
                  <w:rStyle w:val="af8"/>
                  <w:rFonts w:ascii="Arial" w:hAnsi="Arial" w:cs="Arial"/>
                  <w:color w:val="000000" w:themeColor="text1"/>
                  <w:szCs w:val="21"/>
                  <w:shd w:val="clear" w:color="auto" w:fill="FFFFFF"/>
                </w:rPr>
                <w:t>银行挂牌汇率</w:t>
              </w:r>
            </w:hyperlink>
            <w:r w:rsidRPr="00E148D2">
              <w:rPr>
                <w:rFonts w:ascii="Arial" w:hAnsi="Arial" w:cs="Arial"/>
                <w:color w:val="000000" w:themeColor="text1"/>
                <w:szCs w:val="21"/>
                <w:shd w:val="clear" w:color="auto" w:fill="FFFFFF"/>
              </w:rPr>
              <w:t>，全部卖给</w:t>
            </w:r>
            <w:hyperlink r:id="rId17" w:tgtFrame="_blank" w:history="1">
              <w:r w:rsidRPr="00E148D2">
                <w:rPr>
                  <w:rStyle w:val="af8"/>
                  <w:rFonts w:ascii="Arial" w:hAnsi="Arial" w:cs="Arial"/>
                  <w:color w:val="000000" w:themeColor="text1"/>
                  <w:szCs w:val="21"/>
                  <w:shd w:val="clear" w:color="auto" w:fill="FFFFFF"/>
                </w:rPr>
                <w:t>外汇指定银行</w:t>
              </w:r>
            </w:hyperlink>
            <w:r w:rsidRPr="00E148D2">
              <w:rPr>
                <w:rFonts w:hint="eastAsia"/>
                <w:color w:val="000000" w:themeColor="text1"/>
              </w:rPr>
              <w:t>；</w:t>
            </w:r>
            <w:r w:rsidRPr="00E148D2">
              <w:rPr>
                <w:rFonts w:ascii="Arial" w:hAnsi="Arial" w:cs="Arial" w:hint="eastAsia"/>
                <w:color w:val="000000" w:themeColor="text1"/>
                <w:szCs w:val="21"/>
                <w:shd w:val="clear" w:color="auto" w:fill="FFFFFF"/>
              </w:rPr>
              <w:t>而售汇</w:t>
            </w:r>
            <w:r w:rsidRPr="00E148D2">
              <w:rPr>
                <w:rFonts w:ascii="Arial" w:hAnsi="Arial" w:cs="Arial"/>
                <w:color w:val="000000" w:themeColor="text1"/>
                <w:szCs w:val="21"/>
                <w:shd w:val="clear" w:color="auto" w:fill="FFFFFF"/>
              </w:rPr>
              <w:t>是指境内企事业单位、机关、社会团体和个人因对外支付需用外汇时，可按照国家外汇管理条例规定，持有关证件、文件材料等，用人民币到</w:t>
            </w:r>
            <w:hyperlink r:id="rId18" w:tgtFrame="_blank" w:history="1">
              <w:r w:rsidRPr="00E148D2">
                <w:rPr>
                  <w:rFonts w:ascii="Arial" w:hAnsi="Arial" w:cs="Arial"/>
                  <w:color w:val="000000" w:themeColor="text1"/>
                  <w:szCs w:val="21"/>
                  <w:shd w:val="clear" w:color="auto" w:fill="FFFFFF"/>
                </w:rPr>
                <w:t>外汇指定银行</w:t>
              </w:r>
            </w:hyperlink>
            <w:r w:rsidRPr="00E148D2">
              <w:rPr>
                <w:rFonts w:ascii="Arial" w:hAnsi="Arial" w:cs="Arial"/>
                <w:color w:val="000000" w:themeColor="text1"/>
                <w:szCs w:val="21"/>
                <w:shd w:val="clear" w:color="auto" w:fill="FFFFFF"/>
              </w:rPr>
              <w:t>购买所需外汇，从用汇单位和个人角度讲，售汇又称购汇。</w:t>
            </w:r>
          </w:p>
        </w:tc>
        <w:tc>
          <w:tcPr>
            <w:tcW w:w="1204" w:type="pct"/>
            <w:vAlign w:val="center"/>
          </w:tcPr>
          <w:p w14:paraId="7EC527AB" w14:textId="77777777" w:rsidR="000B1549" w:rsidRPr="004E7D09" w:rsidRDefault="000B1549" w:rsidP="00F21884">
            <w:pPr>
              <w:widowControl/>
              <w:ind w:right="240"/>
              <w:rPr>
                <w:rFonts w:ascii="宋体" w:hAnsi="宋体" w:cs="宋体"/>
                <w:color w:val="548DD4"/>
                <w:kern w:val="0"/>
                <w:sz w:val="20"/>
                <w:szCs w:val="20"/>
              </w:rPr>
            </w:pPr>
          </w:p>
        </w:tc>
      </w:tr>
      <w:tr w:rsidR="000B1549" w:rsidRPr="004E7D09" w14:paraId="38A2EE2E" w14:textId="77777777" w:rsidTr="000B1549">
        <w:trPr>
          <w:trHeight w:val="510"/>
        </w:trPr>
        <w:tc>
          <w:tcPr>
            <w:tcW w:w="833" w:type="pct"/>
            <w:vAlign w:val="center"/>
          </w:tcPr>
          <w:p w14:paraId="624D0E59" w14:textId="517C5D60" w:rsidR="000B1549" w:rsidRPr="003616BF" w:rsidRDefault="003616BF" w:rsidP="00F21884">
            <w:pPr>
              <w:widowControl/>
              <w:ind w:right="240"/>
              <w:rPr>
                <w:rFonts w:ascii="宋体" w:hAnsi="宋体" w:cs="宋体"/>
                <w:color w:val="000000" w:themeColor="text1"/>
                <w:kern w:val="0"/>
                <w:sz w:val="20"/>
                <w:szCs w:val="20"/>
                <w:highlight w:val="yellow"/>
              </w:rPr>
            </w:pPr>
            <w:r w:rsidRPr="003616BF">
              <w:rPr>
                <w:rFonts w:ascii="宋体" w:hAnsi="宋体" w:cs="宋体" w:hint="eastAsia"/>
                <w:color w:val="000000" w:themeColor="text1"/>
                <w:kern w:val="0"/>
                <w:sz w:val="20"/>
                <w:szCs w:val="20"/>
                <w:highlight w:val="yellow"/>
              </w:rPr>
              <w:t>套汇</w:t>
            </w:r>
          </w:p>
        </w:tc>
        <w:tc>
          <w:tcPr>
            <w:tcW w:w="2963" w:type="pct"/>
            <w:vAlign w:val="center"/>
          </w:tcPr>
          <w:p w14:paraId="412C535C" w14:textId="63A005D6" w:rsidR="000B1549" w:rsidRPr="003616BF" w:rsidRDefault="003616BF" w:rsidP="003616BF">
            <w:pPr>
              <w:widowControl/>
              <w:ind w:right="240"/>
              <w:rPr>
                <w:rFonts w:ascii="宋体" w:hAnsi="宋体" w:cs="宋体"/>
                <w:color w:val="000000" w:themeColor="text1"/>
                <w:kern w:val="0"/>
                <w:sz w:val="20"/>
                <w:szCs w:val="20"/>
                <w:highlight w:val="yellow"/>
              </w:rPr>
            </w:pPr>
            <w:r w:rsidRPr="003616BF">
              <w:rPr>
                <w:rFonts w:ascii="Arial" w:hAnsi="Arial" w:cs="Arial" w:hint="eastAsia"/>
                <w:color w:val="000000" w:themeColor="text1"/>
                <w:szCs w:val="21"/>
                <w:highlight w:val="yellow"/>
                <w:shd w:val="clear" w:color="auto" w:fill="FFFFFF"/>
              </w:rPr>
              <w:t>指银行使用结售汇牌价，银行买入一种外币、卖出另一种外币的外汇买卖业务。</w:t>
            </w:r>
          </w:p>
        </w:tc>
        <w:tc>
          <w:tcPr>
            <w:tcW w:w="1204" w:type="pct"/>
            <w:vAlign w:val="center"/>
          </w:tcPr>
          <w:p w14:paraId="5C86C0E5" w14:textId="77777777" w:rsidR="000B1549" w:rsidRPr="004E7D09" w:rsidRDefault="000B1549" w:rsidP="00F21884">
            <w:pPr>
              <w:widowControl/>
              <w:ind w:right="240"/>
              <w:rPr>
                <w:rFonts w:ascii="宋体" w:hAnsi="宋体" w:cs="宋体"/>
                <w:color w:val="548DD4"/>
                <w:kern w:val="0"/>
                <w:sz w:val="20"/>
                <w:szCs w:val="20"/>
              </w:rPr>
            </w:pPr>
          </w:p>
        </w:tc>
      </w:tr>
      <w:tr w:rsidR="000B1549" w:rsidRPr="004E7D09" w14:paraId="2549BDBB" w14:textId="77777777" w:rsidTr="000B1549">
        <w:trPr>
          <w:trHeight w:val="510"/>
        </w:trPr>
        <w:tc>
          <w:tcPr>
            <w:tcW w:w="833" w:type="pct"/>
            <w:vAlign w:val="center"/>
          </w:tcPr>
          <w:p w14:paraId="5D981E25" w14:textId="77777777" w:rsidR="000B1549" w:rsidRPr="00E148D2" w:rsidRDefault="000B1549" w:rsidP="00F21884">
            <w:pPr>
              <w:widowControl/>
              <w:ind w:right="240"/>
              <w:rPr>
                <w:rFonts w:ascii="宋体" w:hAnsi="宋体" w:cs="宋体"/>
                <w:color w:val="000000" w:themeColor="text1"/>
                <w:kern w:val="0"/>
                <w:sz w:val="20"/>
                <w:szCs w:val="20"/>
              </w:rPr>
            </w:pPr>
            <w:r w:rsidRPr="00E148D2">
              <w:rPr>
                <w:rFonts w:ascii="宋体" w:hAnsi="宋体" w:cs="宋体" w:hint="eastAsia"/>
                <w:color w:val="000000" w:themeColor="text1"/>
                <w:kern w:val="0"/>
                <w:sz w:val="20"/>
                <w:szCs w:val="20"/>
              </w:rPr>
              <w:t>外汇买卖</w:t>
            </w:r>
          </w:p>
        </w:tc>
        <w:tc>
          <w:tcPr>
            <w:tcW w:w="2963" w:type="pct"/>
            <w:vAlign w:val="center"/>
          </w:tcPr>
          <w:p w14:paraId="2FC95D90" w14:textId="033ACE2C" w:rsidR="003616BF" w:rsidRPr="003616BF" w:rsidRDefault="000B1549" w:rsidP="00F21884">
            <w:pPr>
              <w:widowControl/>
              <w:ind w:right="240"/>
              <w:rPr>
                <w:rFonts w:ascii="Arial" w:hAnsi="Arial" w:cs="Arial"/>
                <w:color w:val="000000" w:themeColor="text1"/>
                <w:szCs w:val="21"/>
                <w:shd w:val="clear" w:color="auto" w:fill="FFFFFF"/>
              </w:rPr>
            </w:pPr>
            <w:r w:rsidRPr="00E148D2">
              <w:rPr>
                <w:rFonts w:ascii="Arial" w:hAnsi="Arial" w:cs="Arial" w:hint="eastAsia"/>
                <w:color w:val="000000" w:themeColor="text1"/>
                <w:szCs w:val="21"/>
                <w:shd w:val="clear" w:color="auto" w:fill="FFFFFF"/>
              </w:rPr>
              <w:t>指银行使用</w:t>
            </w:r>
            <w:r w:rsidRPr="001751D0">
              <w:rPr>
                <w:rFonts w:ascii="Arial" w:hAnsi="Arial" w:cs="Arial" w:hint="eastAsia"/>
                <w:color w:val="000000" w:themeColor="text1"/>
                <w:szCs w:val="21"/>
                <w:shd w:val="clear" w:color="auto" w:fill="FFFFFF"/>
              </w:rPr>
              <w:t>外汇</w:t>
            </w:r>
            <w:r w:rsidR="003616BF" w:rsidRPr="001751D0">
              <w:rPr>
                <w:rFonts w:ascii="Arial" w:hAnsi="Arial" w:cs="Arial" w:hint="eastAsia"/>
                <w:color w:val="000000" w:themeColor="text1"/>
                <w:szCs w:val="21"/>
                <w:shd w:val="clear" w:color="auto" w:fill="FFFFFF"/>
              </w:rPr>
              <w:t>买卖</w:t>
            </w:r>
            <w:r w:rsidRPr="001751D0">
              <w:rPr>
                <w:rFonts w:ascii="Arial" w:hAnsi="Arial" w:cs="Arial" w:hint="eastAsia"/>
                <w:color w:val="000000" w:themeColor="text1"/>
                <w:szCs w:val="21"/>
                <w:shd w:val="clear" w:color="auto" w:fill="FFFFFF"/>
              </w:rPr>
              <w:t>牌价</w:t>
            </w:r>
            <w:r w:rsidRPr="00E148D2">
              <w:rPr>
                <w:rFonts w:ascii="Arial" w:hAnsi="Arial" w:cs="Arial" w:hint="eastAsia"/>
                <w:color w:val="000000" w:themeColor="text1"/>
                <w:szCs w:val="21"/>
                <w:shd w:val="clear" w:color="auto" w:fill="FFFFFF"/>
              </w:rPr>
              <w:t>，买入一种外币、卖出另一种外币的外汇业务。</w:t>
            </w:r>
          </w:p>
        </w:tc>
        <w:tc>
          <w:tcPr>
            <w:tcW w:w="1204" w:type="pct"/>
            <w:vAlign w:val="center"/>
          </w:tcPr>
          <w:p w14:paraId="5B173B45" w14:textId="48BFE8B6" w:rsidR="000B1549" w:rsidRPr="004E7D09" w:rsidRDefault="000B1549" w:rsidP="00F21884">
            <w:pPr>
              <w:widowControl/>
              <w:ind w:right="240"/>
              <w:rPr>
                <w:rFonts w:ascii="宋体" w:hAnsi="宋体" w:cs="宋体"/>
                <w:color w:val="548DD4"/>
                <w:kern w:val="0"/>
                <w:sz w:val="20"/>
                <w:szCs w:val="20"/>
              </w:rPr>
            </w:pPr>
          </w:p>
        </w:tc>
      </w:tr>
      <w:tr w:rsidR="0061119C" w:rsidRPr="004E7D09" w14:paraId="756449C4" w14:textId="77777777" w:rsidTr="000B1549">
        <w:trPr>
          <w:trHeight w:val="510"/>
        </w:trPr>
        <w:tc>
          <w:tcPr>
            <w:tcW w:w="833" w:type="pct"/>
            <w:vAlign w:val="center"/>
          </w:tcPr>
          <w:p w14:paraId="2F7840A5" w14:textId="236EE8FA" w:rsidR="0061119C" w:rsidRPr="00D35F63" w:rsidRDefault="0061119C" w:rsidP="00F21884">
            <w:pPr>
              <w:widowControl/>
              <w:pBdr>
                <w:top w:val="single" w:sz="4" w:space="0" w:color="auto"/>
                <w:left w:val="single" w:sz="4" w:space="0" w:color="auto"/>
              </w:pBdr>
              <w:spacing w:before="100" w:beforeAutospacing="1" w:after="100" w:afterAutospacing="1"/>
              <w:ind w:right="240"/>
              <w:rPr>
                <w:rFonts w:ascii="宋体" w:hAnsi="宋体" w:cs="宋体"/>
                <w:color w:val="000000" w:themeColor="text1"/>
                <w:kern w:val="0"/>
                <w:sz w:val="20"/>
                <w:szCs w:val="20"/>
                <w:highlight w:val="yellow"/>
              </w:rPr>
            </w:pPr>
            <w:r w:rsidRPr="00D35F63">
              <w:rPr>
                <w:rFonts w:ascii="宋体" w:hAnsi="宋体" w:cs="宋体" w:hint="eastAsia"/>
                <w:color w:val="000000" w:themeColor="text1"/>
                <w:kern w:val="0"/>
                <w:sz w:val="20"/>
                <w:szCs w:val="20"/>
                <w:highlight w:val="yellow"/>
              </w:rPr>
              <w:t>价税分离</w:t>
            </w:r>
          </w:p>
        </w:tc>
        <w:tc>
          <w:tcPr>
            <w:tcW w:w="2963" w:type="pct"/>
            <w:vAlign w:val="center"/>
          </w:tcPr>
          <w:p w14:paraId="381E01D0" w14:textId="77777777" w:rsidR="0061119C" w:rsidRPr="00D35F63" w:rsidRDefault="0061119C" w:rsidP="00F21884">
            <w:pPr>
              <w:widowControl/>
              <w:pBdr>
                <w:top w:val="single" w:sz="4" w:space="0" w:color="auto"/>
                <w:left w:val="single" w:sz="4" w:space="0" w:color="auto"/>
              </w:pBdr>
              <w:spacing w:before="100" w:beforeAutospacing="1" w:after="100" w:afterAutospacing="1"/>
              <w:ind w:right="240"/>
              <w:rPr>
                <w:rFonts w:ascii="Arial" w:hAnsi="Arial" w:cs="Arial"/>
                <w:color w:val="000000" w:themeColor="text1"/>
                <w:szCs w:val="21"/>
                <w:highlight w:val="yellow"/>
                <w:shd w:val="clear" w:color="auto" w:fill="FFFFFF"/>
              </w:rPr>
            </w:pPr>
            <w:r w:rsidRPr="00D35F63">
              <w:rPr>
                <w:rFonts w:ascii="Arial" w:hAnsi="Arial" w:cs="Arial" w:hint="eastAsia"/>
                <w:color w:val="000000" w:themeColor="text1"/>
                <w:szCs w:val="21"/>
                <w:highlight w:val="yellow"/>
                <w:shd w:val="clear" w:color="auto" w:fill="FFFFFF"/>
              </w:rPr>
              <w:t>增值税模式下，一笔收入有含税总额、税额、不含税额三个金额。其中含税总额</w:t>
            </w:r>
            <w:r w:rsidRPr="00D35F63">
              <w:rPr>
                <w:rFonts w:ascii="Arial" w:hAnsi="Arial" w:cs="Arial"/>
                <w:color w:val="000000" w:themeColor="text1"/>
                <w:szCs w:val="21"/>
                <w:highlight w:val="yellow"/>
                <w:shd w:val="clear" w:color="auto" w:fill="FFFFFF"/>
              </w:rPr>
              <w:t>=</w:t>
            </w:r>
            <w:r w:rsidRPr="00D35F63">
              <w:rPr>
                <w:rFonts w:ascii="Arial" w:hAnsi="Arial" w:cs="Arial" w:hint="eastAsia"/>
                <w:color w:val="000000" w:themeColor="text1"/>
                <w:szCs w:val="21"/>
                <w:highlight w:val="yellow"/>
                <w:shd w:val="clear" w:color="auto" w:fill="FFFFFF"/>
              </w:rPr>
              <w:t>税额</w:t>
            </w:r>
            <w:r w:rsidRPr="00D35F63">
              <w:rPr>
                <w:rFonts w:ascii="Arial" w:hAnsi="Arial" w:cs="Arial"/>
                <w:color w:val="000000" w:themeColor="text1"/>
                <w:szCs w:val="21"/>
                <w:highlight w:val="yellow"/>
                <w:shd w:val="clear" w:color="auto" w:fill="FFFFFF"/>
              </w:rPr>
              <w:t>+</w:t>
            </w:r>
            <w:r w:rsidRPr="00D35F63">
              <w:rPr>
                <w:rFonts w:ascii="Arial" w:hAnsi="Arial" w:cs="Arial" w:hint="eastAsia"/>
                <w:color w:val="000000" w:themeColor="text1"/>
                <w:szCs w:val="21"/>
                <w:highlight w:val="yellow"/>
                <w:shd w:val="clear" w:color="auto" w:fill="FFFFFF"/>
              </w:rPr>
              <w:t>不含税额。</w:t>
            </w:r>
          </w:p>
          <w:p w14:paraId="3354C000" w14:textId="02C91DF6" w:rsidR="0061119C" w:rsidRPr="00D35F63" w:rsidRDefault="0061119C" w:rsidP="00F21884">
            <w:pPr>
              <w:widowControl/>
              <w:ind w:right="240"/>
              <w:rPr>
                <w:rFonts w:ascii="Arial" w:hAnsi="Arial" w:cs="Arial"/>
                <w:color w:val="000000" w:themeColor="text1"/>
                <w:szCs w:val="21"/>
                <w:highlight w:val="yellow"/>
                <w:shd w:val="clear" w:color="auto" w:fill="FFFFFF"/>
              </w:rPr>
            </w:pPr>
            <w:r w:rsidRPr="00D35F63">
              <w:rPr>
                <w:rFonts w:ascii="Arial" w:hAnsi="Arial" w:cs="Arial" w:hint="eastAsia"/>
                <w:color w:val="000000" w:themeColor="text1"/>
                <w:szCs w:val="21"/>
                <w:highlight w:val="yellow"/>
                <w:shd w:val="clear" w:color="auto" w:fill="FFFFFF"/>
              </w:rPr>
              <w:t>将一笔含税总额收入按照规定的税率，计算出税额、不含税额的过程，即为价税分离。</w:t>
            </w:r>
          </w:p>
        </w:tc>
        <w:tc>
          <w:tcPr>
            <w:tcW w:w="1204" w:type="pct"/>
            <w:vAlign w:val="center"/>
          </w:tcPr>
          <w:p w14:paraId="55569378" w14:textId="77777777" w:rsidR="0061119C" w:rsidRPr="004E7D09" w:rsidRDefault="0061119C" w:rsidP="00F21884">
            <w:pPr>
              <w:widowControl/>
              <w:ind w:right="240"/>
              <w:rPr>
                <w:rFonts w:ascii="宋体" w:hAnsi="宋体" w:cs="宋体"/>
                <w:color w:val="548DD4"/>
                <w:kern w:val="0"/>
                <w:sz w:val="20"/>
                <w:szCs w:val="20"/>
              </w:rPr>
            </w:pPr>
          </w:p>
        </w:tc>
      </w:tr>
    </w:tbl>
    <w:p w14:paraId="1900657C" w14:textId="77777777" w:rsidR="002D5F12" w:rsidRDefault="002D5F12" w:rsidP="002D5F12"/>
    <w:p w14:paraId="3F420284" w14:textId="77777777" w:rsidR="002D5F12" w:rsidRDefault="002D5F12" w:rsidP="00B87A41">
      <w:pPr>
        <w:pStyle w:val="20"/>
      </w:pPr>
      <w:bookmarkStart w:id="16" w:name="_Toc454875396"/>
      <w:r>
        <w:rPr>
          <w:rFonts w:hint="eastAsia"/>
        </w:rPr>
        <w:t>业务范围</w:t>
      </w:r>
      <w:bookmarkEnd w:id="16"/>
    </w:p>
    <w:p w14:paraId="62674BD5" w14:textId="77777777" w:rsidR="003D1290" w:rsidRPr="002A0290" w:rsidRDefault="003D1290" w:rsidP="003D1290">
      <w:pPr>
        <w:spacing w:line="360" w:lineRule="auto"/>
        <w:ind w:left="425"/>
        <w:rPr>
          <w:rFonts w:ascii="宋体" w:hAnsi="宋体" w:cs="Arial"/>
        </w:rPr>
      </w:pPr>
      <w:r w:rsidRPr="002A0290">
        <w:rPr>
          <w:rFonts w:ascii="Arial" w:hAnsi="Arial" w:cs="Arial" w:hint="eastAsia"/>
          <w:lang w:val="en-GB"/>
        </w:rPr>
        <w:t>会</w:t>
      </w:r>
      <w:r w:rsidRPr="002A0290">
        <w:rPr>
          <w:rFonts w:ascii="宋体" w:hAnsi="宋体" w:cs="Arial" w:hint="eastAsia"/>
          <w:lang w:val="en-GB"/>
        </w:rPr>
        <w:t>计信息子系统（Accounting Information Facility──以下简称AI子系统）</w:t>
      </w:r>
      <w:r w:rsidRPr="002A0290">
        <w:rPr>
          <w:rFonts w:ascii="宋体" w:hAnsi="宋体" w:cs="Arial" w:hint="eastAsia"/>
        </w:rPr>
        <w:t>负责对全行的金融业务进行记录、反映，并对资产、负债、所有者权益、收入、支出、利润等进行核算。</w:t>
      </w:r>
    </w:p>
    <w:p w14:paraId="2FD507F7" w14:textId="77777777" w:rsidR="003D1290" w:rsidRPr="002A0290" w:rsidRDefault="003D1290" w:rsidP="003D1290">
      <w:pPr>
        <w:spacing w:line="360" w:lineRule="auto"/>
        <w:ind w:firstLineChars="225" w:firstLine="473"/>
        <w:rPr>
          <w:rFonts w:ascii="宋体" w:hAnsi="宋体" w:cs="Arial"/>
        </w:rPr>
      </w:pPr>
      <w:r w:rsidRPr="002A0290">
        <w:rPr>
          <w:rFonts w:ascii="宋体" w:hAnsi="宋体" w:cs="Arial" w:hint="eastAsia"/>
        </w:rPr>
        <w:t>主要内容包括：</w:t>
      </w:r>
    </w:p>
    <w:p w14:paraId="1A9F638D" w14:textId="77777777" w:rsidR="003D1290" w:rsidRPr="002A0290" w:rsidRDefault="003D1290" w:rsidP="00C80BFB">
      <w:pPr>
        <w:numPr>
          <w:ilvl w:val="0"/>
          <w:numId w:val="5"/>
        </w:numPr>
        <w:spacing w:line="360" w:lineRule="auto"/>
        <w:rPr>
          <w:rFonts w:ascii="宋体" w:hAnsi="宋体" w:cs="Arial"/>
        </w:rPr>
      </w:pPr>
      <w:r w:rsidRPr="002A0290">
        <w:rPr>
          <w:rFonts w:ascii="宋体" w:hAnsi="宋体" w:cs="Arial" w:hint="eastAsia"/>
        </w:rPr>
        <w:t>科目管理</w:t>
      </w:r>
    </w:p>
    <w:p w14:paraId="6FBAE360" w14:textId="77777777" w:rsidR="003D1290" w:rsidRPr="002A0290" w:rsidRDefault="003D1290" w:rsidP="00C80BFB">
      <w:pPr>
        <w:numPr>
          <w:ilvl w:val="0"/>
          <w:numId w:val="5"/>
        </w:numPr>
        <w:spacing w:line="360" w:lineRule="auto"/>
        <w:rPr>
          <w:rFonts w:ascii="宋体" w:hAnsi="宋体" w:cs="Arial"/>
        </w:rPr>
      </w:pPr>
      <w:proofErr w:type="gramStart"/>
      <w:r>
        <w:rPr>
          <w:rFonts w:ascii="宋体" w:hAnsi="宋体" w:cs="Arial" w:hint="eastAsia"/>
        </w:rPr>
        <w:t>内部户</w:t>
      </w:r>
      <w:proofErr w:type="gramEnd"/>
      <w:r w:rsidRPr="002A0290">
        <w:rPr>
          <w:rFonts w:ascii="宋体" w:hAnsi="宋体" w:cs="Arial" w:hint="eastAsia"/>
        </w:rPr>
        <w:t>管理</w:t>
      </w:r>
    </w:p>
    <w:p w14:paraId="6FB1BAD4" w14:textId="77777777" w:rsidR="003D1290" w:rsidRPr="002A0290" w:rsidRDefault="003D1290" w:rsidP="00C80BFB">
      <w:pPr>
        <w:numPr>
          <w:ilvl w:val="0"/>
          <w:numId w:val="5"/>
        </w:numPr>
        <w:spacing w:line="360" w:lineRule="auto"/>
        <w:rPr>
          <w:rFonts w:ascii="宋体" w:hAnsi="宋体" w:cs="Arial"/>
        </w:rPr>
      </w:pPr>
      <w:r w:rsidRPr="002A0290">
        <w:rPr>
          <w:rFonts w:ascii="宋体" w:hAnsi="宋体" w:cs="Arial" w:hint="eastAsia"/>
        </w:rPr>
        <w:t>总账管理</w:t>
      </w:r>
    </w:p>
    <w:p w14:paraId="10595905" w14:textId="77777777" w:rsidR="003D1290" w:rsidRDefault="003D1290" w:rsidP="00C80BFB">
      <w:pPr>
        <w:numPr>
          <w:ilvl w:val="0"/>
          <w:numId w:val="5"/>
        </w:numPr>
        <w:spacing w:line="360" w:lineRule="auto"/>
        <w:rPr>
          <w:rFonts w:ascii="宋体" w:hAnsi="宋体" w:cs="Arial"/>
        </w:rPr>
      </w:pPr>
      <w:r w:rsidRPr="002A0290">
        <w:rPr>
          <w:rFonts w:ascii="宋体" w:hAnsi="宋体" w:cs="Arial" w:hint="eastAsia"/>
        </w:rPr>
        <w:t>年终决算</w:t>
      </w:r>
    </w:p>
    <w:p w14:paraId="4EB8CDFC" w14:textId="77777777" w:rsidR="003D1290" w:rsidRPr="002A0290" w:rsidRDefault="003D1290" w:rsidP="003D1290">
      <w:pPr>
        <w:spacing w:line="360" w:lineRule="auto"/>
        <w:ind w:left="840"/>
        <w:rPr>
          <w:rFonts w:ascii="宋体" w:hAnsi="宋体" w:cs="Arial"/>
        </w:rPr>
      </w:pPr>
    </w:p>
    <w:p w14:paraId="22C32D17" w14:textId="77777777" w:rsidR="003D1290" w:rsidRPr="002A0290" w:rsidRDefault="003D1290" w:rsidP="003D1290">
      <w:pPr>
        <w:spacing w:line="360" w:lineRule="auto"/>
        <w:ind w:left="420"/>
        <w:rPr>
          <w:rFonts w:ascii="宋体" w:hAnsi="宋体" w:cs="Arial"/>
        </w:rPr>
      </w:pPr>
      <w:r w:rsidRPr="002A0290">
        <w:rPr>
          <w:rFonts w:ascii="宋体" w:hAnsi="宋体" w:cs="Arial" w:hint="eastAsia"/>
        </w:rPr>
        <w:lastRenderedPageBreak/>
        <w:t>业务范围图如下：</w:t>
      </w:r>
    </w:p>
    <w:p w14:paraId="34A59E74" w14:textId="67C0525D" w:rsidR="002D5F12" w:rsidRPr="003D1290" w:rsidRDefault="000107B5" w:rsidP="00240CCD">
      <w:pPr>
        <w:rPr>
          <w:rFonts w:ascii="宋体" w:hAnsi="宋体" w:cs="Arial"/>
          <w:szCs w:val="21"/>
        </w:rPr>
      </w:pPr>
      <w:r>
        <w:rPr>
          <w:noProof/>
        </w:rPr>
        <w:drawing>
          <wp:inline distT="0" distB="0" distL="0" distR="0" wp14:anchorId="5824B63D" wp14:editId="07DAE0CD">
            <wp:extent cx="5274310" cy="27330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33040"/>
                    </a:xfrm>
                    <a:prstGeom prst="rect">
                      <a:avLst/>
                    </a:prstGeom>
                  </pic:spPr>
                </pic:pic>
              </a:graphicData>
            </a:graphic>
          </wp:inline>
        </w:drawing>
      </w:r>
    </w:p>
    <w:p w14:paraId="50BC8C79" w14:textId="77777777" w:rsidR="002D5F12" w:rsidRDefault="002D5F12" w:rsidP="00B87A41">
      <w:pPr>
        <w:pStyle w:val="20"/>
      </w:pPr>
      <w:bookmarkStart w:id="17" w:name="_Toc376766883"/>
      <w:bookmarkStart w:id="18" w:name="_Toc375745507"/>
      <w:bookmarkStart w:id="19" w:name="_Toc378691743"/>
      <w:bookmarkStart w:id="20" w:name="_Toc454875397"/>
      <w:r w:rsidRPr="00E75A80">
        <w:rPr>
          <w:rFonts w:hint="eastAsia"/>
        </w:rPr>
        <w:t>功能框架</w:t>
      </w:r>
      <w:bookmarkEnd w:id="17"/>
      <w:bookmarkEnd w:id="18"/>
      <w:bookmarkEnd w:id="19"/>
      <w:bookmarkEnd w:id="20"/>
    </w:p>
    <w:p w14:paraId="1DDA5355" w14:textId="0DE90534" w:rsidR="003D1290" w:rsidRPr="005E1998" w:rsidRDefault="003D1290" w:rsidP="005E1998">
      <w:pPr>
        <w:pStyle w:val="af9"/>
        <w:ind w:firstLine="480"/>
        <w:rPr>
          <w:rFonts w:cs="Arial"/>
          <w:sz w:val="24"/>
          <w:szCs w:val="24"/>
        </w:rPr>
      </w:pPr>
      <w:r w:rsidRPr="0043211C">
        <w:rPr>
          <w:rFonts w:cs="Arial" w:hint="eastAsia"/>
          <w:sz w:val="24"/>
          <w:szCs w:val="24"/>
        </w:rPr>
        <w:t>对于会计核算业务，核心会计子系统应提供科目的管理、</w:t>
      </w:r>
      <w:proofErr w:type="gramStart"/>
      <w:r>
        <w:rPr>
          <w:rFonts w:cs="Arial" w:hint="eastAsia"/>
          <w:sz w:val="24"/>
          <w:szCs w:val="24"/>
        </w:rPr>
        <w:t>内部户</w:t>
      </w:r>
      <w:proofErr w:type="gramEnd"/>
      <w:r w:rsidRPr="0043211C">
        <w:rPr>
          <w:rFonts w:cs="Arial" w:hint="eastAsia"/>
          <w:sz w:val="24"/>
          <w:szCs w:val="24"/>
        </w:rPr>
        <w:t>管理、总账管理、</w:t>
      </w:r>
      <w:r w:rsidRPr="0053290D">
        <w:rPr>
          <w:rFonts w:cs="Arial" w:hint="eastAsia"/>
          <w:sz w:val="24"/>
          <w:szCs w:val="24"/>
        </w:rPr>
        <w:t>年</w:t>
      </w:r>
      <w:r w:rsidR="0053290D" w:rsidRPr="0053290D">
        <w:rPr>
          <w:rFonts w:cs="Arial" w:hint="eastAsia"/>
          <w:sz w:val="24"/>
          <w:szCs w:val="24"/>
        </w:rPr>
        <w:t>终结算</w:t>
      </w:r>
      <w:r w:rsidRPr="0043211C">
        <w:rPr>
          <w:rFonts w:cs="Arial" w:hint="eastAsia"/>
          <w:sz w:val="24"/>
          <w:szCs w:val="24"/>
        </w:rPr>
        <w:t>、总账参数管理。功能框架图如下：</w:t>
      </w:r>
    </w:p>
    <w:p w14:paraId="5BBB9375" w14:textId="44BCD77A" w:rsidR="003D1290" w:rsidRDefault="005E1998" w:rsidP="003D1290">
      <w:pPr>
        <w:spacing w:line="360" w:lineRule="auto"/>
        <w:rPr>
          <w:rFonts w:ascii="宋体" w:hAnsi="宋体" w:cs="Times"/>
          <w:color w:val="548DD4"/>
          <w:sz w:val="20"/>
          <w:szCs w:val="20"/>
        </w:rPr>
      </w:pPr>
      <w:r>
        <w:rPr>
          <w:noProof/>
        </w:rPr>
        <w:lastRenderedPageBreak/>
        <w:drawing>
          <wp:inline distT="0" distB="0" distL="0" distR="0" wp14:anchorId="1BA32EB3" wp14:editId="69A715C0">
            <wp:extent cx="5273040" cy="3719513"/>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2374" cy="3733151"/>
                    </a:xfrm>
                    <a:prstGeom prst="rect">
                      <a:avLst/>
                    </a:prstGeom>
                  </pic:spPr>
                </pic:pic>
              </a:graphicData>
            </a:graphic>
          </wp:inline>
        </w:drawing>
      </w:r>
    </w:p>
    <w:p w14:paraId="28741003" w14:textId="77777777" w:rsidR="003D1290" w:rsidRPr="006E5BC6" w:rsidRDefault="003D1290" w:rsidP="003D1290">
      <w:pPr>
        <w:spacing w:line="360" w:lineRule="auto"/>
        <w:rPr>
          <w:rFonts w:ascii="宋体" w:hAnsi="宋体" w:cs="Times"/>
          <w:color w:val="548DD4"/>
          <w:sz w:val="20"/>
          <w:szCs w:val="20"/>
        </w:rPr>
      </w:pPr>
    </w:p>
    <w:p w14:paraId="0796FDD6" w14:textId="77777777" w:rsidR="003D1290" w:rsidRPr="00860D08" w:rsidRDefault="003D1290" w:rsidP="00B87A41">
      <w:pPr>
        <w:pStyle w:val="30"/>
      </w:pPr>
      <w:bookmarkStart w:id="21" w:name="_Toc395257071"/>
      <w:bookmarkStart w:id="22" w:name="_Toc454875398"/>
      <w:r w:rsidRPr="00860D08">
        <w:rPr>
          <w:rFonts w:hint="eastAsia"/>
        </w:rPr>
        <w:t>功能概述</w:t>
      </w:r>
      <w:bookmarkEnd w:id="21"/>
      <w:bookmarkEnd w:id="22"/>
    </w:p>
    <w:p w14:paraId="4694BDCE" w14:textId="71397290" w:rsidR="003D1290" w:rsidRPr="00700403" w:rsidRDefault="003D1290" w:rsidP="00C80BFB">
      <w:pPr>
        <w:numPr>
          <w:ilvl w:val="0"/>
          <w:numId w:val="6"/>
        </w:numPr>
        <w:spacing w:line="360" w:lineRule="auto"/>
        <w:rPr>
          <w:rFonts w:ascii="宋体" w:hAnsi="宋体" w:cs="Arial"/>
          <w:highlight w:val="yellow"/>
        </w:rPr>
      </w:pPr>
      <w:r w:rsidRPr="005516B4">
        <w:rPr>
          <w:rFonts w:ascii="宋体" w:hAnsi="宋体" w:cs="Arial" w:hint="eastAsia"/>
        </w:rPr>
        <w:t>科目管理：包括科目维护</w:t>
      </w:r>
      <w:r w:rsidR="00700403" w:rsidRPr="00700403">
        <w:rPr>
          <w:rFonts w:ascii="宋体" w:hAnsi="宋体" w:cs="Arial" w:hint="eastAsia"/>
          <w:highlight w:val="yellow"/>
        </w:rPr>
        <w:t>（入口浏览、查询、EXECL导出）</w:t>
      </w:r>
      <w:r w:rsidRPr="005516B4">
        <w:rPr>
          <w:rFonts w:ascii="宋体" w:hAnsi="宋体" w:cs="Arial" w:hint="eastAsia"/>
        </w:rPr>
        <w:t>、科目使用权维护、</w:t>
      </w:r>
      <w:r>
        <w:rPr>
          <w:rFonts w:ascii="宋体" w:hAnsi="宋体" w:cs="Arial" w:hint="eastAsia"/>
        </w:rPr>
        <w:t>科目调整、</w:t>
      </w:r>
      <w:r w:rsidR="00510D04">
        <w:rPr>
          <w:rFonts w:ascii="宋体" w:hAnsi="宋体" w:cs="Arial" w:hint="eastAsia"/>
        </w:rPr>
        <w:t>转</w:t>
      </w:r>
      <w:r w:rsidR="0053290D">
        <w:rPr>
          <w:rFonts w:ascii="宋体" w:hAnsi="宋体" w:cs="Arial" w:hint="eastAsia"/>
        </w:rPr>
        <w:t>核算</w:t>
      </w:r>
      <w:r w:rsidR="00510D04">
        <w:rPr>
          <w:rFonts w:ascii="宋体" w:hAnsi="宋体" w:cs="Arial" w:hint="eastAsia"/>
        </w:rPr>
        <w:t>处理</w:t>
      </w:r>
      <w:r>
        <w:rPr>
          <w:rFonts w:ascii="宋体" w:hAnsi="宋体" w:cs="Arial" w:hint="eastAsia"/>
        </w:rPr>
        <w:t>、</w:t>
      </w:r>
      <w:r>
        <w:rPr>
          <w:rFonts w:cs="Arial" w:hint="eastAsia"/>
        </w:rPr>
        <w:t>科目核算产品信息查询</w:t>
      </w:r>
      <w:r w:rsidRPr="005516B4">
        <w:rPr>
          <w:rFonts w:ascii="宋体" w:hAnsi="宋体" w:cs="Arial" w:hint="eastAsia"/>
        </w:rPr>
        <w:t>。</w:t>
      </w:r>
      <w:r w:rsidR="00700403" w:rsidRPr="00700403">
        <w:rPr>
          <w:rFonts w:ascii="宋体" w:hAnsi="宋体" w:cs="Arial" w:hint="eastAsia"/>
          <w:highlight w:val="yellow"/>
        </w:rPr>
        <w:t>根据大总账发布的科目变更指令完成科目新增、修改、停用、重开的</w:t>
      </w:r>
      <w:r w:rsidR="00CD0C09">
        <w:rPr>
          <w:rFonts w:ascii="宋体" w:hAnsi="宋体" w:cs="Arial" w:hint="eastAsia"/>
          <w:highlight w:val="yellow"/>
        </w:rPr>
        <w:t>变更</w:t>
      </w:r>
      <w:r w:rsidR="00700403" w:rsidRPr="00700403">
        <w:rPr>
          <w:rFonts w:ascii="宋体" w:hAnsi="宋体" w:cs="Arial" w:hint="eastAsia"/>
          <w:highlight w:val="yellow"/>
        </w:rPr>
        <w:t>处理。</w:t>
      </w:r>
    </w:p>
    <w:p w14:paraId="5342511D" w14:textId="515B7DC3" w:rsidR="003D1290" w:rsidRPr="005516B4" w:rsidRDefault="003D1290" w:rsidP="00C80BFB">
      <w:pPr>
        <w:numPr>
          <w:ilvl w:val="0"/>
          <w:numId w:val="6"/>
        </w:numPr>
        <w:spacing w:line="360" w:lineRule="auto"/>
        <w:rPr>
          <w:rFonts w:ascii="宋体" w:hAnsi="宋体" w:cs="Arial"/>
        </w:rPr>
      </w:pPr>
      <w:r w:rsidRPr="005516B4">
        <w:rPr>
          <w:rFonts w:ascii="宋体" w:hAnsi="宋体" w:cs="Arial" w:hint="eastAsia"/>
        </w:rPr>
        <w:t>总账管理：包括总账</w:t>
      </w:r>
      <w:r w:rsidR="00AF2C41">
        <w:rPr>
          <w:rFonts w:ascii="宋体" w:hAnsi="宋体" w:cs="Arial" w:hint="eastAsia"/>
        </w:rPr>
        <w:t>历史余额</w:t>
      </w:r>
      <w:r w:rsidRPr="005516B4">
        <w:rPr>
          <w:rFonts w:ascii="宋体" w:hAnsi="宋体" w:cs="Arial" w:hint="eastAsia"/>
        </w:rPr>
        <w:t>查询、总账</w:t>
      </w:r>
      <w:r w:rsidR="00AF2C41">
        <w:rPr>
          <w:rFonts w:ascii="宋体" w:hAnsi="宋体" w:cs="Arial" w:hint="eastAsia"/>
        </w:rPr>
        <w:t>历史</w:t>
      </w:r>
      <w:r>
        <w:rPr>
          <w:rFonts w:ascii="宋体" w:hAnsi="宋体" w:cs="Arial" w:hint="eastAsia"/>
        </w:rPr>
        <w:t>交易</w:t>
      </w:r>
      <w:r w:rsidRPr="005516B4">
        <w:rPr>
          <w:rFonts w:ascii="宋体" w:hAnsi="宋体" w:cs="Arial" w:hint="eastAsia"/>
        </w:rPr>
        <w:t>查询</w:t>
      </w:r>
      <w:r w:rsidR="005407FF">
        <w:rPr>
          <w:rFonts w:ascii="宋体" w:hAnsi="宋体" w:cs="Arial" w:hint="eastAsia"/>
        </w:rPr>
        <w:t>、</w:t>
      </w:r>
      <w:r w:rsidR="00AF2C41">
        <w:rPr>
          <w:rFonts w:ascii="宋体" w:hAnsi="宋体" w:cs="Arial" w:hint="eastAsia"/>
        </w:rPr>
        <w:t>总账准实时余额查询、</w:t>
      </w:r>
      <w:r w:rsidRPr="005516B4">
        <w:rPr>
          <w:rFonts w:ascii="宋体" w:hAnsi="宋体" w:cs="Arial" w:hint="eastAsia"/>
        </w:rPr>
        <w:t>总账加工、定期处理、账务平衡检查、总账报表。</w:t>
      </w:r>
    </w:p>
    <w:p w14:paraId="322EB81A" w14:textId="77777777" w:rsidR="003D1290" w:rsidRPr="005516B4" w:rsidRDefault="003D1290" w:rsidP="00C80BFB">
      <w:pPr>
        <w:numPr>
          <w:ilvl w:val="0"/>
          <w:numId w:val="6"/>
        </w:numPr>
        <w:spacing w:line="360" w:lineRule="auto"/>
        <w:rPr>
          <w:rFonts w:ascii="宋体" w:hAnsi="宋体" w:cs="Arial"/>
        </w:rPr>
      </w:pPr>
      <w:proofErr w:type="gramStart"/>
      <w:r>
        <w:rPr>
          <w:rFonts w:ascii="宋体" w:hAnsi="宋体" w:cs="Arial" w:hint="eastAsia"/>
        </w:rPr>
        <w:t>内部户</w:t>
      </w:r>
      <w:proofErr w:type="gramEnd"/>
      <w:r w:rsidRPr="005516B4">
        <w:rPr>
          <w:rFonts w:ascii="宋体" w:hAnsi="宋体" w:cs="Arial" w:hint="eastAsia"/>
        </w:rPr>
        <w:t>管理：</w:t>
      </w:r>
      <w:proofErr w:type="gramStart"/>
      <w:r>
        <w:rPr>
          <w:rFonts w:ascii="宋体" w:hAnsi="宋体" w:cs="Arial" w:hint="eastAsia"/>
        </w:rPr>
        <w:t>内部户</w:t>
      </w:r>
      <w:proofErr w:type="gramEnd"/>
      <w:r w:rsidRPr="005516B4">
        <w:rPr>
          <w:rFonts w:ascii="宋体" w:hAnsi="宋体" w:cs="Arial" w:hint="eastAsia"/>
        </w:rPr>
        <w:t>是用于核算各级机构内部经济活动的账户，包括</w:t>
      </w:r>
      <w:proofErr w:type="gramStart"/>
      <w:r>
        <w:rPr>
          <w:rFonts w:ascii="宋体" w:hAnsi="宋体" w:cs="Arial" w:hint="eastAsia"/>
        </w:rPr>
        <w:t>内部户</w:t>
      </w:r>
      <w:r w:rsidRPr="005516B4">
        <w:rPr>
          <w:rFonts w:ascii="宋体" w:hAnsi="宋体" w:cs="Arial" w:hint="eastAsia"/>
        </w:rPr>
        <w:t>控制表</w:t>
      </w:r>
      <w:proofErr w:type="gramEnd"/>
      <w:r w:rsidRPr="005516B4">
        <w:rPr>
          <w:rFonts w:ascii="宋体" w:hAnsi="宋体" w:cs="Arial" w:hint="eastAsia"/>
        </w:rPr>
        <w:t>维护、</w:t>
      </w:r>
      <w:proofErr w:type="gramStart"/>
      <w:r>
        <w:rPr>
          <w:rFonts w:ascii="宋体" w:hAnsi="宋体" w:cs="Arial" w:hint="eastAsia"/>
        </w:rPr>
        <w:t>内部户</w:t>
      </w:r>
      <w:proofErr w:type="gramEnd"/>
      <w:r w:rsidRPr="005516B4">
        <w:rPr>
          <w:rFonts w:ascii="宋体" w:hAnsi="宋体" w:cs="Arial" w:hint="eastAsia"/>
        </w:rPr>
        <w:t>维护、手工记账交易、</w:t>
      </w:r>
      <w:proofErr w:type="gramStart"/>
      <w:r>
        <w:rPr>
          <w:rFonts w:ascii="宋体" w:hAnsi="宋体" w:cs="Arial" w:hint="eastAsia"/>
        </w:rPr>
        <w:t>内部户</w:t>
      </w:r>
      <w:proofErr w:type="gramEnd"/>
      <w:r w:rsidRPr="005516B4">
        <w:rPr>
          <w:rFonts w:ascii="宋体" w:hAnsi="宋体" w:cs="Arial" w:hint="eastAsia"/>
        </w:rPr>
        <w:t>交易明细查询、</w:t>
      </w:r>
      <w:proofErr w:type="gramStart"/>
      <w:r>
        <w:rPr>
          <w:rFonts w:ascii="宋体" w:hAnsi="宋体" w:cs="Arial" w:hint="eastAsia"/>
        </w:rPr>
        <w:t>内部户</w:t>
      </w:r>
      <w:proofErr w:type="gramEnd"/>
      <w:r w:rsidRPr="005516B4">
        <w:rPr>
          <w:rFonts w:ascii="宋体" w:hAnsi="宋体" w:cs="Arial" w:hint="eastAsia"/>
        </w:rPr>
        <w:t>挂销账查询。</w:t>
      </w:r>
    </w:p>
    <w:p w14:paraId="45598CDF" w14:textId="7D83992F" w:rsidR="003D1290" w:rsidRPr="0053290D" w:rsidRDefault="003D1290" w:rsidP="00C80BFB">
      <w:pPr>
        <w:numPr>
          <w:ilvl w:val="0"/>
          <w:numId w:val="6"/>
        </w:numPr>
        <w:spacing w:line="360" w:lineRule="auto"/>
        <w:rPr>
          <w:rFonts w:ascii="宋体" w:hAnsi="宋体" w:cs="Arial"/>
          <w:highlight w:val="yellow"/>
        </w:rPr>
      </w:pPr>
      <w:r w:rsidRPr="0053290D">
        <w:rPr>
          <w:rFonts w:ascii="宋体" w:hAnsi="宋体" w:cs="Arial" w:hint="eastAsia"/>
          <w:highlight w:val="yellow"/>
        </w:rPr>
        <w:t>年终</w:t>
      </w:r>
      <w:r w:rsidR="0053290D" w:rsidRPr="0053290D">
        <w:rPr>
          <w:rFonts w:ascii="宋体" w:hAnsi="宋体" w:cs="Arial" w:hint="eastAsia"/>
          <w:highlight w:val="yellow"/>
        </w:rPr>
        <w:t>结算</w:t>
      </w:r>
      <w:r w:rsidRPr="0053290D">
        <w:rPr>
          <w:rFonts w:ascii="宋体" w:hAnsi="宋体" w:cs="Arial" w:hint="eastAsia"/>
          <w:highlight w:val="yellow"/>
        </w:rPr>
        <w:t>：</w:t>
      </w:r>
      <w:del w:id="23" w:author="胡增祥" w:date="2025-06-16T10:23:00Z">
        <w:r w:rsidR="00A948D5" w:rsidDel="003F4984">
          <w:rPr>
            <w:rFonts w:ascii="宋体" w:hAnsi="宋体" w:cs="Arial" w:hint="eastAsia"/>
            <w:highlight w:val="yellow"/>
          </w:rPr>
          <w:delText>苏州银行</w:delText>
        </w:r>
      </w:del>
      <w:ins w:id="24" w:author="胡增祥" w:date="2025-06-16T10:23:00Z">
        <w:r w:rsidR="003F4984">
          <w:rPr>
            <w:rFonts w:ascii="宋体" w:hAnsi="宋体" w:cs="Arial" w:hint="eastAsia"/>
            <w:highlight w:val="yellow"/>
          </w:rPr>
          <w:t>XX银行</w:t>
        </w:r>
      </w:ins>
      <w:r w:rsidR="0053290D" w:rsidRPr="0053290D">
        <w:rPr>
          <w:rFonts w:ascii="宋体" w:hAnsi="宋体" w:cs="Arial" w:hint="eastAsia"/>
          <w:highlight w:val="yellow"/>
        </w:rPr>
        <w:t>年终结算处理由大总账系统负责，核心的年终</w:t>
      </w:r>
      <w:r w:rsidR="00A948D5">
        <w:rPr>
          <w:rFonts w:hAnsi="宋体" w:cs="Arial" w:hint="eastAsia"/>
          <w:highlight w:val="yellow"/>
        </w:rPr>
        <w:t>结算</w:t>
      </w:r>
      <w:r w:rsidR="0053290D" w:rsidRPr="0053290D">
        <w:rPr>
          <w:rFonts w:hAnsi="宋体" w:cs="Arial" w:hint="eastAsia"/>
          <w:highlight w:val="yellow"/>
        </w:rPr>
        <w:t>主要处理只是将</w:t>
      </w:r>
      <w:r w:rsidRPr="0053290D">
        <w:rPr>
          <w:rFonts w:hAnsi="宋体" w:cs="Arial" w:hint="eastAsia"/>
          <w:highlight w:val="yellow"/>
        </w:rPr>
        <w:t>损益类科目自动结转</w:t>
      </w:r>
      <w:r w:rsidR="0053290D" w:rsidRPr="0053290D">
        <w:rPr>
          <w:rFonts w:hAnsi="宋体" w:cs="Arial" w:hint="eastAsia"/>
          <w:highlight w:val="yellow"/>
        </w:rPr>
        <w:t>到某个指定科目，该结转传票不需发送给大总账系统。</w:t>
      </w:r>
    </w:p>
    <w:p w14:paraId="177E0F2C" w14:textId="1153403C" w:rsidR="003D1290" w:rsidRPr="005516B4" w:rsidRDefault="003D1290" w:rsidP="00C80BFB">
      <w:pPr>
        <w:numPr>
          <w:ilvl w:val="0"/>
          <w:numId w:val="6"/>
        </w:numPr>
        <w:spacing w:line="360" w:lineRule="auto"/>
        <w:rPr>
          <w:rFonts w:ascii="宋体" w:hAnsi="宋体" w:cs="Arial"/>
        </w:rPr>
      </w:pPr>
      <w:r w:rsidRPr="005516B4">
        <w:rPr>
          <w:rFonts w:ascii="宋体" w:hAnsi="宋体" w:cs="Arial" w:hint="eastAsia"/>
        </w:rPr>
        <w:t>总账参数管理：用于设置总账相关的业务参数，</w:t>
      </w:r>
      <w:proofErr w:type="gramStart"/>
      <w:r w:rsidRPr="005516B4">
        <w:rPr>
          <w:rFonts w:ascii="宋体" w:hAnsi="宋体" w:cs="Arial" w:hint="eastAsia"/>
        </w:rPr>
        <w:t>包括</w:t>
      </w:r>
      <w:bookmarkStart w:id="25" w:name="_Toc370889495"/>
      <w:r w:rsidR="00A948D5">
        <w:rPr>
          <w:rFonts w:ascii="宋体" w:hAnsi="宋体" w:cs="Arial" w:hint="eastAsia"/>
        </w:rPr>
        <w:t>账套参数</w:t>
      </w:r>
      <w:proofErr w:type="gramEnd"/>
      <w:r w:rsidR="00A948D5">
        <w:rPr>
          <w:rFonts w:ascii="宋体" w:hAnsi="宋体" w:cs="Arial" w:hint="eastAsia"/>
        </w:rPr>
        <w:t>、</w:t>
      </w:r>
      <w:r w:rsidRPr="005516B4">
        <w:rPr>
          <w:rFonts w:ascii="宋体" w:hAnsi="宋体" w:cs="Arial" w:hint="eastAsia"/>
        </w:rPr>
        <w:t>核算机构参数</w:t>
      </w:r>
      <w:bookmarkEnd w:id="25"/>
      <w:r w:rsidRPr="005516B4">
        <w:rPr>
          <w:rFonts w:ascii="宋体" w:hAnsi="宋体" w:cs="Arial" w:hint="eastAsia"/>
        </w:rPr>
        <w:t>、</w:t>
      </w:r>
      <w:bookmarkStart w:id="26" w:name="_Toc370889510"/>
      <w:r w:rsidRPr="005516B4">
        <w:rPr>
          <w:rFonts w:ascii="宋体" w:hAnsi="宋体" w:cs="Arial" w:hint="eastAsia"/>
        </w:rPr>
        <w:t>各</w:t>
      </w:r>
      <w:r w:rsidRPr="005516B4">
        <w:rPr>
          <w:rFonts w:ascii="宋体" w:hAnsi="宋体" w:cs="Arial" w:hint="eastAsia"/>
        </w:rPr>
        <w:lastRenderedPageBreak/>
        <w:t>应用的挂账科目</w:t>
      </w:r>
      <w:bookmarkEnd w:id="26"/>
      <w:r w:rsidR="00A948D5">
        <w:rPr>
          <w:rFonts w:ascii="宋体" w:hAnsi="宋体" w:cs="Arial" w:hint="eastAsia"/>
        </w:rPr>
        <w:t>参数</w:t>
      </w:r>
      <w:r w:rsidRPr="005516B4">
        <w:rPr>
          <w:rFonts w:ascii="宋体" w:hAnsi="宋体" w:cs="Arial" w:hint="eastAsia"/>
        </w:rPr>
        <w:t>。</w:t>
      </w:r>
    </w:p>
    <w:p w14:paraId="5A18BB63" w14:textId="77777777" w:rsidR="003D1290" w:rsidRPr="00F31FEA" w:rsidRDefault="003D1290" w:rsidP="00B87A41">
      <w:pPr>
        <w:pStyle w:val="30"/>
      </w:pPr>
      <w:bookmarkStart w:id="27" w:name="_Toc395257072"/>
      <w:bookmarkStart w:id="28" w:name="_Toc454875399"/>
      <w:r w:rsidRPr="00F31FEA">
        <w:rPr>
          <w:rFonts w:hint="eastAsia"/>
        </w:rPr>
        <w:t>与核心其他子系统的关系</w:t>
      </w:r>
      <w:bookmarkEnd w:id="27"/>
      <w:bookmarkEnd w:id="28"/>
    </w:p>
    <w:p w14:paraId="01D9ABD8" w14:textId="48754BC0" w:rsidR="003D1290" w:rsidRPr="000D278F" w:rsidRDefault="003D1290" w:rsidP="00C80BFB">
      <w:pPr>
        <w:numPr>
          <w:ilvl w:val="0"/>
          <w:numId w:val="7"/>
        </w:numPr>
        <w:spacing w:line="360" w:lineRule="auto"/>
        <w:rPr>
          <w:rFonts w:ascii="宋体" w:hAnsi="宋体" w:cs="Arial"/>
        </w:rPr>
      </w:pPr>
      <w:r w:rsidRPr="000D278F">
        <w:rPr>
          <w:rFonts w:ascii="宋体" w:hAnsi="宋体" w:cs="Arial" w:hint="eastAsia"/>
        </w:rPr>
        <w:t>业务平台：负责提供外币折算汇率、柜</w:t>
      </w:r>
      <w:proofErr w:type="gramStart"/>
      <w:r w:rsidRPr="000D278F">
        <w:rPr>
          <w:rFonts w:ascii="宋体" w:hAnsi="宋体" w:cs="Arial" w:hint="eastAsia"/>
        </w:rPr>
        <w:t>员</w:t>
      </w:r>
      <w:r>
        <w:rPr>
          <w:rFonts w:ascii="宋体" w:hAnsi="宋体" w:cs="Arial" w:hint="eastAsia"/>
        </w:rPr>
        <w:t>交易</w:t>
      </w:r>
      <w:proofErr w:type="gramEnd"/>
      <w:r w:rsidRPr="000D278F">
        <w:rPr>
          <w:rFonts w:ascii="宋体" w:hAnsi="宋体" w:cs="Arial" w:hint="eastAsia"/>
        </w:rPr>
        <w:t>操作权限管理、会计引擎组件</w:t>
      </w:r>
      <w:r>
        <w:rPr>
          <w:rFonts w:ascii="宋体" w:hAnsi="宋体" w:cs="Arial" w:hint="eastAsia"/>
        </w:rPr>
        <w:t>、机构辖属关系和区域编号信息</w:t>
      </w:r>
      <w:r w:rsidRPr="000D278F">
        <w:rPr>
          <w:rFonts w:ascii="宋体" w:hAnsi="宋体" w:cs="Arial" w:hint="eastAsia"/>
        </w:rPr>
        <w:t>。</w:t>
      </w:r>
      <w:r>
        <w:rPr>
          <w:rFonts w:ascii="宋体" w:hAnsi="宋体" w:cs="Arial" w:hint="eastAsia"/>
        </w:rPr>
        <w:t>现金模块业务涉及的</w:t>
      </w:r>
      <w:proofErr w:type="gramStart"/>
      <w:r>
        <w:rPr>
          <w:rFonts w:ascii="宋体" w:hAnsi="宋体" w:cs="Arial" w:hint="eastAsia"/>
        </w:rPr>
        <w:t>内部户</w:t>
      </w:r>
      <w:proofErr w:type="gramEnd"/>
      <w:r>
        <w:rPr>
          <w:rFonts w:ascii="宋体" w:hAnsi="宋体" w:cs="Arial" w:hint="eastAsia"/>
        </w:rPr>
        <w:t>其合法性及余额更新、挂销账</w:t>
      </w:r>
      <w:r w:rsidR="001009A9">
        <w:rPr>
          <w:rFonts w:ascii="宋体" w:hAnsi="宋体" w:cs="Arial" w:hint="eastAsia"/>
        </w:rPr>
        <w:t>账务</w:t>
      </w:r>
      <w:r>
        <w:rPr>
          <w:rFonts w:ascii="宋体" w:hAnsi="宋体" w:cs="Arial" w:hint="eastAsia"/>
        </w:rPr>
        <w:t>处理需要会计信息子系统负责。现金模块的登记簿信息日</w:t>
      </w:r>
      <w:proofErr w:type="gramStart"/>
      <w:r>
        <w:rPr>
          <w:rFonts w:ascii="宋体" w:hAnsi="宋体" w:cs="Arial" w:hint="eastAsia"/>
        </w:rPr>
        <w:t>终提供</w:t>
      </w:r>
      <w:proofErr w:type="gramEnd"/>
      <w:r>
        <w:rPr>
          <w:rFonts w:ascii="宋体" w:hAnsi="宋体" w:cs="Arial" w:hint="eastAsia"/>
        </w:rPr>
        <w:t>给会计信息子系统进行</w:t>
      </w:r>
      <w:r w:rsidR="00F57031">
        <w:rPr>
          <w:rFonts w:ascii="宋体" w:hAnsi="宋体" w:cs="Arial" w:hint="eastAsia"/>
        </w:rPr>
        <w:t>账</w:t>
      </w:r>
      <w:r>
        <w:rPr>
          <w:rFonts w:ascii="宋体" w:hAnsi="宋体" w:cs="Arial" w:hint="eastAsia"/>
        </w:rPr>
        <w:t>卡核对。费用管理模块的费用</w:t>
      </w:r>
      <w:proofErr w:type="gramStart"/>
      <w:r>
        <w:rPr>
          <w:rFonts w:ascii="宋体" w:hAnsi="宋体" w:cs="Arial" w:hint="eastAsia"/>
        </w:rPr>
        <w:t>明细日终提供</w:t>
      </w:r>
      <w:proofErr w:type="gramEnd"/>
      <w:r>
        <w:rPr>
          <w:rFonts w:ascii="宋体" w:hAnsi="宋体" w:cs="Arial" w:hint="eastAsia"/>
        </w:rPr>
        <w:t>给会计信息子系统进行总分核对。</w:t>
      </w:r>
    </w:p>
    <w:p w14:paraId="16A24002" w14:textId="77777777" w:rsidR="003D1290" w:rsidRPr="000D278F" w:rsidRDefault="003D1290" w:rsidP="00C80BFB">
      <w:pPr>
        <w:numPr>
          <w:ilvl w:val="0"/>
          <w:numId w:val="7"/>
        </w:numPr>
        <w:spacing w:line="360" w:lineRule="auto"/>
        <w:rPr>
          <w:rFonts w:ascii="宋体" w:hAnsi="宋体" w:cs="Arial"/>
        </w:rPr>
      </w:pPr>
      <w:r w:rsidRPr="000D278F">
        <w:rPr>
          <w:rFonts w:ascii="宋体" w:hAnsi="宋体" w:cs="Arial" w:hint="eastAsia"/>
        </w:rPr>
        <w:t>存款子系统：</w:t>
      </w:r>
      <w:r>
        <w:rPr>
          <w:rFonts w:ascii="宋体" w:hAnsi="宋体" w:cs="Arial" w:hint="eastAsia"/>
        </w:rPr>
        <w:t>存款业务涉及的</w:t>
      </w:r>
      <w:proofErr w:type="gramStart"/>
      <w:r>
        <w:rPr>
          <w:rFonts w:ascii="宋体" w:hAnsi="宋体" w:cs="Arial" w:hint="eastAsia"/>
        </w:rPr>
        <w:t>内部户</w:t>
      </w:r>
      <w:proofErr w:type="gramEnd"/>
      <w:r>
        <w:rPr>
          <w:rFonts w:ascii="宋体" w:hAnsi="宋体" w:cs="Arial" w:hint="eastAsia"/>
        </w:rPr>
        <w:t>其合法性及余额更新、挂销账</w:t>
      </w:r>
      <w:r w:rsidR="001009A9">
        <w:rPr>
          <w:rFonts w:ascii="宋体" w:hAnsi="宋体" w:cs="Arial" w:hint="eastAsia"/>
        </w:rPr>
        <w:t>账务</w:t>
      </w:r>
      <w:r>
        <w:rPr>
          <w:rFonts w:ascii="宋体" w:hAnsi="宋体" w:cs="Arial" w:hint="eastAsia"/>
        </w:rPr>
        <w:t>处理需要会计信息子系统负责</w:t>
      </w:r>
      <w:r w:rsidRPr="000D278F">
        <w:rPr>
          <w:rFonts w:ascii="宋体" w:hAnsi="宋体" w:cs="Arial" w:hint="eastAsia"/>
        </w:rPr>
        <w:t>。</w:t>
      </w:r>
      <w:r>
        <w:rPr>
          <w:rFonts w:ascii="宋体" w:hAnsi="宋体" w:cs="Arial" w:hint="eastAsia"/>
        </w:rPr>
        <w:t>日</w:t>
      </w:r>
      <w:proofErr w:type="gramStart"/>
      <w:r>
        <w:rPr>
          <w:rFonts w:ascii="宋体" w:hAnsi="宋体" w:cs="Arial" w:hint="eastAsia"/>
        </w:rPr>
        <w:t>终存款</w:t>
      </w:r>
      <w:proofErr w:type="gramEnd"/>
      <w:r>
        <w:rPr>
          <w:rFonts w:ascii="宋体" w:hAnsi="宋体" w:cs="Arial" w:hint="eastAsia"/>
        </w:rPr>
        <w:t>子系统提供存款分户余额资料进行总分核对检查。</w:t>
      </w:r>
    </w:p>
    <w:p w14:paraId="697E4B97" w14:textId="77777777" w:rsidR="003D1290" w:rsidRPr="000D278F" w:rsidRDefault="003D1290" w:rsidP="00C80BFB">
      <w:pPr>
        <w:numPr>
          <w:ilvl w:val="0"/>
          <w:numId w:val="7"/>
        </w:numPr>
        <w:spacing w:line="360" w:lineRule="auto"/>
        <w:rPr>
          <w:rFonts w:ascii="宋体" w:hAnsi="宋体" w:cs="Arial"/>
        </w:rPr>
      </w:pPr>
      <w:r w:rsidRPr="000D278F">
        <w:rPr>
          <w:rFonts w:ascii="宋体" w:hAnsi="宋体" w:cs="Arial" w:hint="eastAsia"/>
        </w:rPr>
        <w:t>存放同业子系统：</w:t>
      </w:r>
      <w:r>
        <w:rPr>
          <w:rFonts w:ascii="宋体" w:hAnsi="宋体" w:cs="Arial" w:hint="eastAsia"/>
        </w:rPr>
        <w:t>存放同业业务涉及的</w:t>
      </w:r>
      <w:proofErr w:type="gramStart"/>
      <w:r>
        <w:rPr>
          <w:rFonts w:ascii="宋体" w:hAnsi="宋体" w:cs="Arial" w:hint="eastAsia"/>
        </w:rPr>
        <w:t>内部户</w:t>
      </w:r>
      <w:proofErr w:type="gramEnd"/>
      <w:r>
        <w:rPr>
          <w:rFonts w:ascii="宋体" w:hAnsi="宋体" w:cs="Arial" w:hint="eastAsia"/>
        </w:rPr>
        <w:t>其合法性及余额更新、挂销账</w:t>
      </w:r>
      <w:r w:rsidR="001009A9">
        <w:rPr>
          <w:rFonts w:ascii="宋体" w:hAnsi="宋体" w:cs="Arial" w:hint="eastAsia"/>
        </w:rPr>
        <w:t>账务</w:t>
      </w:r>
      <w:r>
        <w:rPr>
          <w:rFonts w:ascii="宋体" w:hAnsi="宋体" w:cs="Arial" w:hint="eastAsia"/>
        </w:rPr>
        <w:t>处理需要会计信息子系统负责</w:t>
      </w:r>
      <w:r w:rsidRPr="000D278F">
        <w:rPr>
          <w:rFonts w:ascii="宋体" w:hAnsi="宋体" w:cs="Arial" w:hint="eastAsia"/>
        </w:rPr>
        <w:t>。</w:t>
      </w:r>
      <w:r>
        <w:rPr>
          <w:rFonts w:ascii="宋体" w:hAnsi="宋体" w:cs="Arial" w:hint="eastAsia"/>
        </w:rPr>
        <w:t>日终存放同业子系统提供存款分户余额资料进行总分核对检查。</w:t>
      </w:r>
    </w:p>
    <w:p w14:paraId="4768B161" w14:textId="77777777" w:rsidR="003D1290" w:rsidRDefault="003D1290" w:rsidP="00C80BFB">
      <w:pPr>
        <w:numPr>
          <w:ilvl w:val="0"/>
          <w:numId w:val="7"/>
        </w:numPr>
        <w:spacing w:line="360" w:lineRule="auto"/>
        <w:rPr>
          <w:rFonts w:ascii="宋体" w:hAnsi="宋体" w:cs="Arial"/>
        </w:rPr>
      </w:pPr>
      <w:r>
        <w:rPr>
          <w:rFonts w:ascii="Arial" w:hAnsi="Arial" w:cs="Arial" w:hint="eastAsia"/>
        </w:rPr>
        <w:t>票据</w:t>
      </w:r>
      <w:r w:rsidRPr="000D278F">
        <w:rPr>
          <w:rFonts w:ascii="Arial" w:hAnsi="Arial" w:cs="Arial" w:hint="eastAsia"/>
        </w:rPr>
        <w:t>子系统：</w:t>
      </w:r>
      <w:r>
        <w:rPr>
          <w:rFonts w:ascii="宋体" w:hAnsi="宋体" w:cs="Arial" w:hint="eastAsia"/>
        </w:rPr>
        <w:t>票据业务涉及的</w:t>
      </w:r>
      <w:proofErr w:type="gramStart"/>
      <w:r>
        <w:rPr>
          <w:rFonts w:ascii="宋体" w:hAnsi="宋体" w:cs="Arial" w:hint="eastAsia"/>
        </w:rPr>
        <w:t>内部户</w:t>
      </w:r>
      <w:proofErr w:type="gramEnd"/>
      <w:r>
        <w:rPr>
          <w:rFonts w:ascii="宋体" w:hAnsi="宋体" w:cs="Arial" w:hint="eastAsia"/>
        </w:rPr>
        <w:t>其合法性及余额更新、挂销账</w:t>
      </w:r>
      <w:r w:rsidR="001009A9">
        <w:rPr>
          <w:rFonts w:ascii="宋体" w:hAnsi="宋体" w:cs="Arial" w:hint="eastAsia"/>
        </w:rPr>
        <w:t>账务</w:t>
      </w:r>
      <w:r>
        <w:rPr>
          <w:rFonts w:ascii="宋体" w:hAnsi="宋体" w:cs="Arial" w:hint="eastAsia"/>
        </w:rPr>
        <w:t>处理需要会计信息子系统负责</w:t>
      </w:r>
      <w:r w:rsidRPr="000D278F">
        <w:rPr>
          <w:rFonts w:ascii="宋体" w:hAnsi="宋体" w:cs="Arial" w:hint="eastAsia"/>
        </w:rPr>
        <w:t>。</w:t>
      </w:r>
    </w:p>
    <w:p w14:paraId="70BFB37C" w14:textId="77777777" w:rsidR="003D1290" w:rsidRPr="00860D08" w:rsidRDefault="003D1290" w:rsidP="00B87A41">
      <w:pPr>
        <w:pStyle w:val="30"/>
      </w:pPr>
      <w:bookmarkStart w:id="29" w:name="_Toc395257073"/>
      <w:bookmarkStart w:id="30" w:name="_Toc454875400"/>
      <w:r w:rsidRPr="00860D08">
        <w:rPr>
          <w:rFonts w:hint="eastAsia"/>
        </w:rPr>
        <w:t>与外围系统的关系</w:t>
      </w:r>
      <w:bookmarkEnd w:id="29"/>
      <w:bookmarkEnd w:id="30"/>
    </w:p>
    <w:p w14:paraId="15C90210" w14:textId="77777777" w:rsidR="00B00F1F" w:rsidRPr="00B00F1F" w:rsidRDefault="00B00F1F" w:rsidP="00C80BFB">
      <w:pPr>
        <w:numPr>
          <w:ilvl w:val="0"/>
          <w:numId w:val="8"/>
        </w:numPr>
        <w:spacing w:line="360" w:lineRule="auto"/>
        <w:rPr>
          <w:rFonts w:ascii="宋体" w:hAnsi="宋体" w:cs="Arial"/>
          <w:highlight w:val="yellow"/>
        </w:rPr>
      </w:pPr>
      <w:r w:rsidRPr="00B00F1F">
        <w:rPr>
          <w:rFonts w:ascii="宋体" w:hAnsi="宋体" w:cs="Arial" w:hint="eastAsia"/>
          <w:highlight w:val="yellow"/>
        </w:rPr>
        <w:t>大总账</w:t>
      </w:r>
      <w:r w:rsidR="003D1290" w:rsidRPr="00B00F1F">
        <w:rPr>
          <w:rFonts w:ascii="宋体" w:hAnsi="宋体" w:cs="Arial" w:hint="eastAsia"/>
          <w:highlight w:val="yellow"/>
        </w:rPr>
        <w:t>系统：</w:t>
      </w:r>
    </w:p>
    <w:p w14:paraId="2BEFD70F" w14:textId="3C98AD04" w:rsidR="00B00F1F" w:rsidRPr="00B00F1F" w:rsidRDefault="006066A9" w:rsidP="00C80BFB">
      <w:pPr>
        <w:numPr>
          <w:ilvl w:val="1"/>
          <w:numId w:val="8"/>
        </w:numPr>
        <w:spacing w:line="360" w:lineRule="auto"/>
        <w:rPr>
          <w:rFonts w:ascii="宋体" w:hAnsi="宋体" w:cs="Arial"/>
          <w:highlight w:val="yellow"/>
        </w:rPr>
      </w:pPr>
      <w:del w:id="31" w:author="胡增祥" w:date="2025-06-16T10:23:00Z">
        <w:r w:rsidDel="003F4984">
          <w:rPr>
            <w:rFonts w:ascii="宋体" w:hAnsi="宋体" w:cs="Arial" w:hint="eastAsia"/>
            <w:highlight w:val="yellow"/>
          </w:rPr>
          <w:delText>苏州银行</w:delText>
        </w:r>
      </w:del>
      <w:ins w:id="32" w:author="胡增祥" w:date="2025-06-16T10:23:00Z">
        <w:r w:rsidR="003F4984">
          <w:rPr>
            <w:rFonts w:ascii="宋体" w:hAnsi="宋体" w:cs="Arial" w:hint="eastAsia"/>
            <w:highlight w:val="yellow"/>
          </w:rPr>
          <w:t>XX银行</w:t>
        </w:r>
      </w:ins>
      <w:r>
        <w:rPr>
          <w:rFonts w:ascii="宋体" w:hAnsi="宋体" w:cs="Arial" w:hint="eastAsia"/>
          <w:highlight w:val="yellow"/>
        </w:rPr>
        <w:t>科目</w:t>
      </w:r>
      <w:r w:rsidR="00B00F1F" w:rsidRPr="00B00F1F">
        <w:rPr>
          <w:rFonts w:ascii="宋体" w:hAnsi="宋体" w:cs="Arial" w:hint="eastAsia"/>
          <w:highlight w:val="yellow"/>
        </w:rPr>
        <w:t>由大总账系统统一维护，然后向各个应用系统发布科目信息。核心的科目仅是全科目表的子集，只保留核心相关业务核算使用的科目。科目的新增、修改、停用、重开都由大总账发</w:t>
      </w:r>
      <w:r w:rsidR="001718B9">
        <w:rPr>
          <w:rFonts w:ascii="宋体" w:hAnsi="宋体" w:cs="Arial"/>
          <w:highlight w:val="yellow"/>
        </w:rPr>
        <w:t>起</w:t>
      </w:r>
      <w:r w:rsidR="00B00F1F" w:rsidRPr="00B00F1F">
        <w:rPr>
          <w:rFonts w:ascii="宋体" w:hAnsi="宋体" w:cs="Arial" w:hint="eastAsia"/>
          <w:highlight w:val="yellow"/>
        </w:rPr>
        <w:t>，核心接受大总账指令进行相应处理。</w:t>
      </w:r>
    </w:p>
    <w:p w14:paraId="05559536" w14:textId="5B60CEF1" w:rsidR="003D1290" w:rsidRPr="00B00F1F" w:rsidRDefault="003D1290" w:rsidP="00C80BFB">
      <w:pPr>
        <w:numPr>
          <w:ilvl w:val="1"/>
          <w:numId w:val="8"/>
        </w:numPr>
        <w:spacing w:line="360" w:lineRule="auto"/>
        <w:rPr>
          <w:rFonts w:ascii="宋体" w:hAnsi="宋体" w:cs="Arial"/>
          <w:highlight w:val="yellow"/>
        </w:rPr>
      </w:pPr>
      <w:r w:rsidRPr="00B00F1F">
        <w:rPr>
          <w:rFonts w:ascii="宋体" w:hAnsi="宋体" w:cs="Arial" w:hint="eastAsia"/>
          <w:highlight w:val="yellow"/>
        </w:rPr>
        <w:t>每日</w:t>
      </w:r>
      <w:proofErr w:type="gramStart"/>
      <w:r w:rsidRPr="00B00F1F">
        <w:rPr>
          <w:rFonts w:ascii="宋体" w:hAnsi="宋体" w:cs="Arial" w:hint="eastAsia"/>
          <w:highlight w:val="yellow"/>
        </w:rPr>
        <w:t>日</w:t>
      </w:r>
      <w:proofErr w:type="gramEnd"/>
      <w:r w:rsidRPr="00B00F1F">
        <w:rPr>
          <w:rFonts w:ascii="宋体" w:hAnsi="宋体" w:cs="Arial" w:hint="eastAsia"/>
          <w:highlight w:val="yellow"/>
        </w:rPr>
        <w:t>终</w:t>
      </w:r>
      <w:r w:rsidR="00B00F1F" w:rsidRPr="00B00F1F">
        <w:rPr>
          <w:rFonts w:ascii="宋体" w:hAnsi="宋体" w:cs="Arial" w:hint="eastAsia"/>
          <w:highlight w:val="yellow"/>
        </w:rPr>
        <w:t>，核心将当日传票按照九个维度（机构段、责任中心段、会计科目段、参考段、产品段、条线段、内部往来段、来源段、备用段）统计借贷方发生额，</w:t>
      </w:r>
      <w:r w:rsidRPr="00B00F1F">
        <w:rPr>
          <w:rFonts w:ascii="宋体" w:hAnsi="宋体" w:cs="Arial" w:hint="eastAsia"/>
          <w:highlight w:val="yellow"/>
        </w:rPr>
        <w:t>发送给</w:t>
      </w:r>
      <w:r w:rsidR="00B00F1F" w:rsidRPr="00B00F1F">
        <w:rPr>
          <w:rFonts w:ascii="宋体" w:hAnsi="宋体" w:cs="Arial" w:hint="eastAsia"/>
          <w:highlight w:val="yellow"/>
        </w:rPr>
        <w:t>大总账系统</w:t>
      </w:r>
      <w:r w:rsidRPr="00B00F1F">
        <w:rPr>
          <w:rFonts w:ascii="宋体" w:hAnsi="宋体" w:cs="Arial" w:hint="eastAsia"/>
          <w:highlight w:val="yellow"/>
        </w:rPr>
        <w:t>。</w:t>
      </w:r>
    </w:p>
    <w:p w14:paraId="3F49E127" w14:textId="4B9046C6" w:rsidR="003D1290" w:rsidRPr="00117EFD" w:rsidRDefault="00B00F1F" w:rsidP="00C80BFB">
      <w:pPr>
        <w:numPr>
          <w:ilvl w:val="0"/>
          <w:numId w:val="8"/>
        </w:numPr>
        <w:spacing w:line="360" w:lineRule="auto"/>
        <w:rPr>
          <w:rFonts w:ascii="宋体" w:hAnsi="宋体" w:cs="Arial"/>
        </w:rPr>
      </w:pPr>
      <w:proofErr w:type="gramStart"/>
      <w:r>
        <w:rPr>
          <w:rFonts w:ascii="宋体" w:hAnsi="宋体" w:cs="Arial" w:hint="eastAsia"/>
        </w:rPr>
        <w:t>国结</w:t>
      </w:r>
      <w:r w:rsidR="003D1290" w:rsidRPr="00117EFD">
        <w:rPr>
          <w:rFonts w:ascii="宋体" w:hAnsi="宋体" w:cs="Arial" w:hint="eastAsia"/>
        </w:rPr>
        <w:t>系统</w:t>
      </w:r>
      <w:proofErr w:type="gramEnd"/>
      <w:r w:rsidR="003D1290" w:rsidRPr="00117EFD">
        <w:rPr>
          <w:rFonts w:ascii="宋体" w:hAnsi="宋体" w:cs="Arial" w:hint="eastAsia"/>
        </w:rPr>
        <w:t>：</w:t>
      </w:r>
      <w:r w:rsidR="003D1290">
        <w:rPr>
          <w:rFonts w:ascii="宋体" w:hAnsi="宋体" w:cs="Arial" w:hint="eastAsia"/>
        </w:rPr>
        <w:t>核心负责</w:t>
      </w:r>
      <w:proofErr w:type="gramStart"/>
      <w:r>
        <w:rPr>
          <w:rFonts w:ascii="宋体" w:hAnsi="宋体" w:cs="Arial" w:hint="eastAsia"/>
        </w:rPr>
        <w:t>国结</w:t>
      </w:r>
      <w:r w:rsidR="003D1290">
        <w:rPr>
          <w:rFonts w:ascii="宋体" w:hAnsi="宋体" w:cs="Arial" w:hint="eastAsia"/>
        </w:rPr>
        <w:t>系统</w:t>
      </w:r>
      <w:proofErr w:type="gramEnd"/>
      <w:r>
        <w:rPr>
          <w:rFonts w:ascii="宋体" w:hAnsi="宋体" w:cs="Arial" w:hint="eastAsia"/>
        </w:rPr>
        <w:t>的对公外汇买卖业务、外币汇款</w:t>
      </w:r>
      <w:r w:rsidR="003D1290">
        <w:rPr>
          <w:rFonts w:ascii="宋体" w:hAnsi="宋体" w:cs="Arial" w:hint="eastAsia"/>
        </w:rPr>
        <w:t>业务核算涉及的</w:t>
      </w:r>
      <w:proofErr w:type="gramStart"/>
      <w:r w:rsidR="003D1290">
        <w:rPr>
          <w:rFonts w:ascii="宋体" w:hAnsi="宋体" w:cs="Arial" w:hint="eastAsia"/>
        </w:rPr>
        <w:t>内部户</w:t>
      </w:r>
      <w:proofErr w:type="gramEnd"/>
      <w:r w:rsidR="003D1290">
        <w:rPr>
          <w:rFonts w:ascii="宋体" w:hAnsi="宋体" w:cs="Arial" w:hint="eastAsia"/>
        </w:rPr>
        <w:t>的开立和维护。</w:t>
      </w:r>
      <w:proofErr w:type="gramStart"/>
      <w:r>
        <w:rPr>
          <w:rFonts w:ascii="宋体" w:hAnsi="宋体" w:cs="Arial" w:hint="eastAsia"/>
        </w:rPr>
        <w:t>国结</w:t>
      </w:r>
      <w:r w:rsidR="00CE5F33">
        <w:rPr>
          <w:rFonts w:ascii="宋体" w:hAnsi="宋体" w:cs="Arial" w:hint="eastAsia"/>
        </w:rPr>
        <w:t>系统</w:t>
      </w:r>
      <w:proofErr w:type="gramEnd"/>
      <w:r w:rsidR="00CE5F33">
        <w:rPr>
          <w:rFonts w:ascii="宋体" w:hAnsi="宋体" w:cs="Arial" w:hint="eastAsia"/>
        </w:rPr>
        <w:t>的对公外汇买卖业务、外币汇款业务交易发生生成会计</w:t>
      </w:r>
      <w:r w:rsidR="00CE5F33">
        <w:rPr>
          <w:rFonts w:ascii="宋体" w:hAnsi="宋体" w:cs="Arial" w:hint="eastAsia"/>
        </w:rPr>
        <w:lastRenderedPageBreak/>
        <w:t>传票，发送</w:t>
      </w:r>
      <w:proofErr w:type="gramStart"/>
      <w:r w:rsidR="00CE5F33">
        <w:rPr>
          <w:rFonts w:ascii="宋体" w:hAnsi="宋体" w:cs="Arial" w:hint="eastAsia"/>
        </w:rPr>
        <w:t>给核心</w:t>
      </w:r>
      <w:proofErr w:type="gramEnd"/>
      <w:r w:rsidR="00CE5F33">
        <w:rPr>
          <w:rFonts w:ascii="宋体" w:hAnsi="宋体" w:cs="Arial" w:hint="eastAsia"/>
        </w:rPr>
        <w:t>记账</w:t>
      </w:r>
      <w:r w:rsidR="003D1290" w:rsidRPr="00117EFD">
        <w:rPr>
          <w:rFonts w:ascii="宋体" w:hAnsi="宋体" w:cs="Arial" w:hint="eastAsia"/>
        </w:rPr>
        <w:t>。</w:t>
      </w:r>
      <w:r w:rsidR="00CE5F33">
        <w:rPr>
          <w:rFonts w:ascii="宋体" w:hAnsi="宋体" w:cs="Arial" w:hint="eastAsia"/>
        </w:rPr>
        <w:t>核心对这些会计传票分录进行借贷平衡检查，日终发送给大总账系统。</w:t>
      </w:r>
      <w:r w:rsidR="003D1290">
        <w:rPr>
          <w:rFonts w:ascii="宋体" w:hAnsi="宋体" w:cs="Arial" w:hint="eastAsia"/>
        </w:rPr>
        <w:t>核心提供传票分录记账成功对账清单，供</w:t>
      </w:r>
      <w:proofErr w:type="gramStart"/>
      <w:r w:rsidR="00CE5F33">
        <w:rPr>
          <w:rFonts w:ascii="宋体" w:hAnsi="宋体" w:cs="Arial" w:hint="eastAsia"/>
        </w:rPr>
        <w:t>国结</w:t>
      </w:r>
      <w:r w:rsidR="003D1290">
        <w:rPr>
          <w:rFonts w:ascii="宋体" w:hAnsi="宋体" w:cs="Arial" w:hint="eastAsia"/>
        </w:rPr>
        <w:t>系统</w:t>
      </w:r>
      <w:proofErr w:type="gramEnd"/>
      <w:r w:rsidR="003D1290">
        <w:rPr>
          <w:rFonts w:ascii="宋体" w:hAnsi="宋体" w:cs="Arial" w:hint="eastAsia"/>
        </w:rPr>
        <w:t>自行下载进行对账。</w:t>
      </w:r>
    </w:p>
    <w:p w14:paraId="10F0E26C" w14:textId="77777777" w:rsidR="003D1290" w:rsidRPr="00FD44CA" w:rsidRDefault="003D1290" w:rsidP="00C80BFB">
      <w:pPr>
        <w:numPr>
          <w:ilvl w:val="0"/>
          <w:numId w:val="8"/>
        </w:numPr>
        <w:spacing w:line="360" w:lineRule="auto"/>
        <w:rPr>
          <w:rFonts w:ascii="宋体" w:hAnsi="宋体" w:cs="Arial"/>
        </w:rPr>
      </w:pPr>
      <w:r>
        <w:rPr>
          <w:rFonts w:ascii="宋体" w:hAnsi="宋体" w:cs="Arial" w:hint="eastAsia"/>
        </w:rPr>
        <w:t>中间业务平台等要求在</w:t>
      </w:r>
      <w:proofErr w:type="gramStart"/>
      <w:r>
        <w:rPr>
          <w:rFonts w:ascii="宋体" w:hAnsi="宋体" w:cs="Arial" w:hint="eastAsia"/>
        </w:rPr>
        <w:t>核心成账的</w:t>
      </w:r>
      <w:proofErr w:type="gramEnd"/>
      <w:r>
        <w:rPr>
          <w:rFonts w:ascii="宋体" w:hAnsi="宋体" w:cs="Arial" w:hint="eastAsia"/>
        </w:rPr>
        <w:t>外围系统：核心负责业务涉及的</w:t>
      </w:r>
      <w:proofErr w:type="gramStart"/>
      <w:r>
        <w:rPr>
          <w:rFonts w:ascii="宋体" w:hAnsi="宋体" w:cs="Arial" w:hint="eastAsia"/>
        </w:rPr>
        <w:t>内部户</w:t>
      </w:r>
      <w:proofErr w:type="gramEnd"/>
      <w:r>
        <w:rPr>
          <w:rFonts w:ascii="宋体" w:hAnsi="宋体" w:cs="Arial" w:hint="eastAsia"/>
        </w:rPr>
        <w:t>的开立和维护。通过核心会计引擎拆分会计分录</w:t>
      </w:r>
      <w:r w:rsidRPr="00117EFD">
        <w:rPr>
          <w:rFonts w:ascii="宋体" w:hAnsi="宋体" w:cs="Arial" w:hint="eastAsia"/>
        </w:rPr>
        <w:t>，</w:t>
      </w:r>
      <w:r>
        <w:rPr>
          <w:rFonts w:ascii="宋体" w:hAnsi="宋体" w:cs="Arial" w:hint="eastAsia"/>
        </w:rPr>
        <w:t>会计信息子系统负责对其交易会计分录进行总账加工。核心提供交易流水记账成功对账清单，供外围系统自行下载进行对账。</w:t>
      </w:r>
    </w:p>
    <w:p w14:paraId="042AFEE3" w14:textId="77777777" w:rsidR="003D1290" w:rsidRPr="00FD7B6F" w:rsidRDefault="003D1290" w:rsidP="00C80BFB">
      <w:pPr>
        <w:numPr>
          <w:ilvl w:val="0"/>
          <w:numId w:val="8"/>
        </w:numPr>
        <w:spacing w:line="360" w:lineRule="auto"/>
        <w:rPr>
          <w:rFonts w:ascii="宋体" w:hAnsi="宋体" w:cs="Arial"/>
        </w:rPr>
      </w:pPr>
      <w:r w:rsidRPr="00FD7B6F">
        <w:rPr>
          <w:rFonts w:ascii="宋体" w:hAnsi="宋体" w:cs="Arial" w:hint="eastAsia"/>
        </w:rPr>
        <w:t>柜面：负责提供用户操作的界面。</w:t>
      </w:r>
    </w:p>
    <w:p w14:paraId="0081000B" w14:textId="77777777" w:rsidR="00A5471B" w:rsidRPr="00BD0015" w:rsidRDefault="002D5F12" w:rsidP="00BD0015">
      <w:pPr>
        <w:pStyle w:val="20"/>
      </w:pPr>
      <w:bookmarkStart w:id="33" w:name="_Toc454875401"/>
      <w:r>
        <w:rPr>
          <w:rFonts w:hint="eastAsia"/>
        </w:rPr>
        <w:lastRenderedPageBreak/>
        <w:t>总体业务流程</w:t>
      </w:r>
      <w:bookmarkEnd w:id="33"/>
    </w:p>
    <w:p w14:paraId="6FEB5499" w14:textId="6CEA0036" w:rsidR="00A5471B" w:rsidRPr="00BD0015" w:rsidRDefault="00F57D46" w:rsidP="00A5471B">
      <w:pPr>
        <w:spacing w:line="360" w:lineRule="auto"/>
      </w:pPr>
      <w:r>
        <w:object w:dxaOrig="12139" w:dyaOrig="17726" w14:anchorId="671B3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65pt;height:606.35pt" o:ole="">
            <v:imagedata r:id="rId21" o:title=""/>
          </v:shape>
          <o:OLEObject Type="Embed" ProgID="Visio.Drawing.11" ShapeID="_x0000_i1025" DrawAspect="Content" ObjectID="_1814162634" r:id="rId22"/>
        </w:object>
      </w:r>
    </w:p>
    <w:p w14:paraId="3219710A" w14:textId="77777777" w:rsidR="00A5471B" w:rsidRPr="007B7FA0" w:rsidRDefault="00A5471B" w:rsidP="00A5471B">
      <w:pPr>
        <w:spacing w:line="360" w:lineRule="auto"/>
        <w:ind w:left="425"/>
        <w:rPr>
          <w:rFonts w:ascii="宋体" w:hAnsi="宋体" w:cs="Arial"/>
          <w:color w:val="000000"/>
        </w:rPr>
      </w:pPr>
      <w:r w:rsidRPr="007B7FA0">
        <w:rPr>
          <w:rFonts w:ascii="宋体" w:hAnsi="宋体" w:cs="Arial" w:hint="eastAsia"/>
          <w:color w:val="000000"/>
        </w:rPr>
        <w:t>流程补充说明：</w:t>
      </w:r>
    </w:p>
    <w:p w14:paraId="15124A9A" w14:textId="77777777" w:rsidR="00A5471B" w:rsidRDefault="00A5471B" w:rsidP="00C80BFB">
      <w:pPr>
        <w:numPr>
          <w:ilvl w:val="0"/>
          <w:numId w:val="9"/>
        </w:numPr>
        <w:spacing w:line="360" w:lineRule="auto"/>
        <w:ind w:left="0" w:firstLine="462"/>
        <w:rPr>
          <w:rFonts w:ascii="宋体" w:hAnsi="宋体" w:cs="Arial"/>
        </w:rPr>
      </w:pPr>
      <w:r>
        <w:rPr>
          <w:rFonts w:ascii="宋体" w:hAnsi="宋体" w:cs="Arial" w:hint="eastAsia"/>
        </w:rPr>
        <w:t>科目管理：</w:t>
      </w:r>
    </w:p>
    <w:p w14:paraId="6DA7D62E" w14:textId="48323F8E" w:rsidR="003D0BF4" w:rsidRPr="003D0BF4" w:rsidRDefault="003D0BF4" w:rsidP="00C80BFB">
      <w:pPr>
        <w:pStyle w:val="-31"/>
        <w:numPr>
          <w:ilvl w:val="0"/>
          <w:numId w:val="10"/>
        </w:numPr>
        <w:spacing w:line="360" w:lineRule="auto"/>
        <w:ind w:firstLineChars="0"/>
        <w:rPr>
          <w:rFonts w:ascii="宋体" w:hAnsi="宋体"/>
          <w:sz w:val="21"/>
          <w:szCs w:val="21"/>
        </w:rPr>
      </w:pPr>
      <w:del w:id="34" w:author="胡增祥" w:date="2025-06-16T10:23:00Z">
        <w:r w:rsidRPr="003D0BF4" w:rsidDel="003F4984">
          <w:rPr>
            <w:rFonts w:ascii="宋体" w:hAnsi="宋体" w:hint="eastAsia"/>
            <w:sz w:val="21"/>
            <w:szCs w:val="21"/>
          </w:rPr>
          <w:delText>苏州银行</w:delText>
        </w:r>
      </w:del>
      <w:ins w:id="35" w:author="胡增祥" w:date="2025-06-16T10:23:00Z">
        <w:r w:rsidR="003F4984">
          <w:rPr>
            <w:rFonts w:ascii="宋体" w:hAnsi="宋体" w:hint="eastAsia"/>
            <w:sz w:val="21"/>
            <w:szCs w:val="21"/>
          </w:rPr>
          <w:t>XX银行</w:t>
        </w:r>
      </w:ins>
      <w:r w:rsidRPr="003D0BF4">
        <w:rPr>
          <w:rFonts w:ascii="宋体" w:hAnsi="宋体" w:hint="eastAsia"/>
          <w:sz w:val="21"/>
          <w:szCs w:val="21"/>
        </w:rPr>
        <w:t>科目维护由大总账系统统一维护，然后向各个应用系统发布科目信息。核心的科目仅是全科目表的子集，只保留核心相关业务核算使用的科目。科目的新增、修改、停用、重开都由大总账</w:t>
      </w:r>
      <w:r w:rsidR="001718B9">
        <w:rPr>
          <w:rFonts w:ascii="宋体" w:hAnsi="宋体" w:hint="eastAsia"/>
          <w:sz w:val="21"/>
          <w:szCs w:val="21"/>
        </w:rPr>
        <w:t>发起</w:t>
      </w:r>
      <w:r w:rsidRPr="003D0BF4">
        <w:rPr>
          <w:rFonts w:ascii="宋体" w:hAnsi="宋体" w:hint="eastAsia"/>
          <w:sz w:val="21"/>
          <w:szCs w:val="21"/>
        </w:rPr>
        <w:t>，核心接受大总账指令进行相应处理。</w:t>
      </w:r>
    </w:p>
    <w:p w14:paraId="766E389B" w14:textId="77777777" w:rsidR="00A5471B" w:rsidRPr="00BD0015" w:rsidRDefault="00A5471B" w:rsidP="00C80BFB">
      <w:pPr>
        <w:pStyle w:val="-31"/>
        <w:numPr>
          <w:ilvl w:val="0"/>
          <w:numId w:val="10"/>
        </w:numPr>
        <w:spacing w:line="360" w:lineRule="auto"/>
        <w:ind w:firstLineChars="0"/>
        <w:rPr>
          <w:rFonts w:ascii="宋体" w:hAnsi="宋体"/>
          <w:sz w:val="21"/>
          <w:szCs w:val="21"/>
        </w:rPr>
      </w:pPr>
      <w:r w:rsidRPr="00BD0015">
        <w:rPr>
          <w:rFonts w:ascii="宋体" w:hAnsi="宋体" w:hint="eastAsia"/>
          <w:sz w:val="21"/>
          <w:szCs w:val="21"/>
        </w:rPr>
        <w:t>对于</w:t>
      </w:r>
      <w:r w:rsidR="00F929B4">
        <w:rPr>
          <w:rFonts w:ascii="宋体" w:hAnsi="宋体" w:hint="eastAsia"/>
          <w:sz w:val="21"/>
          <w:szCs w:val="21"/>
        </w:rPr>
        <w:t>单纯会计核算引起</w:t>
      </w:r>
      <w:r w:rsidRPr="00BD0015">
        <w:rPr>
          <w:rFonts w:ascii="宋体" w:hAnsi="宋体" w:hint="eastAsia"/>
          <w:sz w:val="21"/>
          <w:szCs w:val="21"/>
        </w:rPr>
        <w:t>科目平移、合并引起的科目调整，系统自动调整会计引擎科目组参数、与科目相关的总账参数和相应的</w:t>
      </w:r>
      <w:proofErr w:type="gramStart"/>
      <w:r w:rsidRPr="00BD0015">
        <w:rPr>
          <w:rFonts w:ascii="宋体" w:hAnsi="宋体" w:hint="eastAsia"/>
          <w:sz w:val="21"/>
          <w:szCs w:val="21"/>
        </w:rPr>
        <w:t>内部户记录</w:t>
      </w:r>
      <w:proofErr w:type="gramEnd"/>
      <w:r w:rsidRPr="00BD0015">
        <w:rPr>
          <w:rFonts w:ascii="宋体" w:hAnsi="宋体" w:hint="eastAsia"/>
          <w:sz w:val="21"/>
          <w:szCs w:val="21"/>
        </w:rPr>
        <w:t>处理，并生成传票调整相应的总账信息。</w:t>
      </w:r>
    </w:p>
    <w:p w14:paraId="7D7E9115" w14:textId="1C94B5D2" w:rsidR="00A5471B" w:rsidRPr="00BD0015" w:rsidRDefault="00F929B4" w:rsidP="00C80BFB">
      <w:pPr>
        <w:pStyle w:val="-31"/>
        <w:numPr>
          <w:ilvl w:val="0"/>
          <w:numId w:val="10"/>
        </w:numPr>
        <w:spacing w:line="360" w:lineRule="auto"/>
        <w:ind w:firstLineChars="0"/>
        <w:rPr>
          <w:rFonts w:ascii="宋体" w:hAnsi="宋体"/>
          <w:sz w:val="21"/>
          <w:szCs w:val="21"/>
        </w:rPr>
      </w:pPr>
      <w:r>
        <w:rPr>
          <w:rFonts w:ascii="宋体" w:hAnsi="宋体" w:hint="eastAsia"/>
          <w:sz w:val="21"/>
          <w:szCs w:val="21"/>
        </w:rPr>
        <w:t>对于涉及</w:t>
      </w:r>
      <w:proofErr w:type="gramStart"/>
      <w:r>
        <w:rPr>
          <w:rFonts w:ascii="宋体" w:hAnsi="宋体" w:hint="eastAsia"/>
          <w:sz w:val="21"/>
          <w:szCs w:val="21"/>
        </w:rPr>
        <w:t>外部户产品码</w:t>
      </w:r>
      <w:proofErr w:type="gramEnd"/>
      <w:r>
        <w:rPr>
          <w:rFonts w:ascii="宋体" w:hAnsi="宋体" w:hint="eastAsia"/>
          <w:sz w:val="21"/>
          <w:szCs w:val="21"/>
        </w:rPr>
        <w:t>变更或客户核算信息变更引擎的科目调整或科目拆分</w:t>
      </w:r>
      <w:r w:rsidR="00A5471B" w:rsidRPr="00BD0015">
        <w:rPr>
          <w:rFonts w:ascii="宋体" w:hAnsi="宋体" w:hint="eastAsia"/>
          <w:sz w:val="21"/>
          <w:szCs w:val="21"/>
        </w:rPr>
        <w:t>通过</w:t>
      </w:r>
      <w:r>
        <w:rPr>
          <w:rFonts w:ascii="宋体" w:hAnsi="宋体" w:hint="eastAsia"/>
          <w:sz w:val="21"/>
          <w:szCs w:val="21"/>
        </w:rPr>
        <w:t>转</w:t>
      </w:r>
      <w:r w:rsidR="003D0BF4">
        <w:rPr>
          <w:rFonts w:ascii="宋体" w:hAnsi="宋体" w:hint="eastAsia"/>
          <w:sz w:val="21"/>
          <w:szCs w:val="21"/>
        </w:rPr>
        <w:t>核算</w:t>
      </w:r>
      <w:r>
        <w:rPr>
          <w:rFonts w:ascii="宋体" w:hAnsi="宋体" w:hint="eastAsia"/>
          <w:sz w:val="21"/>
          <w:szCs w:val="21"/>
        </w:rPr>
        <w:t>处理</w:t>
      </w:r>
      <w:r w:rsidR="00A5471B" w:rsidRPr="00BD0015">
        <w:rPr>
          <w:rFonts w:ascii="宋体" w:hAnsi="宋体" w:hint="eastAsia"/>
          <w:sz w:val="21"/>
          <w:szCs w:val="21"/>
        </w:rPr>
        <w:t>，</w:t>
      </w:r>
      <w:r w:rsidR="00256315">
        <w:rPr>
          <w:rFonts w:ascii="宋体" w:hAnsi="宋体" w:hint="eastAsia"/>
          <w:sz w:val="21"/>
          <w:szCs w:val="21"/>
        </w:rPr>
        <w:t>根据转核算申请的</w:t>
      </w:r>
      <w:r>
        <w:rPr>
          <w:rFonts w:ascii="宋体" w:hAnsi="宋体" w:hint="eastAsia"/>
          <w:sz w:val="21"/>
          <w:szCs w:val="21"/>
        </w:rPr>
        <w:t>外部</w:t>
      </w:r>
      <w:r w:rsidR="00A5471B" w:rsidRPr="00BD0015">
        <w:rPr>
          <w:rFonts w:ascii="宋体" w:hAnsi="宋体" w:hint="eastAsia"/>
          <w:sz w:val="21"/>
          <w:szCs w:val="21"/>
        </w:rPr>
        <w:t>分户信息，生成传票调整相应的总账信息。</w:t>
      </w:r>
    </w:p>
    <w:p w14:paraId="7B90DFB7" w14:textId="77777777" w:rsidR="00A5471B" w:rsidRPr="00BD0015" w:rsidRDefault="00A5471B" w:rsidP="00C80BFB">
      <w:pPr>
        <w:numPr>
          <w:ilvl w:val="0"/>
          <w:numId w:val="9"/>
        </w:numPr>
        <w:spacing w:line="360" w:lineRule="auto"/>
        <w:ind w:left="0" w:firstLine="462"/>
        <w:rPr>
          <w:rFonts w:ascii="宋体" w:hAnsi="宋体" w:cs="Arial"/>
          <w:szCs w:val="21"/>
        </w:rPr>
      </w:pPr>
      <w:proofErr w:type="gramStart"/>
      <w:r w:rsidRPr="00BD0015">
        <w:rPr>
          <w:rFonts w:ascii="宋体" w:hAnsi="宋体" w:cs="Arial" w:hint="eastAsia"/>
          <w:szCs w:val="21"/>
        </w:rPr>
        <w:t>内部户</w:t>
      </w:r>
      <w:proofErr w:type="gramEnd"/>
      <w:r w:rsidRPr="00BD0015">
        <w:rPr>
          <w:rFonts w:ascii="宋体" w:hAnsi="宋体" w:cs="Arial" w:hint="eastAsia"/>
          <w:szCs w:val="21"/>
        </w:rPr>
        <w:t>管理：</w:t>
      </w:r>
    </w:p>
    <w:p w14:paraId="7FE370E1" w14:textId="2FFBE03A" w:rsidR="00A5471B" w:rsidRPr="00BD0015" w:rsidRDefault="00A5471B" w:rsidP="00C80BFB">
      <w:pPr>
        <w:pStyle w:val="-31"/>
        <w:numPr>
          <w:ilvl w:val="0"/>
          <w:numId w:val="11"/>
        </w:numPr>
        <w:spacing w:line="360" w:lineRule="auto"/>
        <w:ind w:firstLineChars="0"/>
        <w:rPr>
          <w:rFonts w:ascii="宋体" w:hAnsi="宋体"/>
          <w:sz w:val="21"/>
          <w:szCs w:val="21"/>
        </w:rPr>
      </w:pPr>
      <w:proofErr w:type="gramStart"/>
      <w:r w:rsidRPr="00BD0015">
        <w:rPr>
          <w:rFonts w:ascii="宋体" w:hAnsi="宋体" w:hint="eastAsia"/>
          <w:sz w:val="21"/>
          <w:szCs w:val="21"/>
        </w:rPr>
        <w:t>内部户控制表</w:t>
      </w:r>
      <w:proofErr w:type="gramEnd"/>
      <w:r w:rsidRPr="00BD0015">
        <w:rPr>
          <w:rFonts w:ascii="宋体" w:hAnsi="宋体" w:hint="eastAsia"/>
          <w:sz w:val="21"/>
          <w:szCs w:val="21"/>
        </w:rPr>
        <w:t>需要预先设置，业务发生根据传票信息，对于涉及</w:t>
      </w:r>
      <w:proofErr w:type="gramStart"/>
      <w:r w:rsidRPr="00BD0015">
        <w:rPr>
          <w:rFonts w:ascii="宋体" w:hAnsi="宋体" w:hint="eastAsia"/>
          <w:sz w:val="21"/>
          <w:szCs w:val="21"/>
        </w:rPr>
        <w:t>内部</w:t>
      </w:r>
      <w:r w:rsidR="00A27F77">
        <w:rPr>
          <w:rFonts w:ascii="宋体" w:hAnsi="宋体" w:hint="eastAsia"/>
          <w:sz w:val="21"/>
          <w:szCs w:val="21"/>
        </w:rPr>
        <w:t>户</w:t>
      </w:r>
      <w:proofErr w:type="gramEnd"/>
      <w:r w:rsidRPr="00BD0015">
        <w:rPr>
          <w:rFonts w:ascii="宋体" w:hAnsi="宋体" w:hint="eastAsia"/>
          <w:sz w:val="21"/>
          <w:szCs w:val="21"/>
        </w:rPr>
        <w:t>的分录需要检查</w:t>
      </w:r>
      <w:proofErr w:type="gramStart"/>
      <w:r w:rsidRPr="00BD0015">
        <w:rPr>
          <w:rFonts w:ascii="宋体" w:hAnsi="宋体" w:hint="eastAsia"/>
          <w:sz w:val="21"/>
          <w:szCs w:val="21"/>
        </w:rPr>
        <w:t>内部户</w:t>
      </w:r>
      <w:proofErr w:type="gramEnd"/>
      <w:r w:rsidRPr="00BD0015">
        <w:rPr>
          <w:rFonts w:ascii="宋体" w:hAnsi="宋体" w:hint="eastAsia"/>
          <w:sz w:val="21"/>
          <w:szCs w:val="21"/>
        </w:rPr>
        <w:t>的合法性并更新</w:t>
      </w:r>
      <w:proofErr w:type="gramStart"/>
      <w:r w:rsidRPr="00BD0015">
        <w:rPr>
          <w:rFonts w:ascii="宋体" w:hAnsi="宋体" w:hint="eastAsia"/>
          <w:sz w:val="21"/>
          <w:szCs w:val="21"/>
        </w:rPr>
        <w:t>内部户</w:t>
      </w:r>
      <w:proofErr w:type="gramEnd"/>
      <w:r w:rsidRPr="00BD0015">
        <w:rPr>
          <w:rFonts w:ascii="宋体" w:hAnsi="宋体" w:hint="eastAsia"/>
          <w:sz w:val="21"/>
          <w:szCs w:val="21"/>
        </w:rPr>
        <w:t>信息(如果</w:t>
      </w:r>
      <w:proofErr w:type="gramStart"/>
      <w:r w:rsidRPr="00BD0015">
        <w:rPr>
          <w:rFonts w:ascii="宋体" w:hAnsi="宋体" w:hint="eastAsia"/>
          <w:sz w:val="21"/>
          <w:szCs w:val="21"/>
        </w:rPr>
        <w:t>内部户设置</w:t>
      </w:r>
      <w:proofErr w:type="gramEnd"/>
      <w:r w:rsidRPr="00BD0015">
        <w:rPr>
          <w:rFonts w:ascii="宋体" w:hAnsi="宋体" w:hint="eastAsia"/>
          <w:sz w:val="21"/>
          <w:szCs w:val="21"/>
        </w:rPr>
        <w:t>了“联机更新余额”标识，则系统自动更新</w:t>
      </w:r>
      <w:proofErr w:type="gramStart"/>
      <w:r w:rsidRPr="00BD0015">
        <w:rPr>
          <w:rFonts w:ascii="宋体" w:hAnsi="宋体" w:hint="eastAsia"/>
          <w:sz w:val="21"/>
          <w:szCs w:val="21"/>
        </w:rPr>
        <w:t>内部户</w:t>
      </w:r>
      <w:proofErr w:type="gramEnd"/>
      <w:r w:rsidRPr="00BD0015">
        <w:rPr>
          <w:rFonts w:ascii="宋体" w:hAnsi="宋体" w:hint="eastAsia"/>
          <w:sz w:val="21"/>
          <w:szCs w:val="21"/>
        </w:rPr>
        <w:t>的余额，否则批量的时候统一更新)。如果</w:t>
      </w:r>
      <w:proofErr w:type="gramStart"/>
      <w:r w:rsidRPr="00BD0015">
        <w:rPr>
          <w:rFonts w:ascii="宋体" w:hAnsi="宋体" w:hint="eastAsia"/>
          <w:sz w:val="21"/>
          <w:szCs w:val="21"/>
        </w:rPr>
        <w:t>内部户</w:t>
      </w:r>
      <w:proofErr w:type="gramEnd"/>
      <w:r w:rsidRPr="00BD0015">
        <w:rPr>
          <w:rFonts w:ascii="宋体" w:hAnsi="宋体" w:hint="eastAsia"/>
          <w:sz w:val="21"/>
          <w:szCs w:val="21"/>
        </w:rPr>
        <w:t>不存在，则根据</w:t>
      </w:r>
      <w:proofErr w:type="gramStart"/>
      <w:r w:rsidRPr="00BD0015">
        <w:rPr>
          <w:rFonts w:ascii="宋体" w:hAnsi="宋体" w:hint="eastAsia"/>
          <w:sz w:val="21"/>
          <w:szCs w:val="21"/>
        </w:rPr>
        <w:t>内部户控制表</w:t>
      </w:r>
      <w:proofErr w:type="gramEnd"/>
      <w:r w:rsidRPr="00BD0015">
        <w:rPr>
          <w:rFonts w:ascii="宋体" w:hAnsi="宋体" w:hint="eastAsia"/>
          <w:sz w:val="21"/>
          <w:szCs w:val="21"/>
        </w:rPr>
        <w:t>的设置，自动生成内部户。</w:t>
      </w:r>
    </w:p>
    <w:p w14:paraId="536E5C40" w14:textId="77777777" w:rsidR="00A5471B" w:rsidRPr="00BD0015" w:rsidRDefault="00A5471B" w:rsidP="00C80BFB">
      <w:pPr>
        <w:pStyle w:val="-31"/>
        <w:numPr>
          <w:ilvl w:val="0"/>
          <w:numId w:val="11"/>
        </w:numPr>
        <w:spacing w:line="360" w:lineRule="auto"/>
        <w:ind w:firstLineChars="0"/>
        <w:rPr>
          <w:rFonts w:ascii="宋体" w:hAnsi="宋体"/>
          <w:sz w:val="21"/>
          <w:szCs w:val="21"/>
        </w:rPr>
      </w:pPr>
      <w:r w:rsidRPr="00BD0015">
        <w:rPr>
          <w:rFonts w:ascii="宋体" w:hAnsi="宋体" w:hint="eastAsia"/>
          <w:sz w:val="21"/>
          <w:szCs w:val="21"/>
        </w:rPr>
        <w:t>如果</w:t>
      </w:r>
      <w:proofErr w:type="gramStart"/>
      <w:r w:rsidRPr="00BD0015">
        <w:rPr>
          <w:rFonts w:ascii="宋体" w:hAnsi="宋体" w:hint="eastAsia"/>
          <w:sz w:val="21"/>
          <w:szCs w:val="21"/>
        </w:rPr>
        <w:t>内部户设置</w:t>
      </w:r>
      <w:proofErr w:type="gramEnd"/>
      <w:r w:rsidRPr="00BD0015">
        <w:rPr>
          <w:rFonts w:ascii="宋体" w:hAnsi="宋体" w:hint="eastAsia"/>
          <w:sz w:val="21"/>
          <w:szCs w:val="21"/>
        </w:rPr>
        <w:t>了挂销账属性，业务发生时，则进行挂销账处理；</w:t>
      </w:r>
    </w:p>
    <w:p w14:paraId="4BD5EE79" w14:textId="7AEEE802" w:rsidR="00A5471B" w:rsidRPr="00BD0015" w:rsidRDefault="00A5471B" w:rsidP="00C80BFB">
      <w:pPr>
        <w:pStyle w:val="-31"/>
        <w:numPr>
          <w:ilvl w:val="0"/>
          <w:numId w:val="11"/>
        </w:numPr>
        <w:spacing w:line="360" w:lineRule="auto"/>
        <w:ind w:firstLineChars="0"/>
        <w:rPr>
          <w:rFonts w:ascii="宋体" w:hAnsi="宋体"/>
          <w:sz w:val="21"/>
          <w:szCs w:val="21"/>
        </w:rPr>
      </w:pPr>
      <w:r w:rsidRPr="00BD0015">
        <w:rPr>
          <w:rFonts w:ascii="宋体" w:hAnsi="宋体" w:hint="eastAsia"/>
          <w:sz w:val="21"/>
          <w:szCs w:val="21"/>
        </w:rPr>
        <w:t>系统提供手工记账方式</w:t>
      </w:r>
      <w:r w:rsidR="002E4158">
        <w:rPr>
          <w:rFonts w:ascii="宋体" w:hAnsi="宋体" w:hint="eastAsia"/>
          <w:sz w:val="21"/>
          <w:szCs w:val="21"/>
        </w:rPr>
        <w:t>，</w:t>
      </w:r>
      <w:r w:rsidRPr="00BD0015">
        <w:rPr>
          <w:rFonts w:ascii="宋体" w:hAnsi="宋体" w:hint="eastAsia"/>
          <w:sz w:val="21"/>
          <w:szCs w:val="21"/>
        </w:rPr>
        <w:t>还提供手工记账模板进行手工记账、或者EXECL方式进行手工记账。</w:t>
      </w:r>
    </w:p>
    <w:p w14:paraId="692A6F06" w14:textId="77777777" w:rsidR="00A5471B" w:rsidRPr="00BD0015" w:rsidRDefault="00A5471B" w:rsidP="00C80BFB">
      <w:pPr>
        <w:numPr>
          <w:ilvl w:val="0"/>
          <w:numId w:val="9"/>
        </w:numPr>
        <w:spacing w:line="360" w:lineRule="auto"/>
        <w:ind w:left="0" w:firstLine="462"/>
        <w:rPr>
          <w:rFonts w:ascii="宋体" w:hAnsi="宋体" w:cs="Arial"/>
          <w:szCs w:val="21"/>
        </w:rPr>
      </w:pPr>
      <w:r w:rsidRPr="00BD0015">
        <w:rPr>
          <w:rFonts w:ascii="宋体" w:hAnsi="宋体" w:cs="Arial" w:hint="eastAsia"/>
          <w:szCs w:val="21"/>
        </w:rPr>
        <w:t>总账管理：</w:t>
      </w:r>
    </w:p>
    <w:p w14:paraId="1BF21592" w14:textId="1C8FB927"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t>核心的各应用子系统（存款、存放同业、现金等），以及要求在</w:t>
      </w:r>
      <w:proofErr w:type="gramStart"/>
      <w:r w:rsidRPr="00BD0015">
        <w:rPr>
          <w:rFonts w:ascii="宋体" w:hAnsi="宋体" w:hint="eastAsia"/>
          <w:sz w:val="21"/>
          <w:szCs w:val="21"/>
        </w:rPr>
        <w:t>核心成账的</w:t>
      </w:r>
      <w:proofErr w:type="gramEnd"/>
      <w:r w:rsidRPr="00BD0015">
        <w:rPr>
          <w:rFonts w:ascii="宋体" w:hAnsi="宋体" w:hint="eastAsia"/>
          <w:sz w:val="21"/>
          <w:szCs w:val="21"/>
        </w:rPr>
        <w:t>外围系统（如</w:t>
      </w:r>
      <w:r w:rsidR="002E4158">
        <w:rPr>
          <w:rFonts w:ascii="宋体" w:hAnsi="宋体" w:hint="eastAsia"/>
          <w:sz w:val="21"/>
          <w:szCs w:val="21"/>
        </w:rPr>
        <w:t>中间业务</w:t>
      </w:r>
      <w:r w:rsidRPr="00BD0015">
        <w:rPr>
          <w:rFonts w:ascii="宋体" w:hAnsi="宋体" w:hint="eastAsia"/>
          <w:sz w:val="21"/>
          <w:szCs w:val="21"/>
        </w:rPr>
        <w:t>）通过会计引擎生成分录传票信息（包括联机和批量），系统自动做传票检查，包括传票要素的合法性检查、单笔交易整套传票借贷平衡检查、单机构传票借贷平衡检查。</w:t>
      </w:r>
    </w:p>
    <w:p w14:paraId="31323418" w14:textId="5277049E"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lastRenderedPageBreak/>
        <w:t>在</w:t>
      </w:r>
      <w:proofErr w:type="gramStart"/>
      <w:r w:rsidRPr="00BD0015">
        <w:rPr>
          <w:rFonts w:ascii="宋体" w:hAnsi="宋体" w:hint="eastAsia"/>
          <w:sz w:val="21"/>
          <w:szCs w:val="21"/>
        </w:rPr>
        <w:t>外围成账的</w:t>
      </w:r>
      <w:proofErr w:type="gramEnd"/>
      <w:r w:rsidRPr="00BD0015">
        <w:rPr>
          <w:rFonts w:ascii="宋体" w:hAnsi="宋体" w:hint="eastAsia"/>
          <w:sz w:val="21"/>
          <w:szCs w:val="21"/>
        </w:rPr>
        <w:t>外围系统（</w:t>
      </w:r>
      <w:proofErr w:type="gramStart"/>
      <w:r w:rsidRPr="00BD0015">
        <w:rPr>
          <w:rFonts w:ascii="宋体" w:hAnsi="宋体" w:hint="eastAsia"/>
          <w:sz w:val="21"/>
          <w:szCs w:val="21"/>
        </w:rPr>
        <w:t>如</w:t>
      </w:r>
      <w:r w:rsidR="002E4158">
        <w:rPr>
          <w:rFonts w:ascii="宋体" w:hAnsi="宋体" w:hint="eastAsia"/>
          <w:sz w:val="21"/>
          <w:szCs w:val="21"/>
        </w:rPr>
        <w:t>国结系统</w:t>
      </w:r>
      <w:proofErr w:type="gramEnd"/>
      <w:r w:rsidRPr="00BD0015">
        <w:rPr>
          <w:rFonts w:ascii="宋体" w:hAnsi="宋体" w:hint="eastAsia"/>
          <w:sz w:val="21"/>
          <w:szCs w:val="21"/>
        </w:rPr>
        <w:t>）则将拆分好的分录传票信息送到核心；</w:t>
      </w:r>
      <w:proofErr w:type="gramStart"/>
      <w:r w:rsidR="002E4158">
        <w:rPr>
          <w:rFonts w:ascii="宋体" w:hAnsi="宋体" w:hint="eastAsia"/>
          <w:sz w:val="21"/>
          <w:szCs w:val="21"/>
        </w:rPr>
        <w:t>国结</w:t>
      </w:r>
      <w:r w:rsidRPr="00BD0015">
        <w:rPr>
          <w:rFonts w:ascii="宋体" w:hAnsi="宋体" w:hint="eastAsia"/>
          <w:sz w:val="21"/>
          <w:szCs w:val="21"/>
        </w:rPr>
        <w:t>系统</w:t>
      </w:r>
      <w:proofErr w:type="gramEnd"/>
      <w:r w:rsidRPr="00BD0015">
        <w:rPr>
          <w:rFonts w:ascii="宋体" w:hAnsi="宋体" w:hint="eastAsia"/>
          <w:sz w:val="21"/>
          <w:szCs w:val="21"/>
        </w:rPr>
        <w:t>不遵循交易核算分离原则，即核算出现异常如科目状态异常或</w:t>
      </w:r>
      <w:proofErr w:type="gramStart"/>
      <w:r w:rsidRPr="00BD0015">
        <w:rPr>
          <w:rFonts w:ascii="宋体" w:hAnsi="宋体" w:hint="eastAsia"/>
          <w:sz w:val="21"/>
          <w:szCs w:val="21"/>
        </w:rPr>
        <w:t>内部户</w:t>
      </w:r>
      <w:proofErr w:type="gramEnd"/>
      <w:r w:rsidRPr="00BD0015">
        <w:rPr>
          <w:rFonts w:ascii="宋体" w:hAnsi="宋体" w:hint="eastAsia"/>
          <w:sz w:val="21"/>
          <w:szCs w:val="21"/>
        </w:rPr>
        <w:t>异常，交易拒绝，返回失败信息给外围系统。</w:t>
      </w:r>
    </w:p>
    <w:p w14:paraId="6E053D14" w14:textId="6CD5CE5C"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t>对于涉及</w:t>
      </w:r>
      <w:proofErr w:type="gramStart"/>
      <w:r w:rsidRPr="00BD0015">
        <w:rPr>
          <w:rFonts w:ascii="宋体" w:hAnsi="宋体" w:hint="eastAsia"/>
          <w:sz w:val="21"/>
          <w:szCs w:val="21"/>
        </w:rPr>
        <w:t>内部</w:t>
      </w:r>
      <w:r w:rsidR="00A27F77">
        <w:rPr>
          <w:rFonts w:ascii="宋体" w:hAnsi="宋体" w:hint="eastAsia"/>
          <w:sz w:val="21"/>
          <w:szCs w:val="21"/>
        </w:rPr>
        <w:t>户</w:t>
      </w:r>
      <w:proofErr w:type="gramEnd"/>
      <w:r w:rsidRPr="00BD0015">
        <w:rPr>
          <w:rFonts w:ascii="宋体" w:hAnsi="宋体" w:hint="eastAsia"/>
          <w:sz w:val="21"/>
          <w:szCs w:val="21"/>
        </w:rPr>
        <w:t>的分录需要检查</w:t>
      </w:r>
      <w:proofErr w:type="gramStart"/>
      <w:r w:rsidRPr="00BD0015">
        <w:rPr>
          <w:rFonts w:ascii="宋体" w:hAnsi="宋体" w:hint="eastAsia"/>
          <w:sz w:val="21"/>
          <w:szCs w:val="21"/>
        </w:rPr>
        <w:t>内部户</w:t>
      </w:r>
      <w:proofErr w:type="gramEnd"/>
      <w:r w:rsidRPr="00BD0015">
        <w:rPr>
          <w:rFonts w:ascii="宋体" w:hAnsi="宋体" w:hint="eastAsia"/>
          <w:sz w:val="21"/>
          <w:szCs w:val="21"/>
        </w:rPr>
        <w:t>的合法性以及挂销账属性，以及更新</w:t>
      </w:r>
      <w:proofErr w:type="gramStart"/>
      <w:r w:rsidRPr="00BD0015">
        <w:rPr>
          <w:rFonts w:ascii="宋体" w:hAnsi="宋体" w:hint="eastAsia"/>
          <w:sz w:val="21"/>
          <w:szCs w:val="21"/>
        </w:rPr>
        <w:t>内部户</w:t>
      </w:r>
      <w:proofErr w:type="gramEnd"/>
      <w:r w:rsidRPr="00BD0015">
        <w:rPr>
          <w:rFonts w:ascii="宋体" w:hAnsi="宋体" w:hint="eastAsia"/>
          <w:sz w:val="21"/>
          <w:szCs w:val="21"/>
        </w:rPr>
        <w:t>余额。</w:t>
      </w:r>
    </w:p>
    <w:p w14:paraId="7E898A55" w14:textId="4ABD00E7" w:rsidR="00F57D46" w:rsidRPr="00F57D46" w:rsidRDefault="00F57D46" w:rsidP="00C80BFB">
      <w:pPr>
        <w:pStyle w:val="-31"/>
        <w:numPr>
          <w:ilvl w:val="0"/>
          <w:numId w:val="12"/>
        </w:numPr>
        <w:spacing w:line="360" w:lineRule="auto"/>
        <w:ind w:firstLineChars="0"/>
        <w:rPr>
          <w:rFonts w:ascii="宋体" w:hAnsi="宋体"/>
          <w:sz w:val="21"/>
          <w:szCs w:val="21"/>
          <w:highlight w:val="yellow"/>
        </w:rPr>
      </w:pPr>
      <w:del w:id="36" w:author="胡增祥" w:date="2025-06-16T10:23:00Z">
        <w:r w:rsidRPr="00F57D46" w:rsidDel="003F4984">
          <w:rPr>
            <w:rFonts w:ascii="宋体" w:hAnsi="宋体" w:hint="eastAsia"/>
            <w:sz w:val="21"/>
            <w:szCs w:val="21"/>
            <w:highlight w:val="yellow"/>
          </w:rPr>
          <w:delText>苏州银行</w:delText>
        </w:r>
      </w:del>
      <w:ins w:id="37" w:author="胡增祥" w:date="2025-06-16T10:23:00Z">
        <w:r w:rsidR="003F4984">
          <w:rPr>
            <w:rFonts w:ascii="宋体" w:hAnsi="宋体" w:hint="eastAsia"/>
            <w:sz w:val="21"/>
            <w:szCs w:val="21"/>
            <w:highlight w:val="yellow"/>
          </w:rPr>
          <w:t>XX银行</w:t>
        </w:r>
      </w:ins>
      <w:r w:rsidRPr="00F57D46">
        <w:rPr>
          <w:rFonts w:ascii="宋体" w:hAnsi="宋体" w:hint="eastAsia"/>
          <w:sz w:val="21"/>
          <w:szCs w:val="21"/>
          <w:highlight w:val="yellow"/>
        </w:rPr>
        <w:t>与4家村镇银行之间采用一级清算模式</w:t>
      </w:r>
      <w:r>
        <w:rPr>
          <w:rFonts w:ascii="宋体" w:hAnsi="宋体" w:hint="eastAsia"/>
          <w:sz w:val="21"/>
          <w:szCs w:val="21"/>
          <w:highlight w:val="yellow"/>
        </w:rPr>
        <w:t>，日终需进行跨法人清算处理。</w:t>
      </w:r>
    </w:p>
    <w:p w14:paraId="5A052997" w14:textId="7D8CDB8E"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t>系统根据传票信息汇总进行总账加工，更新总账账户发生额、余额等信息；</w:t>
      </w:r>
    </w:p>
    <w:p w14:paraId="1319737B" w14:textId="0FDE4B40"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t>系统对总账数据进行账务平衡检查，包括总账数据平衡检查、总分核对、账卡核对、</w:t>
      </w:r>
      <w:proofErr w:type="gramStart"/>
      <w:r w:rsidRPr="00BD0015">
        <w:rPr>
          <w:rFonts w:ascii="宋体" w:hAnsi="宋体" w:hint="eastAsia"/>
          <w:sz w:val="21"/>
          <w:szCs w:val="21"/>
        </w:rPr>
        <w:t>账挂核对</w:t>
      </w:r>
      <w:proofErr w:type="gramEnd"/>
      <w:r w:rsidRPr="00BD0015">
        <w:rPr>
          <w:rFonts w:ascii="宋体" w:hAnsi="宋体" w:hint="eastAsia"/>
          <w:sz w:val="21"/>
          <w:szCs w:val="21"/>
        </w:rPr>
        <w:t>、</w:t>
      </w:r>
      <w:proofErr w:type="gramStart"/>
      <w:r w:rsidRPr="00BD0015">
        <w:rPr>
          <w:rFonts w:ascii="宋体" w:hAnsi="宋体" w:hint="eastAsia"/>
          <w:sz w:val="21"/>
          <w:szCs w:val="21"/>
        </w:rPr>
        <w:t>日终零余额</w:t>
      </w:r>
      <w:proofErr w:type="gramEnd"/>
      <w:r w:rsidRPr="00BD0015">
        <w:rPr>
          <w:rFonts w:ascii="宋体" w:hAnsi="宋体" w:hint="eastAsia"/>
          <w:sz w:val="21"/>
          <w:szCs w:val="21"/>
        </w:rPr>
        <w:t>检查、</w:t>
      </w:r>
      <w:r w:rsidR="0043615C">
        <w:rPr>
          <w:rFonts w:ascii="宋体" w:hAnsi="宋体" w:cs="Arial" w:hint="eastAsia"/>
        </w:rPr>
        <w:t>行</w:t>
      </w:r>
      <w:r w:rsidR="0043615C" w:rsidRPr="00E23D26">
        <w:rPr>
          <w:rFonts w:ascii="宋体" w:hAnsi="宋体" w:cs="Arial" w:hint="eastAsia"/>
        </w:rPr>
        <w:t>内往来</w:t>
      </w:r>
      <w:r w:rsidRPr="00BD0015">
        <w:rPr>
          <w:rFonts w:ascii="宋体" w:hAnsi="宋体" w:hint="eastAsia"/>
          <w:sz w:val="21"/>
          <w:szCs w:val="21"/>
        </w:rPr>
        <w:t>科目余额检查</w:t>
      </w:r>
      <w:r w:rsidR="002E4158" w:rsidRPr="002E4158">
        <w:rPr>
          <w:rFonts w:ascii="宋体" w:hAnsi="宋体" w:hint="eastAsia"/>
          <w:sz w:val="21"/>
          <w:szCs w:val="21"/>
          <w:highlight w:val="yellow"/>
        </w:rPr>
        <w:t>、或有资产或有负债平衡检查</w:t>
      </w:r>
      <w:r w:rsidRPr="00BD0015">
        <w:rPr>
          <w:rFonts w:ascii="宋体" w:hAnsi="宋体" w:hint="eastAsia"/>
          <w:sz w:val="21"/>
          <w:szCs w:val="21"/>
        </w:rPr>
        <w:t>。</w:t>
      </w:r>
    </w:p>
    <w:p w14:paraId="526FDF31" w14:textId="5E3301DA" w:rsidR="00A5471B" w:rsidRPr="002E4158" w:rsidRDefault="00A5471B" w:rsidP="00C80BFB">
      <w:pPr>
        <w:pStyle w:val="-31"/>
        <w:numPr>
          <w:ilvl w:val="0"/>
          <w:numId w:val="12"/>
        </w:numPr>
        <w:spacing w:line="360" w:lineRule="auto"/>
        <w:ind w:firstLineChars="0"/>
        <w:rPr>
          <w:rFonts w:ascii="宋体" w:hAnsi="宋体"/>
          <w:sz w:val="21"/>
          <w:szCs w:val="21"/>
          <w:highlight w:val="yellow"/>
        </w:rPr>
      </w:pPr>
      <w:r w:rsidRPr="002E4158">
        <w:rPr>
          <w:rFonts w:ascii="宋体" w:hAnsi="宋体" w:hint="eastAsia"/>
          <w:sz w:val="21"/>
          <w:szCs w:val="21"/>
          <w:highlight w:val="yellow"/>
        </w:rPr>
        <w:t>日终将</w:t>
      </w:r>
      <w:r w:rsidR="002E4158" w:rsidRPr="002E4158">
        <w:rPr>
          <w:rFonts w:ascii="宋体" w:hAnsi="宋体" w:hint="eastAsia"/>
          <w:sz w:val="21"/>
          <w:szCs w:val="21"/>
          <w:highlight w:val="yellow"/>
        </w:rPr>
        <w:t>当日传票的借贷方发生</w:t>
      </w:r>
      <w:proofErr w:type="gramStart"/>
      <w:r w:rsidR="002E4158" w:rsidRPr="002E4158">
        <w:rPr>
          <w:rFonts w:ascii="宋体" w:hAnsi="宋体" w:hint="eastAsia"/>
          <w:sz w:val="21"/>
          <w:szCs w:val="21"/>
          <w:highlight w:val="yellow"/>
        </w:rPr>
        <w:t>额按照</w:t>
      </w:r>
      <w:proofErr w:type="gramEnd"/>
      <w:r w:rsidR="002E4158" w:rsidRPr="002E4158">
        <w:rPr>
          <w:rFonts w:ascii="宋体" w:hAnsi="宋体" w:hint="eastAsia"/>
          <w:sz w:val="21"/>
          <w:szCs w:val="21"/>
          <w:highlight w:val="yellow"/>
        </w:rPr>
        <w:t>九个维度（机构段、责任中心段、会计科目段、参考段、产品段、条线段、内部往来段、来源段、备用段）进行汇总，汇总</w:t>
      </w:r>
      <w:r w:rsidRPr="002E4158">
        <w:rPr>
          <w:rFonts w:ascii="宋体" w:hAnsi="宋体" w:hint="eastAsia"/>
          <w:sz w:val="21"/>
          <w:szCs w:val="21"/>
          <w:highlight w:val="yellow"/>
        </w:rPr>
        <w:t>数据发送给</w:t>
      </w:r>
      <w:r w:rsidR="002E4158" w:rsidRPr="002E4158">
        <w:rPr>
          <w:rFonts w:ascii="宋体" w:hAnsi="宋体" w:hint="eastAsia"/>
          <w:sz w:val="21"/>
          <w:szCs w:val="21"/>
          <w:highlight w:val="yellow"/>
        </w:rPr>
        <w:t>大总账系统</w:t>
      </w:r>
      <w:r w:rsidRPr="002E4158">
        <w:rPr>
          <w:rFonts w:ascii="宋体" w:hAnsi="宋体" w:hint="eastAsia"/>
          <w:sz w:val="21"/>
          <w:szCs w:val="21"/>
          <w:highlight w:val="yellow"/>
        </w:rPr>
        <w:t>；</w:t>
      </w:r>
    </w:p>
    <w:p w14:paraId="28D24CC5" w14:textId="74322DAA" w:rsidR="00A5471B" w:rsidRPr="00BD0015" w:rsidRDefault="00A5471B" w:rsidP="00C80BFB">
      <w:pPr>
        <w:pStyle w:val="-31"/>
        <w:numPr>
          <w:ilvl w:val="0"/>
          <w:numId w:val="12"/>
        </w:numPr>
        <w:spacing w:line="360" w:lineRule="auto"/>
        <w:ind w:firstLineChars="0"/>
        <w:rPr>
          <w:rFonts w:ascii="宋体" w:hAnsi="宋体"/>
          <w:sz w:val="21"/>
          <w:szCs w:val="21"/>
        </w:rPr>
      </w:pPr>
      <w:r w:rsidRPr="00BD0015">
        <w:rPr>
          <w:rFonts w:ascii="宋体" w:hAnsi="宋体" w:hint="eastAsia"/>
          <w:sz w:val="21"/>
          <w:szCs w:val="21"/>
        </w:rPr>
        <w:t>日终生成外围的对账清单（交易流水或传票流水），供外围系统</w:t>
      </w:r>
      <w:r w:rsidR="002E4158">
        <w:rPr>
          <w:rFonts w:ascii="宋体" w:hAnsi="宋体" w:hint="eastAsia"/>
          <w:sz w:val="21"/>
          <w:szCs w:val="21"/>
        </w:rPr>
        <w:t>（</w:t>
      </w:r>
      <w:proofErr w:type="gramStart"/>
      <w:r w:rsidR="002E4158">
        <w:rPr>
          <w:rFonts w:ascii="宋体" w:hAnsi="宋体" w:hint="eastAsia"/>
          <w:sz w:val="21"/>
          <w:szCs w:val="21"/>
        </w:rPr>
        <w:t>如国结系统</w:t>
      </w:r>
      <w:proofErr w:type="gramEnd"/>
      <w:r w:rsidR="002E4158">
        <w:rPr>
          <w:rFonts w:ascii="宋体" w:hAnsi="宋体" w:hint="eastAsia"/>
          <w:sz w:val="21"/>
          <w:szCs w:val="21"/>
        </w:rPr>
        <w:t>）</w:t>
      </w:r>
      <w:r w:rsidRPr="00BD0015">
        <w:rPr>
          <w:rFonts w:ascii="宋体" w:hAnsi="宋体" w:hint="eastAsia"/>
          <w:sz w:val="21"/>
          <w:szCs w:val="21"/>
        </w:rPr>
        <w:t>自行下载并对账。</w:t>
      </w:r>
    </w:p>
    <w:p w14:paraId="108B2116" w14:textId="77777777" w:rsidR="00F57D46" w:rsidRDefault="00A5471B" w:rsidP="00C80BFB">
      <w:pPr>
        <w:pStyle w:val="-31"/>
        <w:numPr>
          <w:ilvl w:val="0"/>
          <w:numId w:val="12"/>
        </w:numPr>
        <w:spacing w:line="360" w:lineRule="auto"/>
        <w:ind w:firstLineChars="0"/>
        <w:rPr>
          <w:rFonts w:ascii="宋体" w:hAnsi="宋体"/>
          <w:sz w:val="21"/>
          <w:szCs w:val="21"/>
          <w:highlight w:val="yellow"/>
        </w:rPr>
      </w:pPr>
      <w:r w:rsidRPr="002E4158">
        <w:rPr>
          <w:rFonts w:ascii="宋体" w:hAnsi="宋体" w:hint="eastAsia"/>
          <w:sz w:val="21"/>
          <w:szCs w:val="21"/>
          <w:highlight w:val="yellow"/>
        </w:rPr>
        <w:t>定期处理包括</w:t>
      </w:r>
      <w:r w:rsidR="002E4158" w:rsidRPr="002E4158">
        <w:rPr>
          <w:rFonts w:ascii="宋体" w:hAnsi="宋体" w:hint="eastAsia"/>
          <w:sz w:val="21"/>
          <w:szCs w:val="21"/>
          <w:highlight w:val="yellow"/>
        </w:rPr>
        <w:t>月末</w:t>
      </w:r>
      <w:r w:rsidR="003E2002" w:rsidRPr="002E4158">
        <w:rPr>
          <w:rFonts w:ascii="宋体" w:hAnsi="宋体" w:hint="eastAsia"/>
          <w:sz w:val="21"/>
          <w:szCs w:val="21"/>
          <w:highlight w:val="yellow"/>
        </w:rPr>
        <w:t>的</w:t>
      </w:r>
      <w:r w:rsidR="002E4158" w:rsidRPr="002E4158">
        <w:rPr>
          <w:rFonts w:ascii="宋体" w:hAnsi="宋体" w:hint="eastAsia"/>
          <w:sz w:val="21"/>
          <w:szCs w:val="21"/>
          <w:highlight w:val="yellow"/>
        </w:rPr>
        <w:t>利息税上划及外币利息税结转本币</w:t>
      </w:r>
      <w:r w:rsidRPr="002E4158">
        <w:rPr>
          <w:rFonts w:ascii="宋体" w:hAnsi="宋体" w:hint="eastAsia"/>
          <w:sz w:val="21"/>
          <w:szCs w:val="21"/>
          <w:highlight w:val="yellow"/>
        </w:rPr>
        <w:t>处理</w:t>
      </w:r>
    </w:p>
    <w:p w14:paraId="77FF6ECF" w14:textId="4F6B6F81" w:rsidR="00F57D46" w:rsidRPr="00F57D46" w:rsidRDefault="00F57D46" w:rsidP="00F57D46">
      <w:pPr>
        <w:numPr>
          <w:ilvl w:val="0"/>
          <w:numId w:val="9"/>
        </w:numPr>
        <w:spacing w:line="360" w:lineRule="auto"/>
        <w:ind w:left="0" w:firstLine="462"/>
        <w:rPr>
          <w:rFonts w:ascii="宋体" w:hAnsi="宋体" w:cs="Arial"/>
          <w:szCs w:val="21"/>
        </w:rPr>
      </w:pPr>
      <w:r>
        <w:rPr>
          <w:rFonts w:ascii="宋体" w:hAnsi="宋体" w:cs="Arial" w:hint="eastAsia"/>
          <w:szCs w:val="21"/>
        </w:rPr>
        <w:t>年终结算</w:t>
      </w:r>
      <w:r w:rsidRPr="00BD0015">
        <w:rPr>
          <w:rFonts w:ascii="宋体" w:hAnsi="宋体" w:cs="Arial" w:hint="eastAsia"/>
          <w:szCs w:val="21"/>
        </w:rPr>
        <w:t>：</w:t>
      </w:r>
    </w:p>
    <w:p w14:paraId="26D7DF9C" w14:textId="16743124" w:rsidR="00A5471B" w:rsidRPr="002E4158" w:rsidRDefault="00EE226B" w:rsidP="00FA7F5D">
      <w:pPr>
        <w:pStyle w:val="-31"/>
        <w:numPr>
          <w:ilvl w:val="0"/>
          <w:numId w:val="101"/>
        </w:numPr>
        <w:spacing w:line="360" w:lineRule="auto"/>
        <w:ind w:firstLineChars="0"/>
        <w:rPr>
          <w:rFonts w:ascii="宋体" w:hAnsi="宋体"/>
          <w:sz w:val="21"/>
          <w:szCs w:val="21"/>
          <w:highlight w:val="yellow"/>
        </w:rPr>
      </w:pPr>
      <w:r w:rsidRPr="00EE226B">
        <w:rPr>
          <w:rFonts w:ascii="宋体" w:hAnsi="宋体" w:hint="eastAsia"/>
          <w:sz w:val="21"/>
          <w:szCs w:val="21"/>
          <w:highlight w:val="yellow"/>
        </w:rPr>
        <w:t>核心的年终结算</w:t>
      </w:r>
      <w:r>
        <w:rPr>
          <w:rFonts w:ascii="宋体" w:hAnsi="宋体" w:hint="eastAsia"/>
          <w:sz w:val="21"/>
          <w:szCs w:val="21"/>
          <w:highlight w:val="yellow"/>
        </w:rPr>
        <w:t>的</w:t>
      </w:r>
      <w:r w:rsidRPr="00EE226B">
        <w:rPr>
          <w:rFonts w:ascii="宋体" w:hAnsi="宋体" w:hint="eastAsia"/>
          <w:sz w:val="21"/>
          <w:szCs w:val="21"/>
          <w:highlight w:val="yellow"/>
        </w:rPr>
        <w:t>处理只是将损益类科目自动结转到某个指定科目，该结转传票不需发送给大总账系统。</w:t>
      </w:r>
    </w:p>
    <w:p w14:paraId="42AA266F" w14:textId="77777777" w:rsidR="008238DC" w:rsidRPr="00BD0015" w:rsidRDefault="008238DC" w:rsidP="008238DC">
      <w:pPr>
        <w:pStyle w:val="-31"/>
        <w:spacing w:line="360" w:lineRule="auto"/>
        <w:ind w:left="1288" w:firstLineChars="0" w:firstLine="0"/>
        <w:rPr>
          <w:rFonts w:ascii="宋体" w:hAnsi="宋体"/>
          <w:sz w:val="21"/>
          <w:szCs w:val="21"/>
        </w:rPr>
      </w:pPr>
    </w:p>
    <w:p w14:paraId="40BD0EF5" w14:textId="77777777" w:rsidR="00A5471B" w:rsidRPr="00A5471B" w:rsidRDefault="00A5471B" w:rsidP="00A5471B"/>
    <w:p w14:paraId="2FF3A6D8" w14:textId="77777777" w:rsidR="002D5F12" w:rsidRDefault="002D5F12" w:rsidP="00B87A41">
      <w:pPr>
        <w:pStyle w:val="20"/>
      </w:pPr>
      <w:bookmarkStart w:id="38" w:name="_Toc454875402"/>
      <w:r>
        <w:rPr>
          <w:rFonts w:hint="eastAsia"/>
        </w:rPr>
        <w:t>基本定义</w:t>
      </w:r>
      <w:bookmarkEnd w:id="38"/>
    </w:p>
    <w:p w14:paraId="31547E24" w14:textId="77777777" w:rsidR="00A5471B" w:rsidRPr="00860D08" w:rsidRDefault="00A5471B" w:rsidP="00B87A41">
      <w:pPr>
        <w:pStyle w:val="30"/>
      </w:pPr>
      <w:bookmarkStart w:id="39" w:name="_Toc395257076"/>
      <w:bookmarkStart w:id="40" w:name="_Toc454875403"/>
      <w:r>
        <w:rPr>
          <w:rFonts w:hint="eastAsia"/>
        </w:rPr>
        <w:t>科目</w:t>
      </w:r>
      <w:bookmarkEnd w:id="39"/>
      <w:bookmarkEnd w:id="40"/>
    </w:p>
    <w:p w14:paraId="11780479" w14:textId="77777777" w:rsidR="00A5471B" w:rsidRPr="00BD0015" w:rsidRDefault="00A5471B" w:rsidP="00C80BFB">
      <w:pPr>
        <w:numPr>
          <w:ilvl w:val="0"/>
          <w:numId w:val="15"/>
        </w:numPr>
        <w:spacing w:line="360" w:lineRule="auto"/>
        <w:rPr>
          <w:rFonts w:ascii="宋体" w:hAnsi="宋体"/>
          <w:szCs w:val="21"/>
        </w:rPr>
      </w:pPr>
      <w:r w:rsidRPr="00BD0015">
        <w:rPr>
          <w:rFonts w:ascii="宋体" w:hAnsi="宋体" w:hint="eastAsia"/>
          <w:szCs w:val="21"/>
        </w:rPr>
        <w:t>定义：</w:t>
      </w:r>
    </w:p>
    <w:p w14:paraId="44503DD2" w14:textId="50469D3B" w:rsidR="00A5471B" w:rsidRPr="00BD0015" w:rsidRDefault="00A5471B" w:rsidP="00A5471B">
      <w:pPr>
        <w:spacing w:line="360" w:lineRule="auto"/>
        <w:ind w:left="780"/>
        <w:rPr>
          <w:rFonts w:ascii="宋体" w:hAnsi="宋体"/>
          <w:szCs w:val="21"/>
        </w:rPr>
      </w:pPr>
      <w:r w:rsidRPr="007D490B">
        <w:rPr>
          <w:rFonts w:ascii="宋体" w:hAnsi="宋体" w:hint="eastAsia"/>
          <w:szCs w:val="21"/>
          <w:highlight w:val="yellow"/>
        </w:rPr>
        <w:lastRenderedPageBreak/>
        <w:t>科目号由4-</w:t>
      </w:r>
      <w:r w:rsidR="00732506" w:rsidRPr="007D490B">
        <w:rPr>
          <w:rFonts w:ascii="宋体" w:hAnsi="宋体"/>
          <w:szCs w:val="21"/>
          <w:highlight w:val="yellow"/>
        </w:rPr>
        <w:t>8</w:t>
      </w:r>
      <w:r w:rsidRPr="007D490B">
        <w:rPr>
          <w:rFonts w:ascii="宋体" w:hAnsi="宋体" w:hint="eastAsia"/>
          <w:szCs w:val="21"/>
          <w:highlight w:val="yellow"/>
        </w:rPr>
        <w:t>位数字型字符组成，对应于科目层级有一级、二级、三级科目号，每层科目号对应不同的长度，分别为：一级科目4位，二级科目后6位，三级科目为</w:t>
      </w:r>
      <w:r w:rsidR="00732506" w:rsidRPr="007D490B">
        <w:rPr>
          <w:rFonts w:ascii="宋体" w:hAnsi="宋体"/>
          <w:szCs w:val="21"/>
          <w:highlight w:val="yellow"/>
        </w:rPr>
        <w:t>8</w:t>
      </w:r>
      <w:r w:rsidRPr="007D490B">
        <w:rPr>
          <w:rFonts w:ascii="宋体" w:hAnsi="宋体" w:hint="eastAsia"/>
          <w:szCs w:val="21"/>
          <w:highlight w:val="yellow"/>
        </w:rPr>
        <w:t>位。</w:t>
      </w:r>
    </w:p>
    <w:p w14:paraId="55606D0A" w14:textId="77777777" w:rsidR="00A5471B" w:rsidRPr="00BD0015" w:rsidRDefault="00A5471B" w:rsidP="00C80BFB">
      <w:pPr>
        <w:numPr>
          <w:ilvl w:val="0"/>
          <w:numId w:val="15"/>
        </w:numPr>
        <w:spacing w:line="360" w:lineRule="auto"/>
        <w:rPr>
          <w:rFonts w:ascii="宋体" w:hAnsi="宋体"/>
          <w:szCs w:val="21"/>
        </w:rPr>
      </w:pPr>
      <w:r w:rsidRPr="00BD0015">
        <w:rPr>
          <w:rFonts w:ascii="宋体" w:hAnsi="宋体" w:hint="eastAsia"/>
          <w:szCs w:val="21"/>
        </w:rPr>
        <w:t>编码规则：</w:t>
      </w:r>
    </w:p>
    <w:p w14:paraId="6F440AF9" w14:textId="42D71065" w:rsidR="006227A5" w:rsidRPr="00BD0015" w:rsidRDefault="007D490B" w:rsidP="00B87A41">
      <w:pPr>
        <w:spacing w:line="360" w:lineRule="auto"/>
        <w:ind w:left="420" w:firstLine="420"/>
        <w:rPr>
          <w:rFonts w:ascii="宋体" w:hAnsi="宋体" w:cs="Arial"/>
          <w:szCs w:val="21"/>
        </w:rPr>
      </w:pPr>
      <w:r w:rsidRPr="007D490B">
        <w:rPr>
          <w:rFonts w:ascii="宋体" w:hAnsi="宋体" w:cs="Arial"/>
          <w:szCs w:val="21"/>
          <w:highlight w:val="yellow"/>
        </w:rPr>
        <w:t>XXXX-XX-XX</w:t>
      </w:r>
    </w:p>
    <w:p w14:paraId="2065D357" w14:textId="777BF6E2" w:rsidR="00A5471B" w:rsidRPr="007D490B" w:rsidRDefault="00A5471B" w:rsidP="00A5471B">
      <w:pPr>
        <w:spacing w:line="360" w:lineRule="auto"/>
        <w:ind w:left="420" w:firstLine="420"/>
        <w:rPr>
          <w:rFonts w:ascii="宋体" w:hAnsi="宋体" w:cs="Arial"/>
          <w:szCs w:val="21"/>
          <w:highlight w:val="yellow"/>
        </w:rPr>
      </w:pPr>
      <w:r w:rsidRPr="007D490B">
        <w:rPr>
          <w:rFonts w:ascii="宋体" w:hAnsi="宋体" w:hint="eastAsia"/>
          <w:szCs w:val="21"/>
          <w:highlight w:val="yellow"/>
        </w:rPr>
        <w:t>一级科目（4）+ 二级科目（2）+三级科目（</w:t>
      </w:r>
      <w:r w:rsidR="00732506" w:rsidRPr="007D490B">
        <w:rPr>
          <w:rFonts w:ascii="宋体" w:hAnsi="宋体"/>
          <w:szCs w:val="21"/>
          <w:highlight w:val="yellow"/>
        </w:rPr>
        <w:t>2</w:t>
      </w:r>
      <w:r w:rsidRPr="007D490B">
        <w:rPr>
          <w:rFonts w:ascii="宋体" w:hAnsi="宋体" w:hint="eastAsia"/>
          <w:szCs w:val="21"/>
          <w:highlight w:val="yellow"/>
        </w:rPr>
        <w:t>）。</w:t>
      </w:r>
    </w:p>
    <w:p w14:paraId="7D698532" w14:textId="77777777" w:rsidR="00A5471B" w:rsidRPr="00BD0015" w:rsidRDefault="00A5471B" w:rsidP="00C80BFB">
      <w:pPr>
        <w:numPr>
          <w:ilvl w:val="0"/>
          <w:numId w:val="15"/>
        </w:numPr>
        <w:spacing w:line="360" w:lineRule="auto"/>
        <w:rPr>
          <w:rFonts w:ascii="宋体" w:hAnsi="宋体" w:cs="Arial"/>
          <w:szCs w:val="21"/>
        </w:rPr>
      </w:pPr>
      <w:r w:rsidRPr="00BD0015">
        <w:rPr>
          <w:rFonts w:ascii="宋体" w:hAnsi="宋体" w:cs="Arial" w:hint="eastAsia"/>
          <w:szCs w:val="21"/>
        </w:rPr>
        <w:t>类型及长度：</w:t>
      </w:r>
    </w:p>
    <w:p w14:paraId="5427D223" w14:textId="4C284EFC" w:rsidR="00A5471B" w:rsidRPr="00BD0015" w:rsidRDefault="00A5471B" w:rsidP="00A5471B">
      <w:pPr>
        <w:spacing w:line="360" w:lineRule="auto"/>
        <w:ind w:left="420" w:firstLine="420"/>
        <w:rPr>
          <w:rFonts w:ascii="宋体" w:hAnsi="宋体" w:cs="Arial"/>
          <w:szCs w:val="21"/>
        </w:rPr>
      </w:pPr>
      <w:r w:rsidRPr="00DB0836">
        <w:rPr>
          <w:rFonts w:ascii="宋体" w:hAnsi="宋体" w:cs="Arial" w:hint="eastAsia"/>
          <w:szCs w:val="21"/>
          <w:highlight w:val="yellow"/>
        </w:rPr>
        <w:t xml:space="preserve">字符型数字， </w:t>
      </w:r>
      <w:r w:rsidR="00732506" w:rsidRPr="00DB0836">
        <w:rPr>
          <w:rFonts w:ascii="宋体" w:hAnsi="宋体" w:cs="Arial"/>
          <w:szCs w:val="21"/>
          <w:highlight w:val="yellow"/>
        </w:rPr>
        <w:t>8</w:t>
      </w:r>
      <w:r w:rsidRPr="00DB0836">
        <w:rPr>
          <w:rFonts w:ascii="宋体" w:hAnsi="宋体" w:cs="Arial" w:hint="eastAsia"/>
          <w:szCs w:val="21"/>
          <w:highlight w:val="yellow"/>
        </w:rPr>
        <w:t>位长度。</w:t>
      </w:r>
    </w:p>
    <w:p w14:paraId="16B5760A" w14:textId="77777777" w:rsidR="00A5471B" w:rsidRPr="00BD0015" w:rsidRDefault="00A5471B" w:rsidP="00C80BFB">
      <w:pPr>
        <w:numPr>
          <w:ilvl w:val="0"/>
          <w:numId w:val="15"/>
        </w:numPr>
        <w:spacing w:line="360" w:lineRule="auto"/>
        <w:rPr>
          <w:rFonts w:ascii="宋体" w:hAnsi="宋体" w:cs="Arial"/>
          <w:szCs w:val="21"/>
        </w:rPr>
      </w:pPr>
      <w:r w:rsidRPr="00BD0015">
        <w:rPr>
          <w:rFonts w:ascii="宋体" w:hAnsi="宋体" w:cs="Arial" w:hint="eastAsia"/>
          <w:szCs w:val="21"/>
        </w:rPr>
        <w:t>举例：</w:t>
      </w:r>
    </w:p>
    <w:p w14:paraId="4A7E11A2" w14:textId="407C1776" w:rsidR="00A5471B" w:rsidRPr="00DB0836" w:rsidRDefault="007D490B" w:rsidP="00BD0015">
      <w:pPr>
        <w:pStyle w:val="a0"/>
        <w:numPr>
          <w:ilvl w:val="0"/>
          <w:numId w:val="0"/>
        </w:numPr>
        <w:ind w:leftChars="120" w:left="252" w:firstLineChars="250" w:firstLine="525"/>
        <w:rPr>
          <w:rFonts w:ascii="宋体" w:hAnsi="宋体"/>
          <w:highlight w:val="yellow"/>
        </w:rPr>
      </w:pPr>
      <w:r w:rsidRPr="00DB0836">
        <w:rPr>
          <w:rFonts w:ascii="宋体" w:hAnsi="宋体"/>
          <w:highlight w:val="yellow"/>
        </w:rPr>
        <w:t>1001</w:t>
      </w:r>
      <w:r w:rsidR="00A5471B" w:rsidRPr="00DB0836">
        <w:rPr>
          <w:rFonts w:ascii="宋体" w:hAnsi="宋体" w:hint="eastAsia"/>
          <w:highlight w:val="yellow"/>
        </w:rPr>
        <w:tab/>
      </w:r>
      <w:r w:rsidR="00A5471B" w:rsidRPr="00DB0836">
        <w:rPr>
          <w:rFonts w:ascii="宋体" w:hAnsi="宋体" w:hint="eastAsia"/>
          <w:highlight w:val="yellow"/>
        </w:rPr>
        <w:tab/>
      </w:r>
      <w:r w:rsidR="007D6610" w:rsidRPr="00DB0836">
        <w:rPr>
          <w:rFonts w:ascii="宋体" w:hAnsi="宋体" w:hint="eastAsia"/>
          <w:highlight w:val="yellow"/>
        </w:rPr>
        <w:t xml:space="preserve">    </w:t>
      </w:r>
      <w:r w:rsidRPr="00DB0836">
        <w:rPr>
          <w:rFonts w:ascii="宋体" w:hAnsi="宋体" w:hint="eastAsia"/>
          <w:highlight w:val="yellow"/>
        </w:rPr>
        <w:t>现金</w:t>
      </w:r>
      <w:r w:rsidR="00A5471B" w:rsidRPr="00DB0836">
        <w:rPr>
          <w:rFonts w:ascii="宋体" w:hAnsi="宋体" w:hint="eastAsia"/>
          <w:highlight w:val="yellow"/>
        </w:rPr>
        <w:t>（一级）</w:t>
      </w:r>
    </w:p>
    <w:p w14:paraId="61774FF0" w14:textId="452CC8C6" w:rsidR="00A5471B" w:rsidRPr="00DB0836" w:rsidRDefault="007D490B" w:rsidP="00BD0015">
      <w:pPr>
        <w:pStyle w:val="a0"/>
        <w:numPr>
          <w:ilvl w:val="0"/>
          <w:numId w:val="0"/>
        </w:numPr>
        <w:ind w:leftChars="295" w:left="619" w:firstLineChars="50" w:firstLine="105"/>
        <w:rPr>
          <w:rFonts w:ascii="宋体" w:hAnsi="宋体"/>
          <w:highlight w:val="yellow"/>
        </w:rPr>
      </w:pPr>
      <w:r w:rsidRPr="00DB0836">
        <w:rPr>
          <w:rFonts w:ascii="宋体" w:hAnsi="宋体"/>
          <w:highlight w:val="yellow"/>
        </w:rPr>
        <w:t>100103</w:t>
      </w:r>
      <w:r w:rsidR="00A5471B" w:rsidRPr="00DB0836">
        <w:rPr>
          <w:rFonts w:ascii="宋体" w:hAnsi="宋体" w:hint="eastAsia"/>
          <w:highlight w:val="yellow"/>
        </w:rPr>
        <w:tab/>
      </w:r>
      <w:r w:rsidR="00A5471B" w:rsidRPr="00DB0836">
        <w:rPr>
          <w:rFonts w:ascii="宋体" w:hAnsi="宋体" w:hint="eastAsia"/>
          <w:highlight w:val="yellow"/>
        </w:rPr>
        <w:tab/>
      </w:r>
      <w:r w:rsidRPr="00DB0836">
        <w:rPr>
          <w:rFonts w:ascii="宋体" w:hAnsi="宋体" w:hint="eastAsia"/>
          <w:highlight w:val="yellow"/>
        </w:rPr>
        <w:t>自助设备占款</w:t>
      </w:r>
      <w:r w:rsidR="00A5471B" w:rsidRPr="00DB0836">
        <w:rPr>
          <w:rFonts w:ascii="宋体" w:hAnsi="宋体" w:hint="eastAsia"/>
          <w:highlight w:val="yellow"/>
        </w:rPr>
        <w:t>（二级）</w:t>
      </w:r>
    </w:p>
    <w:p w14:paraId="39428D18" w14:textId="3236DA3F" w:rsidR="00A5471B" w:rsidRPr="00DB0836" w:rsidRDefault="007D490B" w:rsidP="007D6610">
      <w:pPr>
        <w:spacing w:line="360" w:lineRule="auto"/>
        <w:ind w:firstLineChars="350" w:firstLine="735"/>
        <w:rPr>
          <w:rFonts w:ascii="宋体" w:hAnsi="宋体" w:cs="Arial"/>
          <w:szCs w:val="21"/>
          <w:highlight w:val="yellow"/>
        </w:rPr>
      </w:pPr>
      <w:r w:rsidRPr="00DB0836">
        <w:rPr>
          <w:rFonts w:ascii="宋体" w:hAnsi="宋体" w:cs="Arial"/>
          <w:szCs w:val="21"/>
          <w:highlight w:val="yellow"/>
        </w:rPr>
        <w:t xml:space="preserve">10010301  </w:t>
      </w:r>
      <w:r w:rsidR="00A5471B" w:rsidRPr="00DB0836">
        <w:rPr>
          <w:rFonts w:ascii="宋体" w:hAnsi="宋体" w:cs="Arial" w:hint="eastAsia"/>
          <w:szCs w:val="21"/>
          <w:highlight w:val="yellow"/>
        </w:rPr>
        <w:tab/>
      </w:r>
      <w:r w:rsidRPr="00DB0836">
        <w:rPr>
          <w:rFonts w:ascii="宋体" w:hAnsi="宋体" w:cs="Arial" w:hint="eastAsia"/>
          <w:szCs w:val="21"/>
          <w:highlight w:val="yellow"/>
        </w:rPr>
        <w:t>在行式ATM占款</w:t>
      </w:r>
      <w:r w:rsidR="00A5471B" w:rsidRPr="00DB0836">
        <w:rPr>
          <w:rFonts w:ascii="宋体" w:hAnsi="宋体" w:cs="Arial" w:hint="eastAsia"/>
          <w:szCs w:val="21"/>
          <w:highlight w:val="yellow"/>
        </w:rPr>
        <w:t>（三级）</w:t>
      </w:r>
    </w:p>
    <w:p w14:paraId="7875A4C7" w14:textId="41B539F0" w:rsidR="007D490B" w:rsidRDefault="007D490B" w:rsidP="007D490B">
      <w:pPr>
        <w:spacing w:line="360" w:lineRule="auto"/>
        <w:ind w:firstLineChars="350" w:firstLine="735"/>
        <w:rPr>
          <w:rFonts w:ascii="宋体" w:hAnsi="宋体" w:cs="Arial"/>
          <w:szCs w:val="21"/>
        </w:rPr>
      </w:pPr>
      <w:r w:rsidRPr="00DB0836">
        <w:rPr>
          <w:rFonts w:ascii="宋体" w:hAnsi="宋体" w:cs="Arial"/>
          <w:szCs w:val="21"/>
          <w:highlight w:val="yellow"/>
        </w:rPr>
        <w:t xml:space="preserve">10010302 </w:t>
      </w:r>
      <w:r w:rsidRPr="00DB0836">
        <w:rPr>
          <w:rFonts w:ascii="宋体" w:hAnsi="宋体" w:cs="Arial" w:hint="eastAsia"/>
          <w:szCs w:val="21"/>
          <w:highlight w:val="yellow"/>
        </w:rPr>
        <w:tab/>
      </w:r>
      <w:r w:rsidRPr="00DB0836">
        <w:rPr>
          <w:rFonts w:ascii="宋体" w:hAnsi="宋体" w:cs="Arial"/>
          <w:szCs w:val="21"/>
          <w:highlight w:val="yellow"/>
        </w:rPr>
        <w:t>离</w:t>
      </w:r>
      <w:r w:rsidRPr="00DB0836">
        <w:rPr>
          <w:rFonts w:ascii="宋体" w:hAnsi="宋体" w:cs="Arial" w:hint="eastAsia"/>
          <w:szCs w:val="21"/>
          <w:highlight w:val="yellow"/>
        </w:rPr>
        <w:t>行式ATM占款（三级）</w:t>
      </w:r>
    </w:p>
    <w:p w14:paraId="7D5F6E90" w14:textId="77777777" w:rsidR="007D490B" w:rsidRPr="007D490B" w:rsidRDefault="007D490B" w:rsidP="007D6610">
      <w:pPr>
        <w:spacing w:line="360" w:lineRule="auto"/>
        <w:ind w:firstLineChars="350" w:firstLine="735"/>
        <w:rPr>
          <w:rFonts w:ascii="宋体" w:hAnsi="宋体" w:cs="Arial"/>
          <w:szCs w:val="21"/>
        </w:rPr>
      </w:pPr>
    </w:p>
    <w:p w14:paraId="492BA291" w14:textId="77777777" w:rsidR="00A5471B" w:rsidRPr="00C53C86" w:rsidRDefault="00A5471B" w:rsidP="00A5471B">
      <w:pPr>
        <w:pStyle w:val="a0"/>
        <w:numPr>
          <w:ilvl w:val="0"/>
          <w:numId w:val="0"/>
        </w:numPr>
        <w:ind w:left="780"/>
        <w:rPr>
          <w:rFonts w:ascii="宋体" w:hAnsi="宋体"/>
          <w:sz w:val="24"/>
          <w:szCs w:val="24"/>
        </w:rPr>
      </w:pPr>
    </w:p>
    <w:p w14:paraId="2A086E24" w14:textId="77777777" w:rsidR="00A5471B" w:rsidRPr="00B5094E" w:rsidRDefault="00A5471B" w:rsidP="00B87A41">
      <w:pPr>
        <w:pStyle w:val="30"/>
      </w:pPr>
      <w:bookmarkStart w:id="41" w:name="_Toc395257077"/>
      <w:bookmarkStart w:id="42" w:name="_Toc454875404"/>
      <w:proofErr w:type="gramStart"/>
      <w:r w:rsidRPr="00B5094E">
        <w:rPr>
          <w:rFonts w:hint="eastAsia"/>
        </w:rPr>
        <w:t>内部</w:t>
      </w:r>
      <w:r>
        <w:rPr>
          <w:rFonts w:hint="eastAsia"/>
        </w:rPr>
        <w:t>户</w:t>
      </w:r>
      <w:proofErr w:type="gramEnd"/>
      <w:r w:rsidRPr="00B5094E">
        <w:rPr>
          <w:rFonts w:hint="eastAsia"/>
        </w:rPr>
        <w:t>账号</w:t>
      </w:r>
      <w:bookmarkEnd w:id="41"/>
      <w:bookmarkEnd w:id="42"/>
    </w:p>
    <w:p w14:paraId="20763046" w14:textId="77777777" w:rsidR="00A5471B" w:rsidRPr="00B5094E" w:rsidRDefault="00A5471B" w:rsidP="00C80BFB">
      <w:pPr>
        <w:numPr>
          <w:ilvl w:val="0"/>
          <w:numId w:val="16"/>
        </w:numPr>
        <w:spacing w:line="360" w:lineRule="auto"/>
        <w:rPr>
          <w:rFonts w:ascii="宋体" w:hAnsi="宋体" w:cs="Arial"/>
        </w:rPr>
      </w:pPr>
      <w:r w:rsidRPr="00B5094E">
        <w:rPr>
          <w:rFonts w:ascii="宋体" w:hAnsi="宋体" w:cs="Arial" w:hint="eastAsia"/>
        </w:rPr>
        <w:t>定义：</w:t>
      </w:r>
    </w:p>
    <w:p w14:paraId="7126B50F" w14:textId="77777777" w:rsidR="00A5471B" w:rsidRPr="00B5094E" w:rsidRDefault="00A5471B" w:rsidP="00A5471B">
      <w:pPr>
        <w:spacing w:line="360" w:lineRule="auto"/>
        <w:ind w:left="780"/>
        <w:rPr>
          <w:rFonts w:ascii="宋体" w:hAnsi="宋体" w:cs="Arial"/>
        </w:rPr>
      </w:pPr>
      <w:proofErr w:type="gramStart"/>
      <w:r>
        <w:rPr>
          <w:rFonts w:ascii="宋体" w:hAnsi="宋体" w:cs="Arial" w:hint="eastAsia"/>
        </w:rPr>
        <w:t>内部户</w:t>
      </w:r>
      <w:proofErr w:type="gramEnd"/>
      <w:r w:rsidRPr="00B5094E">
        <w:rPr>
          <w:rFonts w:ascii="宋体" w:hAnsi="宋体" w:cs="Arial" w:hint="eastAsia"/>
        </w:rPr>
        <w:t xml:space="preserve">是指银行根据本身业务经营管理的需要设置的银行内部专用账户。 </w:t>
      </w:r>
    </w:p>
    <w:p w14:paraId="74FCF329" w14:textId="77777777" w:rsidR="00A5471B" w:rsidRPr="00B5094E" w:rsidRDefault="00A5471B" w:rsidP="00C80BFB">
      <w:pPr>
        <w:numPr>
          <w:ilvl w:val="0"/>
          <w:numId w:val="16"/>
        </w:numPr>
        <w:spacing w:line="360" w:lineRule="auto"/>
        <w:rPr>
          <w:rFonts w:ascii="宋体" w:hAnsi="宋体" w:cs="Arial"/>
        </w:rPr>
      </w:pPr>
      <w:r w:rsidRPr="00B5094E">
        <w:rPr>
          <w:rFonts w:ascii="宋体" w:hAnsi="宋体" w:cs="Arial" w:hint="eastAsia"/>
        </w:rPr>
        <w:t>编码规则：</w:t>
      </w:r>
    </w:p>
    <w:p w14:paraId="27096FB2" w14:textId="0AA4FC00" w:rsidR="00A5471B" w:rsidRPr="00B5094E" w:rsidRDefault="00A5471B" w:rsidP="00A5471B">
      <w:pPr>
        <w:spacing w:line="360" w:lineRule="auto"/>
        <w:ind w:left="780"/>
        <w:rPr>
          <w:rFonts w:ascii="宋体" w:hAnsi="宋体" w:cs="Arial"/>
        </w:rPr>
      </w:pPr>
      <w:r w:rsidRPr="00CA31F1">
        <w:rPr>
          <w:rFonts w:ascii="宋体" w:hAnsi="宋体" w:cs="Arial" w:hint="eastAsia"/>
          <w:highlight w:val="yellow"/>
        </w:rPr>
        <w:t>核算机构（</w:t>
      </w:r>
      <w:r w:rsidR="00C9255A">
        <w:rPr>
          <w:rFonts w:ascii="宋体" w:hAnsi="宋体" w:cs="Arial" w:hint="eastAsia"/>
          <w:highlight w:val="yellow"/>
        </w:rPr>
        <w:t>9</w:t>
      </w:r>
      <w:r w:rsidRPr="00CA31F1">
        <w:rPr>
          <w:rFonts w:ascii="宋体" w:hAnsi="宋体" w:cs="Arial" w:hint="eastAsia"/>
          <w:highlight w:val="yellow"/>
        </w:rPr>
        <w:t>位）</w:t>
      </w:r>
      <w:r w:rsidRPr="00B5094E">
        <w:rPr>
          <w:rFonts w:ascii="宋体" w:hAnsi="宋体" w:cs="Arial" w:hint="eastAsia"/>
        </w:rPr>
        <w:t xml:space="preserve">+币别（3位）+ </w:t>
      </w:r>
      <w:r w:rsidRPr="00CA31F1">
        <w:rPr>
          <w:rFonts w:ascii="宋体" w:hAnsi="宋体" w:cs="Arial" w:hint="eastAsia"/>
          <w:highlight w:val="yellow"/>
        </w:rPr>
        <w:t>科目号（</w:t>
      </w:r>
      <w:r w:rsidR="00CA31F1" w:rsidRPr="00CA31F1">
        <w:rPr>
          <w:rFonts w:ascii="宋体" w:hAnsi="宋体" w:cs="Arial"/>
          <w:highlight w:val="yellow"/>
        </w:rPr>
        <w:t>8</w:t>
      </w:r>
      <w:r w:rsidRPr="00CA31F1">
        <w:rPr>
          <w:rFonts w:ascii="宋体" w:hAnsi="宋体" w:cs="Arial" w:hint="eastAsia"/>
          <w:highlight w:val="yellow"/>
        </w:rPr>
        <w:t>位）</w:t>
      </w:r>
      <w:r w:rsidRPr="00B5094E">
        <w:rPr>
          <w:rFonts w:ascii="宋体" w:hAnsi="宋体" w:cs="Arial"/>
        </w:rPr>
        <w:t xml:space="preserve"> +</w:t>
      </w:r>
      <w:r w:rsidRPr="00B5094E">
        <w:rPr>
          <w:rFonts w:ascii="宋体" w:hAnsi="宋体" w:cs="Arial" w:hint="eastAsia"/>
        </w:rPr>
        <w:t xml:space="preserve"> </w:t>
      </w:r>
      <w:r w:rsidRPr="00D35F63">
        <w:rPr>
          <w:rFonts w:ascii="宋体" w:hAnsi="宋体" w:cs="Arial" w:hint="eastAsia"/>
          <w:highlight w:val="yellow"/>
        </w:rPr>
        <w:t>序号（</w:t>
      </w:r>
      <w:r w:rsidR="001C4F5D" w:rsidRPr="00D35F63">
        <w:rPr>
          <w:rFonts w:ascii="宋体" w:hAnsi="宋体" w:cs="Arial"/>
          <w:highlight w:val="yellow"/>
        </w:rPr>
        <w:t>6</w:t>
      </w:r>
      <w:r w:rsidRPr="00D35F63">
        <w:rPr>
          <w:rFonts w:ascii="宋体" w:hAnsi="宋体" w:cs="Arial" w:hint="eastAsia"/>
          <w:highlight w:val="yellow"/>
        </w:rPr>
        <w:t>位）。</w:t>
      </w:r>
    </w:p>
    <w:p w14:paraId="300EC69F" w14:textId="77777777" w:rsidR="00A5471B" w:rsidRPr="00B5094E" w:rsidRDefault="00A5471B" w:rsidP="00C80BFB">
      <w:pPr>
        <w:numPr>
          <w:ilvl w:val="0"/>
          <w:numId w:val="16"/>
        </w:numPr>
        <w:spacing w:line="360" w:lineRule="auto"/>
        <w:rPr>
          <w:rFonts w:ascii="宋体" w:hAnsi="宋体" w:cs="Arial"/>
        </w:rPr>
      </w:pPr>
      <w:r w:rsidRPr="00B5094E">
        <w:rPr>
          <w:rFonts w:ascii="宋体" w:hAnsi="宋体" w:cs="Arial" w:hint="eastAsia"/>
        </w:rPr>
        <w:t>类型及长度：</w:t>
      </w:r>
    </w:p>
    <w:p w14:paraId="41E69C20" w14:textId="420172F4" w:rsidR="00A5471B" w:rsidRPr="00B5094E" w:rsidRDefault="00A5471B" w:rsidP="00A5471B">
      <w:pPr>
        <w:spacing w:line="360" w:lineRule="auto"/>
        <w:ind w:left="780"/>
        <w:rPr>
          <w:rFonts w:ascii="宋体" w:hAnsi="宋体" w:cs="Arial"/>
        </w:rPr>
      </w:pPr>
      <w:r w:rsidRPr="00B5094E">
        <w:rPr>
          <w:rFonts w:ascii="宋体" w:hAnsi="宋体" w:cs="Arial" w:hint="eastAsia"/>
        </w:rPr>
        <w:t>字符型数字，</w:t>
      </w:r>
      <w:r w:rsidR="001C4F5D" w:rsidRPr="00D35F63">
        <w:rPr>
          <w:rFonts w:ascii="宋体" w:hAnsi="宋体" w:cs="Arial"/>
          <w:highlight w:val="yellow"/>
        </w:rPr>
        <w:t>26</w:t>
      </w:r>
      <w:r w:rsidRPr="00D35F63">
        <w:rPr>
          <w:rFonts w:ascii="宋体" w:hAnsi="宋体" w:cs="Arial" w:hint="eastAsia"/>
          <w:highlight w:val="yellow"/>
        </w:rPr>
        <w:t>位长度</w:t>
      </w:r>
      <w:r w:rsidRPr="00B5094E">
        <w:rPr>
          <w:rFonts w:ascii="宋体" w:hAnsi="宋体" w:cs="Arial" w:hint="eastAsia"/>
        </w:rPr>
        <w:t>。</w:t>
      </w:r>
    </w:p>
    <w:p w14:paraId="470053B6" w14:textId="77777777" w:rsidR="00A5471B" w:rsidRPr="00B5094E" w:rsidRDefault="00A5471B" w:rsidP="00C80BFB">
      <w:pPr>
        <w:numPr>
          <w:ilvl w:val="0"/>
          <w:numId w:val="16"/>
        </w:numPr>
        <w:spacing w:line="360" w:lineRule="auto"/>
        <w:rPr>
          <w:rFonts w:ascii="宋体" w:hAnsi="宋体" w:cs="Arial"/>
        </w:rPr>
      </w:pPr>
      <w:r w:rsidRPr="00B5094E">
        <w:rPr>
          <w:rFonts w:ascii="宋体" w:hAnsi="宋体" w:cs="Arial" w:hint="eastAsia"/>
        </w:rPr>
        <w:t>举例：</w:t>
      </w:r>
    </w:p>
    <w:p w14:paraId="72985005" w14:textId="4CA3C678" w:rsidR="00A5471B" w:rsidRPr="00F3669D" w:rsidRDefault="00CA31F1" w:rsidP="00A5471B">
      <w:pPr>
        <w:spacing w:line="360" w:lineRule="auto"/>
        <w:ind w:left="780"/>
        <w:rPr>
          <w:rFonts w:ascii="宋体" w:hAnsi="宋体" w:cs="Arial"/>
        </w:rPr>
      </w:pPr>
      <w:r w:rsidRPr="00CA31F1">
        <w:rPr>
          <w:rFonts w:ascii="宋体" w:hAnsi="宋体" w:cs="Arial"/>
          <w:highlight w:val="yellow"/>
        </w:rPr>
        <w:t>01000000</w:t>
      </w:r>
      <w:r w:rsidR="00C9255A">
        <w:rPr>
          <w:rFonts w:ascii="宋体" w:hAnsi="宋体" w:cs="Arial" w:hint="eastAsia"/>
          <w:highlight w:val="yellow"/>
        </w:rPr>
        <w:t>0</w:t>
      </w:r>
      <w:r w:rsidR="00A5471B" w:rsidRPr="00CA31F1">
        <w:rPr>
          <w:rFonts w:ascii="宋体" w:hAnsi="宋体" w:cs="Arial" w:hint="eastAsia"/>
          <w:highlight w:val="yellow"/>
        </w:rPr>
        <w:t xml:space="preserve"> 156 </w:t>
      </w:r>
      <w:r w:rsidRPr="00CA31F1">
        <w:rPr>
          <w:rFonts w:ascii="宋体" w:hAnsi="宋体" w:cs="Arial"/>
          <w:highlight w:val="yellow"/>
        </w:rPr>
        <w:t>10010302</w:t>
      </w:r>
      <w:r w:rsidR="00A5471B" w:rsidRPr="00CA31F1">
        <w:rPr>
          <w:rFonts w:ascii="宋体" w:hAnsi="宋体" w:cs="Arial" w:hint="eastAsia"/>
          <w:highlight w:val="yellow"/>
        </w:rPr>
        <w:t xml:space="preserve"> 000</w:t>
      </w:r>
      <w:r w:rsidR="001C4F5D">
        <w:rPr>
          <w:rFonts w:ascii="宋体" w:hAnsi="宋体" w:cs="Arial"/>
          <w:highlight w:val="yellow"/>
        </w:rPr>
        <w:t>00</w:t>
      </w:r>
      <w:r w:rsidR="00A5471B" w:rsidRPr="00CA31F1">
        <w:rPr>
          <w:rFonts w:ascii="宋体" w:hAnsi="宋体" w:cs="Arial" w:hint="eastAsia"/>
          <w:highlight w:val="yellow"/>
        </w:rPr>
        <w:t>1</w:t>
      </w:r>
    </w:p>
    <w:p w14:paraId="5842C707" w14:textId="77777777" w:rsidR="00A5471B" w:rsidRPr="00B5094E" w:rsidRDefault="00A5471B" w:rsidP="00A5471B">
      <w:pPr>
        <w:pStyle w:val="-31"/>
        <w:spacing w:line="360" w:lineRule="auto"/>
        <w:ind w:left="434" w:firstLineChars="0" w:firstLine="0"/>
        <w:rPr>
          <w:rFonts w:ascii="宋体" w:hAnsi="宋体" w:cs="Arial"/>
        </w:rPr>
      </w:pPr>
    </w:p>
    <w:p w14:paraId="14DA3116" w14:textId="77777777" w:rsidR="00A5471B" w:rsidRPr="00860D08" w:rsidRDefault="00A5471B" w:rsidP="00B87A41">
      <w:pPr>
        <w:pStyle w:val="30"/>
      </w:pPr>
      <w:bookmarkStart w:id="43" w:name="_Toc395257078"/>
      <w:bookmarkStart w:id="44" w:name="_Toc454875405"/>
      <w:r>
        <w:rPr>
          <w:rFonts w:hint="eastAsia"/>
        </w:rPr>
        <w:lastRenderedPageBreak/>
        <w:t>挂</w:t>
      </w:r>
      <w:r w:rsidRPr="009E45E2">
        <w:rPr>
          <w:rFonts w:hint="eastAsia"/>
        </w:rPr>
        <w:t>账编号</w:t>
      </w:r>
      <w:bookmarkEnd w:id="43"/>
      <w:bookmarkEnd w:id="44"/>
    </w:p>
    <w:p w14:paraId="1199CECB" w14:textId="77777777" w:rsidR="00A5471B" w:rsidRPr="00BD0015" w:rsidRDefault="00A5471B" w:rsidP="00C80BFB">
      <w:pPr>
        <w:numPr>
          <w:ilvl w:val="0"/>
          <w:numId w:val="14"/>
        </w:numPr>
        <w:spacing w:line="360" w:lineRule="auto"/>
        <w:rPr>
          <w:rFonts w:ascii="宋体" w:hAnsi="宋体" w:cs="Arial"/>
          <w:szCs w:val="21"/>
        </w:rPr>
      </w:pPr>
      <w:r w:rsidRPr="00BD0015">
        <w:rPr>
          <w:rFonts w:ascii="宋体" w:hAnsi="宋体" w:cs="Arial" w:hint="eastAsia"/>
          <w:szCs w:val="21"/>
        </w:rPr>
        <w:t>定义：</w:t>
      </w:r>
    </w:p>
    <w:p w14:paraId="549F0541" w14:textId="77777777" w:rsidR="00A5471B" w:rsidRPr="00BD0015" w:rsidRDefault="00A5471B" w:rsidP="00A5471B">
      <w:pPr>
        <w:spacing w:line="360" w:lineRule="auto"/>
        <w:ind w:left="780"/>
        <w:rPr>
          <w:rFonts w:ascii="宋体" w:hAnsi="宋体" w:cs="Arial"/>
          <w:szCs w:val="21"/>
        </w:rPr>
      </w:pPr>
      <w:r w:rsidRPr="00BD0015">
        <w:rPr>
          <w:rFonts w:ascii="宋体" w:hAnsi="宋体" w:cs="Arial" w:hint="eastAsia"/>
          <w:szCs w:val="21"/>
        </w:rPr>
        <w:t>业务需要对部分</w:t>
      </w:r>
      <w:proofErr w:type="gramStart"/>
      <w:r w:rsidRPr="00BD0015">
        <w:rPr>
          <w:rFonts w:ascii="宋体" w:hAnsi="宋体" w:cs="Arial" w:hint="eastAsia"/>
          <w:szCs w:val="21"/>
        </w:rPr>
        <w:t>内部户</w:t>
      </w:r>
      <w:proofErr w:type="gramEnd"/>
      <w:r w:rsidRPr="00BD0015">
        <w:rPr>
          <w:rFonts w:ascii="宋体" w:hAnsi="宋体" w:cs="Arial" w:hint="eastAsia"/>
          <w:szCs w:val="21"/>
        </w:rPr>
        <w:t>进行明细管理，故使用挂销账机制对</w:t>
      </w:r>
      <w:proofErr w:type="gramStart"/>
      <w:r w:rsidRPr="00BD0015">
        <w:rPr>
          <w:rFonts w:ascii="宋体" w:hAnsi="宋体" w:cs="Arial" w:hint="eastAsia"/>
          <w:szCs w:val="21"/>
        </w:rPr>
        <w:t>内部户</w:t>
      </w:r>
      <w:proofErr w:type="gramEnd"/>
      <w:r w:rsidRPr="00BD0015">
        <w:rPr>
          <w:rFonts w:ascii="宋体" w:hAnsi="宋体" w:cs="Arial" w:hint="eastAsia"/>
          <w:szCs w:val="21"/>
        </w:rPr>
        <w:t>下每一项目进行分类，挂账编号就是此分类，此项目分类下的每笔记账即为挂账明细，挂账编号是一套挂账的唯一标识。统一由核心系统进行编码处理。</w:t>
      </w:r>
    </w:p>
    <w:p w14:paraId="739981B3" w14:textId="77777777" w:rsidR="00A5471B" w:rsidRPr="00BD0015" w:rsidRDefault="00A5471B" w:rsidP="00C80BFB">
      <w:pPr>
        <w:numPr>
          <w:ilvl w:val="0"/>
          <w:numId w:val="14"/>
        </w:numPr>
        <w:spacing w:line="360" w:lineRule="auto"/>
        <w:rPr>
          <w:rFonts w:ascii="宋体" w:hAnsi="宋体" w:cs="Arial"/>
          <w:szCs w:val="21"/>
        </w:rPr>
      </w:pPr>
      <w:r w:rsidRPr="00BD0015">
        <w:rPr>
          <w:rFonts w:ascii="宋体" w:hAnsi="宋体" w:cs="Arial" w:hint="eastAsia"/>
          <w:szCs w:val="21"/>
        </w:rPr>
        <w:t>编码规则：</w:t>
      </w:r>
    </w:p>
    <w:p w14:paraId="6311B03A" w14:textId="56E7DA64" w:rsidR="00A5471B" w:rsidRPr="00BD0015" w:rsidRDefault="003F18A0" w:rsidP="00A5471B">
      <w:pPr>
        <w:spacing w:line="360" w:lineRule="auto"/>
        <w:ind w:left="780"/>
        <w:rPr>
          <w:rFonts w:ascii="宋体" w:hAnsi="宋体" w:cs="Arial"/>
          <w:szCs w:val="21"/>
        </w:rPr>
      </w:pPr>
      <w:r>
        <w:rPr>
          <w:rFonts w:ascii="宋体" w:hAnsi="宋体" w:cs="Arial"/>
          <w:szCs w:val="21"/>
          <w:highlight w:val="yellow"/>
        </w:rPr>
        <w:t>9</w:t>
      </w:r>
      <w:r w:rsidR="00A5471B" w:rsidRPr="00EB67A5">
        <w:rPr>
          <w:rFonts w:ascii="宋体" w:hAnsi="宋体" w:cs="Arial" w:hint="eastAsia"/>
          <w:szCs w:val="21"/>
          <w:highlight w:val="yellow"/>
        </w:rPr>
        <w:t>位机构号</w:t>
      </w:r>
      <w:r w:rsidR="00A5471B" w:rsidRPr="00BD0015">
        <w:rPr>
          <w:rFonts w:ascii="宋体" w:hAnsi="宋体" w:cs="Arial" w:hint="eastAsia"/>
          <w:szCs w:val="21"/>
        </w:rPr>
        <w:t xml:space="preserve"> </w:t>
      </w:r>
      <w:r w:rsidR="00A5471B" w:rsidRPr="00BD0015">
        <w:rPr>
          <w:rFonts w:ascii="宋体" w:hAnsi="宋体" w:cs="Arial"/>
          <w:szCs w:val="21"/>
        </w:rPr>
        <w:t>+</w:t>
      </w:r>
      <w:r w:rsidR="00F8281E">
        <w:rPr>
          <w:rFonts w:ascii="宋体" w:hAnsi="宋体" w:cs="Arial" w:hint="eastAsia"/>
          <w:szCs w:val="21"/>
        </w:rPr>
        <w:t>6</w:t>
      </w:r>
      <w:r w:rsidR="00A5471B" w:rsidRPr="00BD0015">
        <w:rPr>
          <w:rFonts w:ascii="宋体" w:hAnsi="宋体" w:cs="Arial" w:hint="eastAsia"/>
          <w:szCs w:val="21"/>
        </w:rPr>
        <w:t>位年月日</w:t>
      </w:r>
      <w:r w:rsidR="00A5471B" w:rsidRPr="00BD0015">
        <w:rPr>
          <w:rFonts w:ascii="宋体" w:hAnsi="宋体" w:cs="Arial"/>
          <w:szCs w:val="21"/>
        </w:rPr>
        <w:t>+</w:t>
      </w:r>
      <w:r w:rsidR="00012966">
        <w:rPr>
          <w:rFonts w:ascii="宋体" w:hAnsi="宋体" w:cs="Arial"/>
          <w:szCs w:val="21"/>
        </w:rPr>
        <w:t>3</w:t>
      </w:r>
      <w:r w:rsidR="00A5471B" w:rsidRPr="00BD0015">
        <w:rPr>
          <w:rFonts w:ascii="宋体" w:hAnsi="宋体" w:cs="Arial" w:hint="eastAsia"/>
          <w:szCs w:val="21"/>
        </w:rPr>
        <w:t>位序号</w:t>
      </w:r>
    </w:p>
    <w:p w14:paraId="38A2992E" w14:textId="77777777" w:rsidR="00A5471B" w:rsidRPr="00BD0015" w:rsidRDefault="00A5471B" w:rsidP="00C80BFB">
      <w:pPr>
        <w:numPr>
          <w:ilvl w:val="0"/>
          <w:numId w:val="14"/>
        </w:numPr>
        <w:spacing w:line="360" w:lineRule="auto"/>
        <w:rPr>
          <w:rFonts w:ascii="宋体" w:hAnsi="宋体" w:cs="Arial"/>
          <w:szCs w:val="21"/>
        </w:rPr>
      </w:pPr>
      <w:r w:rsidRPr="00BD0015">
        <w:rPr>
          <w:rFonts w:ascii="宋体" w:hAnsi="宋体" w:cs="Arial" w:hint="eastAsia"/>
          <w:szCs w:val="21"/>
        </w:rPr>
        <w:t>类型及长度：</w:t>
      </w:r>
    </w:p>
    <w:p w14:paraId="50DB5A11" w14:textId="17B21FC6" w:rsidR="00A5471B" w:rsidRPr="00BD0015" w:rsidRDefault="00A5471B" w:rsidP="00A5471B">
      <w:pPr>
        <w:spacing w:line="360" w:lineRule="auto"/>
        <w:ind w:left="780"/>
        <w:rPr>
          <w:rFonts w:ascii="宋体" w:hAnsi="宋体" w:cs="Arial"/>
          <w:szCs w:val="21"/>
        </w:rPr>
      </w:pPr>
      <w:r w:rsidRPr="00BD0015">
        <w:rPr>
          <w:rFonts w:ascii="宋体" w:hAnsi="宋体" w:cs="Arial" w:hint="eastAsia"/>
          <w:szCs w:val="21"/>
        </w:rPr>
        <w:t>字符型数字，</w:t>
      </w:r>
      <w:r w:rsidR="00012966">
        <w:rPr>
          <w:rFonts w:ascii="宋体" w:hAnsi="宋体" w:cs="Arial"/>
          <w:szCs w:val="21"/>
          <w:highlight w:val="yellow"/>
        </w:rPr>
        <w:t>1</w:t>
      </w:r>
      <w:r w:rsidR="005E648E">
        <w:rPr>
          <w:rFonts w:ascii="宋体" w:hAnsi="宋体" w:cs="Arial"/>
          <w:szCs w:val="21"/>
          <w:highlight w:val="yellow"/>
        </w:rPr>
        <w:t>8</w:t>
      </w:r>
      <w:r w:rsidRPr="00EB67A5">
        <w:rPr>
          <w:rFonts w:ascii="宋体" w:hAnsi="宋体" w:cs="Arial" w:hint="eastAsia"/>
          <w:szCs w:val="21"/>
          <w:highlight w:val="yellow"/>
        </w:rPr>
        <w:t>位长度</w:t>
      </w:r>
      <w:r w:rsidRPr="00BD0015">
        <w:rPr>
          <w:rFonts w:ascii="宋体" w:hAnsi="宋体" w:cs="Arial" w:hint="eastAsia"/>
          <w:szCs w:val="21"/>
        </w:rPr>
        <w:t>。</w:t>
      </w:r>
    </w:p>
    <w:p w14:paraId="0A1B2EA6" w14:textId="77777777" w:rsidR="00A5471B" w:rsidRPr="00BD0015" w:rsidRDefault="00A5471B" w:rsidP="00C80BFB">
      <w:pPr>
        <w:numPr>
          <w:ilvl w:val="0"/>
          <w:numId w:val="14"/>
        </w:numPr>
        <w:spacing w:line="360" w:lineRule="auto"/>
        <w:rPr>
          <w:rFonts w:ascii="宋体" w:hAnsi="宋体" w:cs="Arial"/>
          <w:szCs w:val="21"/>
        </w:rPr>
      </w:pPr>
      <w:r w:rsidRPr="00BD0015">
        <w:rPr>
          <w:rFonts w:ascii="宋体" w:hAnsi="宋体" w:cs="Arial" w:hint="eastAsia"/>
          <w:szCs w:val="21"/>
        </w:rPr>
        <w:t>举例：</w:t>
      </w:r>
    </w:p>
    <w:p w14:paraId="4FD93C11" w14:textId="70B5D200" w:rsidR="00A5471B" w:rsidRPr="00BD0015" w:rsidRDefault="00012966" w:rsidP="00BD0015">
      <w:pPr>
        <w:pStyle w:val="-31"/>
        <w:spacing w:line="360" w:lineRule="auto"/>
        <w:ind w:leftChars="187" w:left="393" w:firstLineChars="300" w:firstLine="720"/>
        <w:rPr>
          <w:rFonts w:ascii="宋体" w:hAnsi="宋体" w:cs="Arial"/>
          <w:sz w:val="21"/>
          <w:szCs w:val="21"/>
        </w:rPr>
      </w:pPr>
      <w:r w:rsidRPr="00073C7C">
        <w:rPr>
          <w:rFonts w:ascii="宋体" w:hAnsi="宋体" w:hint="eastAsia"/>
        </w:rPr>
        <w:t>711111</w:t>
      </w:r>
      <w:r>
        <w:rPr>
          <w:rFonts w:ascii="宋体" w:hAnsi="宋体" w:hint="eastAsia"/>
        </w:rPr>
        <w:t>11</w:t>
      </w:r>
      <w:r w:rsidR="003F18A0">
        <w:rPr>
          <w:rFonts w:ascii="宋体" w:hAnsi="宋体" w:hint="eastAsia"/>
        </w:rPr>
        <w:t>0</w:t>
      </w:r>
      <w:r w:rsidR="00A5471B" w:rsidRPr="00EB67A5">
        <w:rPr>
          <w:rFonts w:ascii="宋体" w:hAnsi="宋体" w:cs="Arial" w:hint="eastAsia"/>
          <w:sz w:val="21"/>
          <w:szCs w:val="21"/>
          <w:highlight w:val="yellow"/>
        </w:rPr>
        <w:t xml:space="preserve"> 1</w:t>
      </w:r>
      <w:r w:rsidR="00EB67A5" w:rsidRPr="00EB67A5">
        <w:rPr>
          <w:rFonts w:ascii="宋体" w:hAnsi="宋体" w:cs="Arial"/>
          <w:sz w:val="21"/>
          <w:szCs w:val="21"/>
          <w:highlight w:val="yellow"/>
        </w:rPr>
        <w:t>6</w:t>
      </w:r>
      <w:r w:rsidR="00A5471B" w:rsidRPr="00EB67A5">
        <w:rPr>
          <w:rFonts w:ascii="宋体" w:hAnsi="宋体" w:cs="Arial" w:hint="eastAsia"/>
          <w:sz w:val="21"/>
          <w:szCs w:val="21"/>
          <w:highlight w:val="yellow"/>
        </w:rPr>
        <w:t>0330 001</w:t>
      </w:r>
    </w:p>
    <w:p w14:paraId="5BE246FE" w14:textId="77777777" w:rsidR="00A5471B" w:rsidRPr="00860D08" w:rsidRDefault="00A5471B" w:rsidP="00B87A41">
      <w:pPr>
        <w:pStyle w:val="30"/>
      </w:pPr>
      <w:bookmarkStart w:id="45" w:name="_Toc395257079"/>
      <w:bookmarkStart w:id="46" w:name="_Toc454875406"/>
      <w:r>
        <w:rPr>
          <w:rFonts w:hint="eastAsia"/>
        </w:rPr>
        <w:t>挂</w:t>
      </w:r>
      <w:r w:rsidRPr="002D1039">
        <w:rPr>
          <w:rFonts w:hint="eastAsia"/>
        </w:rPr>
        <w:t>账序号</w:t>
      </w:r>
      <w:bookmarkEnd w:id="45"/>
      <w:bookmarkEnd w:id="46"/>
    </w:p>
    <w:p w14:paraId="12CA70EB" w14:textId="77777777" w:rsidR="00A5471B" w:rsidRPr="00BD0015" w:rsidRDefault="00A5471B" w:rsidP="00C80BFB">
      <w:pPr>
        <w:numPr>
          <w:ilvl w:val="0"/>
          <w:numId w:val="17"/>
        </w:numPr>
        <w:spacing w:line="360" w:lineRule="auto"/>
        <w:rPr>
          <w:rFonts w:ascii="宋体" w:hAnsi="宋体"/>
          <w:szCs w:val="21"/>
        </w:rPr>
      </w:pPr>
      <w:r w:rsidRPr="00BD0015">
        <w:rPr>
          <w:rFonts w:ascii="宋体" w:hAnsi="宋体" w:hint="eastAsia"/>
          <w:szCs w:val="21"/>
        </w:rPr>
        <w:t>定义：</w:t>
      </w:r>
    </w:p>
    <w:p w14:paraId="7B5A9766"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挂账序号是为了序时地反映每一笔挂账明细而设置的顺序号码。</w:t>
      </w:r>
    </w:p>
    <w:p w14:paraId="5D6F0E74" w14:textId="77777777" w:rsidR="00A5471B" w:rsidRPr="00BD0015" w:rsidRDefault="00A5471B" w:rsidP="00C80BFB">
      <w:pPr>
        <w:numPr>
          <w:ilvl w:val="0"/>
          <w:numId w:val="17"/>
        </w:numPr>
        <w:spacing w:line="360" w:lineRule="auto"/>
        <w:rPr>
          <w:rFonts w:ascii="宋体" w:hAnsi="宋体"/>
          <w:szCs w:val="21"/>
        </w:rPr>
      </w:pPr>
      <w:r w:rsidRPr="00BD0015">
        <w:rPr>
          <w:rFonts w:ascii="宋体" w:hAnsi="宋体" w:hint="eastAsia"/>
          <w:szCs w:val="21"/>
        </w:rPr>
        <w:t>编码规则：</w:t>
      </w:r>
    </w:p>
    <w:p w14:paraId="088A4F49"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NNNN，在一个挂账编号下顺序编排</w:t>
      </w:r>
    </w:p>
    <w:p w14:paraId="3D106083" w14:textId="77777777" w:rsidR="00A5471B" w:rsidRPr="00BD0015" w:rsidRDefault="00A5471B" w:rsidP="00C80BFB">
      <w:pPr>
        <w:numPr>
          <w:ilvl w:val="0"/>
          <w:numId w:val="17"/>
        </w:numPr>
        <w:spacing w:line="360" w:lineRule="auto"/>
        <w:rPr>
          <w:rFonts w:ascii="宋体" w:hAnsi="宋体"/>
          <w:szCs w:val="21"/>
        </w:rPr>
      </w:pPr>
      <w:r w:rsidRPr="00BD0015">
        <w:rPr>
          <w:rFonts w:ascii="宋体" w:hAnsi="宋体" w:hint="eastAsia"/>
          <w:szCs w:val="21"/>
        </w:rPr>
        <w:t>类型及长度：</w:t>
      </w:r>
    </w:p>
    <w:p w14:paraId="385355E3"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数字型，4 位长度。</w:t>
      </w:r>
    </w:p>
    <w:p w14:paraId="7012A633" w14:textId="77777777" w:rsidR="00A5471B" w:rsidRPr="00BD0015" w:rsidRDefault="00A5471B" w:rsidP="00C80BFB">
      <w:pPr>
        <w:numPr>
          <w:ilvl w:val="0"/>
          <w:numId w:val="17"/>
        </w:numPr>
        <w:spacing w:line="360" w:lineRule="auto"/>
        <w:rPr>
          <w:rFonts w:ascii="宋体" w:hAnsi="宋体"/>
          <w:szCs w:val="21"/>
        </w:rPr>
      </w:pPr>
      <w:r w:rsidRPr="00BD0015">
        <w:rPr>
          <w:rFonts w:ascii="宋体" w:hAnsi="宋体" w:hint="eastAsia"/>
          <w:szCs w:val="21"/>
        </w:rPr>
        <w:t>举例：</w:t>
      </w:r>
    </w:p>
    <w:p w14:paraId="167EF056" w14:textId="77777777" w:rsidR="00A5471B" w:rsidRPr="00BD0015" w:rsidRDefault="00A5471B" w:rsidP="00BD0015">
      <w:pPr>
        <w:pStyle w:val="-31"/>
        <w:spacing w:line="360" w:lineRule="auto"/>
        <w:ind w:leftChars="187" w:left="393" w:firstLineChars="350" w:firstLine="735"/>
        <w:rPr>
          <w:rFonts w:ascii="宋体" w:hAnsi="宋体" w:cs="Arial"/>
          <w:sz w:val="21"/>
          <w:szCs w:val="21"/>
        </w:rPr>
      </w:pPr>
      <w:r w:rsidRPr="00BD0015">
        <w:rPr>
          <w:rFonts w:ascii="宋体" w:hAnsi="宋体" w:hint="eastAsia"/>
          <w:sz w:val="21"/>
          <w:szCs w:val="21"/>
        </w:rPr>
        <w:t>0001-第一笔挂账明细</w:t>
      </w:r>
    </w:p>
    <w:p w14:paraId="1ED6C5D2" w14:textId="77777777" w:rsidR="00A5471B" w:rsidRPr="00860D08" w:rsidRDefault="00A5471B" w:rsidP="00B87A41">
      <w:pPr>
        <w:pStyle w:val="30"/>
      </w:pPr>
      <w:bookmarkStart w:id="47" w:name="_Toc395257080"/>
      <w:bookmarkStart w:id="48" w:name="_Toc454875407"/>
      <w:r>
        <w:rPr>
          <w:rFonts w:hint="eastAsia"/>
        </w:rPr>
        <w:t>销</w:t>
      </w:r>
      <w:r w:rsidRPr="004A67FF">
        <w:rPr>
          <w:rFonts w:hint="eastAsia"/>
        </w:rPr>
        <w:t>账序号</w:t>
      </w:r>
      <w:bookmarkEnd w:id="47"/>
      <w:bookmarkEnd w:id="48"/>
    </w:p>
    <w:p w14:paraId="306FD412" w14:textId="77777777" w:rsidR="00A5471B" w:rsidRPr="00BD0015" w:rsidRDefault="00A5471B" w:rsidP="00C80BFB">
      <w:pPr>
        <w:numPr>
          <w:ilvl w:val="0"/>
          <w:numId w:val="18"/>
        </w:numPr>
        <w:spacing w:line="360" w:lineRule="auto"/>
        <w:rPr>
          <w:rFonts w:ascii="宋体" w:hAnsi="宋体"/>
          <w:szCs w:val="21"/>
        </w:rPr>
      </w:pPr>
      <w:r w:rsidRPr="00BD0015">
        <w:rPr>
          <w:rFonts w:ascii="宋体" w:hAnsi="宋体" w:hint="eastAsia"/>
          <w:szCs w:val="21"/>
        </w:rPr>
        <w:t>定义：</w:t>
      </w:r>
    </w:p>
    <w:p w14:paraId="4D2774A7"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销账序号是为了序时地反映每一笔销账明细而设置的顺序号码。</w:t>
      </w:r>
    </w:p>
    <w:p w14:paraId="7DB31AC2" w14:textId="77777777" w:rsidR="00A5471B" w:rsidRPr="00BD0015" w:rsidRDefault="00A5471B" w:rsidP="00C80BFB">
      <w:pPr>
        <w:numPr>
          <w:ilvl w:val="0"/>
          <w:numId w:val="18"/>
        </w:numPr>
        <w:spacing w:line="360" w:lineRule="auto"/>
        <w:rPr>
          <w:rFonts w:ascii="宋体" w:hAnsi="宋体"/>
          <w:szCs w:val="21"/>
        </w:rPr>
      </w:pPr>
      <w:r w:rsidRPr="00BD0015">
        <w:rPr>
          <w:rFonts w:ascii="宋体" w:hAnsi="宋体" w:hint="eastAsia"/>
          <w:szCs w:val="21"/>
        </w:rPr>
        <w:lastRenderedPageBreak/>
        <w:t>编码规则：</w:t>
      </w:r>
    </w:p>
    <w:p w14:paraId="5B167A7D"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NNNN，每一笔挂账编号下顺序编排</w:t>
      </w:r>
    </w:p>
    <w:p w14:paraId="0865EA8D" w14:textId="77777777" w:rsidR="00A5471B" w:rsidRPr="00BD0015" w:rsidRDefault="00A5471B" w:rsidP="00C80BFB">
      <w:pPr>
        <w:numPr>
          <w:ilvl w:val="0"/>
          <w:numId w:val="18"/>
        </w:numPr>
        <w:spacing w:line="360" w:lineRule="auto"/>
        <w:rPr>
          <w:rFonts w:ascii="宋体" w:hAnsi="宋体"/>
          <w:szCs w:val="21"/>
        </w:rPr>
      </w:pPr>
      <w:r w:rsidRPr="00BD0015">
        <w:rPr>
          <w:rFonts w:ascii="宋体" w:hAnsi="宋体" w:hint="eastAsia"/>
          <w:szCs w:val="21"/>
        </w:rPr>
        <w:t>类型及长度：</w:t>
      </w:r>
    </w:p>
    <w:p w14:paraId="48E3CE3B" w14:textId="77777777" w:rsidR="00A5471B" w:rsidRPr="00BD0015" w:rsidRDefault="00A5471B" w:rsidP="00A5471B">
      <w:pPr>
        <w:spacing w:line="360" w:lineRule="auto"/>
        <w:ind w:left="780"/>
        <w:rPr>
          <w:rFonts w:ascii="宋体" w:hAnsi="宋体"/>
          <w:szCs w:val="21"/>
        </w:rPr>
      </w:pPr>
      <w:r w:rsidRPr="00BD0015">
        <w:rPr>
          <w:rFonts w:ascii="宋体" w:hAnsi="宋体" w:hint="eastAsia"/>
          <w:szCs w:val="21"/>
        </w:rPr>
        <w:t>数字型，4 位长度。</w:t>
      </w:r>
    </w:p>
    <w:p w14:paraId="666B9150" w14:textId="77777777" w:rsidR="00A5471B" w:rsidRPr="00BD0015" w:rsidRDefault="00A5471B" w:rsidP="00C80BFB">
      <w:pPr>
        <w:numPr>
          <w:ilvl w:val="0"/>
          <w:numId w:val="18"/>
        </w:numPr>
        <w:spacing w:line="360" w:lineRule="auto"/>
        <w:rPr>
          <w:rFonts w:ascii="宋体" w:hAnsi="宋体"/>
          <w:szCs w:val="21"/>
        </w:rPr>
      </w:pPr>
      <w:r w:rsidRPr="00BD0015">
        <w:rPr>
          <w:rFonts w:ascii="宋体" w:hAnsi="宋体" w:hint="eastAsia"/>
          <w:szCs w:val="21"/>
        </w:rPr>
        <w:t>举例：</w:t>
      </w:r>
    </w:p>
    <w:p w14:paraId="47B288C6" w14:textId="77777777" w:rsidR="00A5471B" w:rsidRPr="00BD0015" w:rsidRDefault="00A5471B" w:rsidP="00BD0015">
      <w:pPr>
        <w:pStyle w:val="-31"/>
        <w:spacing w:line="360" w:lineRule="auto"/>
        <w:ind w:leftChars="187" w:left="393" w:firstLineChars="350" w:firstLine="735"/>
        <w:rPr>
          <w:rFonts w:ascii="宋体" w:hAnsi="宋体" w:cs="Arial"/>
          <w:sz w:val="21"/>
          <w:szCs w:val="21"/>
        </w:rPr>
      </w:pPr>
      <w:r w:rsidRPr="00BD0015">
        <w:rPr>
          <w:rFonts w:ascii="宋体" w:hAnsi="宋体" w:hint="eastAsia"/>
          <w:sz w:val="21"/>
          <w:szCs w:val="21"/>
        </w:rPr>
        <w:t>0001-第一笔销账明细</w:t>
      </w:r>
    </w:p>
    <w:p w14:paraId="7223F365" w14:textId="77777777" w:rsidR="00656504" w:rsidRPr="00860D08" w:rsidRDefault="00656504" w:rsidP="00656504">
      <w:pPr>
        <w:pStyle w:val="30"/>
      </w:pPr>
      <w:bookmarkStart w:id="49" w:name="_Toc446424920"/>
      <w:bookmarkStart w:id="50" w:name="_Toc454875408"/>
      <w:r>
        <w:rPr>
          <w:rFonts w:hint="eastAsia"/>
        </w:rPr>
        <w:t>税率代码</w:t>
      </w:r>
      <w:bookmarkEnd w:id="49"/>
      <w:bookmarkEnd w:id="50"/>
    </w:p>
    <w:p w14:paraId="683D6FBC" w14:textId="77777777" w:rsidR="00656504" w:rsidRPr="00656504" w:rsidRDefault="00656504" w:rsidP="00FA7F5D">
      <w:pPr>
        <w:numPr>
          <w:ilvl w:val="0"/>
          <w:numId w:val="106"/>
        </w:numPr>
        <w:spacing w:line="360" w:lineRule="auto"/>
        <w:rPr>
          <w:rFonts w:ascii="宋体" w:hAnsi="宋体"/>
          <w:szCs w:val="21"/>
        </w:rPr>
      </w:pPr>
      <w:r w:rsidRPr="00656504">
        <w:rPr>
          <w:rFonts w:ascii="宋体" w:hAnsi="宋体" w:hint="eastAsia"/>
          <w:szCs w:val="21"/>
        </w:rPr>
        <w:t>定义：</w:t>
      </w:r>
    </w:p>
    <w:p w14:paraId="17F47DDB" w14:textId="77777777" w:rsidR="00656504" w:rsidRPr="00656504" w:rsidRDefault="00656504" w:rsidP="00656504">
      <w:pPr>
        <w:spacing w:line="360" w:lineRule="auto"/>
        <w:ind w:left="780"/>
        <w:rPr>
          <w:rFonts w:ascii="宋体" w:hAnsi="宋体"/>
          <w:szCs w:val="21"/>
        </w:rPr>
      </w:pPr>
      <w:r w:rsidRPr="00656504">
        <w:rPr>
          <w:rFonts w:ascii="宋体" w:hAnsi="宋体" w:hint="eastAsia"/>
          <w:szCs w:val="21"/>
        </w:rPr>
        <w:t>用于定义银行税率种类，目前主要指银行增值税的税率代码。</w:t>
      </w:r>
    </w:p>
    <w:p w14:paraId="198CE605" w14:textId="77777777" w:rsidR="00656504" w:rsidRPr="00656504" w:rsidRDefault="00656504" w:rsidP="00FA7F5D">
      <w:pPr>
        <w:numPr>
          <w:ilvl w:val="0"/>
          <w:numId w:val="106"/>
        </w:numPr>
        <w:spacing w:line="360" w:lineRule="auto"/>
        <w:rPr>
          <w:rFonts w:ascii="宋体" w:hAnsi="宋体"/>
          <w:szCs w:val="21"/>
        </w:rPr>
      </w:pPr>
      <w:r w:rsidRPr="00656504">
        <w:rPr>
          <w:rFonts w:ascii="宋体" w:hAnsi="宋体" w:hint="eastAsia"/>
          <w:szCs w:val="21"/>
        </w:rPr>
        <w:t>编码规则：</w:t>
      </w:r>
    </w:p>
    <w:p w14:paraId="4D610EC7" w14:textId="77777777" w:rsidR="00656504" w:rsidRPr="00656504" w:rsidRDefault="00656504" w:rsidP="00656504">
      <w:pPr>
        <w:spacing w:line="360" w:lineRule="auto"/>
        <w:ind w:left="780"/>
        <w:rPr>
          <w:rFonts w:ascii="宋体" w:hAnsi="宋体"/>
          <w:szCs w:val="21"/>
        </w:rPr>
      </w:pPr>
      <w:r w:rsidRPr="00656504">
        <w:rPr>
          <w:rFonts w:ascii="宋体" w:hAnsi="宋体"/>
          <w:szCs w:val="21"/>
        </w:rPr>
        <w:t xml:space="preserve">CCC      </w:t>
      </w:r>
      <w:r w:rsidRPr="00656504">
        <w:rPr>
          <w:rFonts w:ascii="宋体" w:hAnsi="宋体" w:hint="eastAsia"/>
          <w:szCs w:val="21"/>
        </w:rPr>
        <w:t>-</w:t>
      </w:r>
      <w:r w:rsidRPr="00656504">
        <w:rPr>
          <w:rFonts w:ascii="宋体" w:hAnsi="宋体"/>
          <w:szCs w:val="21"/>
        </w:rPr>
        <w:t xml:space="preserve">  </w:t>
      </w:r>
      <w:r w:rsidRPr="00656504">
        <w:rPr>
          <w:rFonts w:ascii="宋体" w:hAnsi="宋体" w:hint="eastAsia"/>
          <w:szCs w:val="21"/>
        </w:rPr>
        <w:t>NNN。</w:t>
      </w:r>
    </w:p>
    <w:p w14:paraId="1F80D4A4" w14:textId="77777777" w:rsidR="00656504" w:rsidRPr="00656504" w:rsidRDefault="00656504" w:rsidP="00656504">
      <w:pPr>
        <w:spacing w:line="360" w:lineRule="auto"/>
        <w:ind w:left="780"/>
        <w:rPr>
          <w:rFonts w:ascii="宋体" w:hAnsi="宋体"/>
          <w:szCs w:val="21"/>
        </w:rPr>
      </w:pPr>
      <w:r w:rsidRPr="00656504">
        <w:rPr>
          <w:rFonts w:ascii="宋体" w:hAnsi="宋体"/>
          <w:szCs w:val="21"/>
        </w:rPr>
        <w:t>前缀</w:t>
      </w:r>
      <w:r w:rsidRPr="00656504">
        <w:rPr>
          <w:rFonts w:ascii="宋体" w:hAnsi="宋体" w:hint="eastAsia"/>
          <w:szCs w:val="21"/>
        </w:rPr>
        <w:t>（</w:t>
      </w:r>
      <w:r w:rsidRPr="00656504">
        <w:rPr>
          <w:rFonts w:ascii="宋体" w:hAnsi="宋体"/>
          <w:szCs w:val="21"/>
        </w:rPr>
        <w:t>3</w:t>
      </w:r>
      <w:r w:rsidRPr="00656504">
        <w:rPr>
          <w:rFonts w:ascii="宋体" w:hAnsi="宋体" w:hint="eastAsia"/>
          <w:szCs w:val="21"/>
        </w:rPr>
        <w:t>）</w:t>
      </w:r>
      <w:r w:rsidRPr="00656504">
        <w:rPr>
          <w:rFonts w:ascii="宋体" w:hAnsi="宋体"/>
          <w:szCs w:val="21"/>
        </w:rPr>
        <w:t xml:space="preserve">  编号</w:t>
      </w:r>
      <w:r w:rsidRPr="00656504">
        <w:rPr>
          <w:rFonts w:ascii="宋体" w:hAnsi="宋体" w:hint="eastAsia"/>
          <w:szCs w:val="21"/>
        </w:rPr>
        <w:t>（3）</w:t>
      </w:r>
    </w:p>
    <w:p w14:paraId="2C6A6415" w14:textId="77777777" w:rsidR="00656504" w:rsidRPr="00656504" w:rsidRDefault="00656504" w:rsidP="00FA7F5D">
      <w:pPr>
        <w:numPr>
          <w:ilvl w:val="0"/>
          <w:numId w:val="106"/>
        </w:numPr>
        <w:spacing w:line="360" w:lineRule="auto"/>
        <w:rPr>
          <w:rFonts w:ascii="宋体" w:hAnsi="宋体"/>
          <w:szCs w:val="21"/>
        </w:rPr>
      </w:pPr>
      <w:r w:rsidRPr="00656504">
        <w:rPr>
          <w:rFonts w:ascii="宋体" w:hAnsi="宋体" w:hint="eastAsia"/>
          <w:szCs w:val="21"/>
        </w:rPr>
        <w:t>类型和长度：</w:t>
      </w:r>
    </w:p>
    <w:p w14:paraId="088E3E91" w14:textId="77777777" w:rsidR="00656504" w:rsidRPr="00656504" w:rsidRDefault="00656504" w:rsidP="00656504">
      <w:pPr>
        <w:spacing w:line="360" w:lineRule="auto"/>
        <w:ind w:left="780"/>
        <w:rPr>
          <w:rFonts w:ascii="宋体" w:hAnsi="宋体"/>
          <w:szCs w:val="21"/>
        </w:rPr>
      </w:pPr>
      <w:r w:rsidRPr="00656504">
        <w:rPr>
          <w:rFonts w:ascii="宋体" w:hAnsi="宋体" w:hint="eastAsia"/>
          <w:szCs w:val="21"/>
        </w:rPr>
        <w:t>字符型，</w:t>
      </w:r>
      <w:r w:rsidRPr="00656504">
        <w:rPr>
          <w:rFonts w:ascii="宋体" w:hAnsi="宋体"/>
          <w:szCs w:val="21"/>
        </w:rPr>
        <w:t>6</w:t>
      </w:r>
      <w:r w:rsidRPr="00656504">
        <w:rPr>
          <w:rFonts w:ascii="宋体" w:hAnsi="宋体" w:hint="eastAsia"/>
          <w:szCs w:val="21"/>
        </w:rPr>
        <w:t>位长。</w:t>
      </w:r>
    </w:p>
    <w:p w14:paraId="5402F859" w14:textId="77777777" w:rsidR="00656504" w:rsidRPr="00656504" w:rsidRDefault="00656504" w:rsidP="00FA7F5D">
      <w:pPr>
        <w:numPr>
          <w:ilvl w:val="0"/>
          <w:numId w:val="106"/>
        </w:numPr>
        <w:spacing w:line="360" w:lineRule="auto"/>
        <w:rPr>
          <w:rFonts w:ascii="宋体" w:hAnsi="宋体"/>
          <w:szCs w:val="21"/>
        </w:rPr>
      </w:pPr>
      <w:r w:rsidRPr="00656504">
        <w:rPr>
          <w:rFonts w:ascii="宋体" w:hAnsi="宋体" w:hint="eastAsia"/>
          <w:szCs w:val="21"/>
        </w:rPr>
        <w:t>举例：</w:t>
      </w:r>
    </w:p>
    <w:p w14:paraId="10FE469A" w14:textId="77777777" w:rsidR="00656504" w:rsidRPr="00656504" w:rsidRDefault="00656504" w:rsidP="00656504">
      <w:pPr>
        <w:spacing w:line="360" w:lineRule="auto"/>
        <w:ind w:left="780"/>
        <w:rPr>
          <w:rFonts w:ascii="宋体" w:hAnsi="宋体"/>
          <w:szCs w:val="21"/>
        </w:rPr>
      </w:pPr>
      <w:r w:rsidRPr="00656504">
        <w:rPr>
          <w:rFonts w:ascii="宋体" w:hAnsi="宋体"/>
          <w:szCs w:val="21"/>
        </w:rPr>
        <w:t>VAT001</w:t>
      </w:r>
      <w:r w:rsidRPr="00656504">
        <w:rPr>
          <w:rFonts w:ascii="宋体" w:hAnsi="宋体" w:hint="eastAsia"/>
          <w:szCs w:val="21"/>
        </w:rPr>
        <w:t xml:space="preserve"> </w:t>
      </w:r>
      <w:r w:rsidRPr="00656504">
        <w:rPr>
          <w:rFonts w:ascii="宋体" w:hAnsi="宋体"/>
          <w:szCs w:val="21"/>
        </w:rPr>
        <w:t>–</w:t>
      </w:r>
      <w:r w:rsidRPr="00656504">
        <w:rPr>
          <w:rFonts w:ascii="宋体" w:hAnsi="宋体" w:hint="eastAsia"/>
          <w:szCs w:val="21"/>
        </w:rPr>
        <w:t xml:space="preserve"> 增值税税率1，税率为</w:t>
      </w:r>
      <w:r w:rsidRPr="00656504">
        <w:rPr>
          <w:rFonts w:ascii="宋体" w:hAnsi="宋体"/>
          <w:szCs w:val="21"/>
        </w:rPr>
        <w:t>0</w:t>
      </w:r>
      <w:r w:rsidRPr="00656504">
        <w:rPr>
          <w:rFonts w:ascii="宋体" w:hAnsi="宋体" w:hint="eastAsia"/>
          <w:szCs w:val="21"/>
        </w:rPr>
        <w:t>%。</w:t>
      </w:r>
    </w:p>
    <w:p w14:paraId="05E73460" w14:textId="77777777" w:rsidR="00656504" w:rsidRPr="00656504" w:rsidRDefault="00656504" w:rsidP="00656504">
      <w:pPr>
        <w:spacing w:line="360" w:lineRule="auto"/>
        <w:ind w:left="780"/>
        <w:rPr>
          <w:rFonts w:ascii="宋体" w:hAnsi="宋体"/>
          <w:szCs w:val="21"/>
        </w:rPr>
      </w:pPr>
      <w:r w:rsidRPr="00656504">
        <w:rPr>
          <w:rFonts w:ascii="宋体" w:hAnsi="宋体"/>
          <w:szCs w:val="21"/>
        </w:rPr>
        <w:t>VAT002 –</w:t>
      </w:r>
      <w:r w:rsidRPr="00656504">
        <w:rPr>
          <w:rFonts w:ascii="宋体" w:hAnsi="宋体" w:hint="eastAsia"/>
          <w:szCs w:val="21"/>
        </w:rPr>
        <w:t xml:space="preserve"> 增值税税率</w:t>
      </w:r>
      <w:r w:rsidRPr="00656504">
        <w:rPr>
          <w:rFonts w:ascii="宋体" w:hAnsi="宋体"/>
          <w:szCs w:val="21"/>
        </w:rPr>
        <w:t>2</w:t>
      </w:r>
      <w:r w:rsidRPr="00656504">
        <w:rPr>
          <w:rFonts w:ascii="宋体" w:hAnsi="宋体" w:hint="eastAsia"/>
          <w:szCs w:val="21"/>
        </w:rPr>
        <w:t>，税率为6%。</w:t>
      </w:r>
    </w:p>
    <w:p w14:paraId="11D103B8" w14:textId="078882E5" w:rsidR="00656504" w:rsidRPr="00656504" w:rsidRDefault="00656504" w:rsidP="00656504">
      <w:pPr>
        <w:spacing w:line="360" w:lineRule="auto"/>
        <w:ind w:left="780"/>
        <w:rPr>
          <w:rFonts w:ascii="宋体" w:hAnsi="宋体"/>
          <w:szCs w:val="21"/>
        </w:rPr>
      </w:pPr>
      <w:r w:rsidRPr="00656504">
        <w:rPr>
          <w:rFonts w:ascii="宋体" w:hAnsi="宋体"/>
          <w:szCs w:val="21"/>
        </w:rPr>
        <w:t>VAT003</w:t>
      </w:r>
      <w:r w:rsidRPr="00656504">
        <w:rPr>
          <w:rFonts w:ascii="宋体" w:hAnsi="宋体" w:hint="eastAsia"/>
          <w:szCs w:val="21"/>
        </w:rPr>
        <w:t xml:space="preserve"> </w:t>
      </w:r>
      <w:r w:rsidRPr="00656504">
        <w:rPr>
          <w:rFonts w:ascii="宋体" w:hAnsi="宋体"/>
          <w:szCs w:val="21"/>
        </w:rPr>
        <w:t>–</w:t>
      </w:r>
      <w:r w:rsidRPr="00656504">
        <w:rPr>
          <w:rFonts w:ascii="宋体" w:hAnsi="宋体" w:hint="eastAsia"/>
          <w:szCs w:val="21"/>
        </w:rPr>
        <w:t xml:space="preserve"> 增值税税率</w:t>
      </w:r>
      <w:r w:rsidRPr="00656504">
        <w:rPr>
          <w:rFonts w:ascii="宋体" w:hAnsi="宋体"/>
          <w:szCs w:val="21"/>
        </w:rPr>
        <w:t>3</w:t>
      </w:r>
      <w:r w:rsidRPr="00656504">
        <w:rPr>
          <w:rFonts w:ascii="宋体" w:hAnsi="宋体" w:hint="eastAsia"/>
          <w:szCs w:val="21"/>
        </w:rPr>
        <w:t>，</w:t>
      </w:r>
      <w:r w:rsidRPr="00656504">
        <w:rPr>
          <w:rFonts w:ascii="宋体" w:hAnsi="宋体"/>
          <w:szCs w:val="21"/>
        </w:rPr>
        <w:t>税率为</w:t>
      </w:r>
      <w:r w:rsidRPr="00656504">
        <w:rPr>
          <w:rFonts w:ascii="宋体" w:hAnsi="宋体" w:hint="eastAsia"/>
          <w:szCs w:val="21"/>
        </w:rPr>
        <w:t>1</w:t>
      </w:r>
      <w:r>
        <w:rPr>
          <w:rFonts w:ascii="宋体" w:hAnsi="宋体"/>
          <w:szCs w:val="21"/>
        </w:rPr>
        <w:t>1</w:t>
      </w:r>
      <w:r w:rsidRPr="00656504">
        <w:rPr>
          <w:rFonts w:ascii="宋体" w:hAnsi="宋体" w:hint="eastAsia"/>
          <w:szCs w:val="21"/>
        </w:rPr>
        <w:t>%。</w:t>
      </w:r>
    </w:p>
    <w:p w14:paraId="060E5C60" w14:textId="3D256CC7" w:rsidR="00656504" w:rsidRPr="00671B50" w:rsidRDefault="00656504" w:rsidP="00656504">
      <w:pPr>
        <w:spacing w:line="360" w:lineRule="auto"/>
        <w:ind w:left="780"/>
        <w:rPr>
          <w:rFonts w:ascii="宋体" w:hAnsi="宋体"/>
          <w:szCs w:val="21"/>
        </w:rPr>
      </w:pPr>
      <w:r w:rsidRPr="00671B50">
        <w:rPr>
          <w:rFonts w:ascii="宋体" w:hAnsi="宋体"/>
          <w:szCs w:val="21"/>
        </w:rPr>
        <w:t>VAT00</w:t>
      </w:r>
      <w:r>
        <w:rPr>
          <w:rFonts w:ascii="宋体" w:hAnsi="宋体"/>
          <w:szCs w:val="21"/>
        </w:rPr>
        <w:t>4</w:t>
      </w:r>
      <w:r w:rsidRPr="00671B50">
        <w:rPr>
          <w:rFonts w:ascii="宋体" w:hAnsi="宋体" w:hint="eastAsia"/>
          <w:szCs w:val="21"/>
        </w:rPr>
        <w:t xml:space="preserve"> </w:t>
      </w:r>
      <w:r w:rsidRPr="00671B50">
        <w:rPr>
          <w:rFonts w:ascii="宋体" w:hAnsi="宋体"/>
          <w:szCs w:val="21"/>
        </w:rPr>
        <w:t>–</w:t>
      </w:r>
      <w:r w:rsidRPr="00671B50">
        <w:rPr>
          <w:rFonts w:ascii="宋体" w:hAnsi="宋体" w:hint="eastAsia"/>
          <w:szCs w:val="21"/>
        </w:rPr>
        <w:t xml:space="preserve"> 增值税税率</w:t>
      </w:r>
      <w:r>
        <w:rPr>
          <w:rFonts w:ascii="宋体" w:hAnsi="宋体"/>
          <w:szCs w:val="21"/>
        </w:rPr>
        <w:t>4</w:t>
      </w:r>
      <w:r w:rsidRPr="00671B50">
        <w:rPr>
          <w:rFonts w:ascii="宋体" w:hAnsi="宋体" w:hint="eastAsia"/>
          <w:szCs w:val="21"/>
        </w:rPr>
        <w:t>，</w:t>
      </w:r>
      <w:r w:rsidRPr="00671B50">
        <w:rPr>
          <w:rFonts w:ascii="宋体" w:hAnsi="宋体"/>
          <w:szCs w:val="21"/>
        </w:rPr>
        <w:t>税率为</w:t>
      </w:r>
      <w:r w:rsidRPr="00671B50">
        <w:rPr>
          <w:rFonts w:ascii="宋体" w:hAnsi="宋体" w:hint="eastAsia"/>
          <w:szCs w:val="21"/>
        </w:rPr>
        <w:t>17%。</w:t>
      </w:r>
    </w:p>
    <w:p w14:paraId="2735DE2F" w14:textId="77777777" w:rsidR="00A5471B" w:rsidRPr="00656504" w:rsidRDefault="00A5471B" w:rsidP="00A5471B"/>
    <w:p w14:paraId="58998B23" w14:textId="77777777" w:rsidR="002D5F12" w:rsidRDefault="002D5F12" w:rsidP="00B87A41">
      <w:pPr>
        <w:pStyle w:val="20"/>
      </w:pPr>
      <w:bookmarkStart w:id="51" w:name="_Toc454875409"/>
      <w:r>
        <w:rPr>
          <w:rFonts w:hint="eastAsia"/>
        </w:rPr>
        <w:t>总体业务规则</w:t>
      </w:r>
      <w:bookmarkEnd w:id="51"/>
    </w:p>
    <w:p w14:paraId="157BA44B" w14:textId="2CCA673C" w:rsidR="00A5471B" w:rsidRPr="00860D08" w:rsidRDefault="00A5471B" w:rsidP="006223AD">
      <w:pPr>
        <w:pStyle w:val="30"/>
      </w:pPr>
      <w:bookmarkStart w:id="52" w:name="_Toc378713899"/>
      <w:bookmarkStart w:id="53" w:name="_Toc380251019"/>
      <w:bookmarkStart w:id="54" w:name="_Toc395257082"/>
      <w:bookmarkStart w:id="55" w:name="_Toc454875410"/>
      <w:r w:rsidRPr="00D4167B">
        <w:rPr>
          <w:rFonts w:hint="eastAsia"/>
        </w:rPr>
        <w:t>科目管理业务规则</w:t>
      </w:r>
      <w:bookmarkEnd w:id="52"/>
      <w:bookmarkEnd w:id="53"/>
      <w:bookmarkEnd w:id="54"/>
      <w:bookmarkEnd w:id="55"/>
    </w:p>
    <w:p w14:paraId="435A9E46" w14:textId="4265D00A" w:rsidR="00A5471B" w:rsidRPr="001966D2" w:rsidRDefault="00A5471B" w:rsidP="00FA7F5D">
      <w:pPr>
        <w:numPr>
          <w:ilvl w:val="0"/>
          <w:numId w:val="72"/>
        </w:numPr>
        <w:spacing w:line="360" w:lineRule="auto"/>
        <w:rPr>
          <w:rFonts w:ascii="宋体" w:hAnsi="宋体"/>
        </w:rPr>
      </w:pPr>
      <w:r>
        <w:rPr>
          <w:rFonts w:ascii="宋体" w:hAnsi="宋体" w:hint="eastAsia"/>
        </w:rPr>
        <w:t>科目分为</w:t>
      </w:r>
      <w:r w:rsidRPr="001966D2">
        <w:rPr>
          <w:rFonts w:ascii="宋体" w:hAnsi="宋体" w:hint="eastAsia"/>
        </w:rPr>
        <w:t>一级、二级和三级，上层科目由下层科目逐级汇总而来，科目体系采用</w:t>
      </w:r>
      <w:r w:rsidRPr="007060C4">
        <w:rPr>
          <w:rFonts w:ascii="宋体" w:hAnsi="宋体" w:hint="eastAsia"/>
          <w:highlight w:val="yellow"/>
        </w:rPr>
        <w:lastRenderedPageBreak/>
        <w:t>4+2+</w:t>
      </w:r>
      <w:r w:rsidR="007060C4" w:rsidRPr="007060C4">
        <w:rPr>
          <w:rFonts w:ascii="宋体" w:hAnsi="宋体"/>
          <w:highlight w:val="yellow"/>
        </w:rPr>
        <w:t>2</w:t>
      </w:r>
      <w:r w:rsidRPr="007060C4">
        <w:rPr>
          <w:rFonts w:ascii="宋体" w:hAnsi="宋体" w:hint="eastAsia"/>
          <w:highlight w:val="yellow"/>
        </w:rPr>
        <w:t>模式，即一级科目4位，二级科目</w:t>
      </w:r>
      <w:r w:rsidR="007060C4" w:rsidRPr="007060C4">
        <w:rPr>
          <w:rFonts w:ascii="宋体" w:hAnsi="宋体"/>
          <w:highlight w:val="yellow"/>
        </w:rPr>
        <w:t>6</w:t>
      </w:r>
      <w:r w:rsidRPr="007060C4">
        <w:rPr>
          <w:rFonts w:ascii="宋体" w:hAnsi="宋体" w:hint="eastAsia"/>
          <w:highlight w:val="yellow"/>
        </w:rPr>
        <w:t>位，三级科目</w:t>
      </w:r>
      <w:r w:rsidR="007060C4" w:rsidRPr="007060C4">
        <w:rPr>
          <w:rFonts w:ascii="宋体" w:hAnsi="宋体"/>
          <w:highlight w:val="yellow"/>
        </w:rPr>
        <w:t>8</w:t>
      </w:r>
      <w:r w:rsidR="007060C4">
        <w:rPr>
          <w:rFonts w:ascii="宋体" w:hAnsi="宋体" w:hint="eastAsia"/>
          <w:highlight w:val="yellow"/>
        </w:rPr>
        <w:t>位</w:t>
      </w:r>
      <w:r w:rsidRPr="001966D2">
        <w:rPr>
          <w:rFonts w:ascii="宋体" w:hAnsi="宋体" w:hint="eastAsia"/>
        </w:rPr>
        <w:t>。</w:t>
      </w:r>
    </w:p>
    <w:p w14:paraId="0676B2C8" w14:textId="77777777" w:rsidR="00A5471B" w:rsidRPr="001966D2" w:rsidRDefault="00A5471B" w:rsidP="00FA7F5D">
      <w:pPr>
        <w:numPr>
          <w:ilvl w:val="0"/>
          <w:numId w:val="72"/>
        </w:numPr>
        <w:spacing w:line="360" w:lineRule="auto"/>
        <w:rPr>
          <w:rFonts w:ascii="宋体" w:hAnsi="宋体"/>
        </w:rPr>
      </w:pPr>
      <w:r w:rsidRPr="001966D2">
        <w:rPr>
          <w:rFonts w:ascii="宋体" w:hAnsi="宋体" w:hint="eastAsia"/>
        </w:rPr>
        <w:t>最底层科目统一设定为明细科目，只有</w:t>
      </w:r>
      <w:proofErr w:type="gramStart"/>
      <w:r w:rsidRPr="001966D2">
        <w:rPr>
          <w:rFonts w:ascii="宋体" w:hAnsi="宋体" w:hint="eastAsia"/>
        </w:rPr>
        <w:t>最</w:t>
      </w:r>
      <w:proofErr w:type="gramEnd"/>
      <w:r w:rsidRPr="001966D2">
        <w:rPr>
          <w:rFonts w:ascii="宋体" w:hAnsi="宋体" w:hint="eastAsia"/>
        </w:rPr>
        <w:t>底层科目才可以进行账务核算，开立外部客户账和内部分户账。</w:t>
      </w:r>
    </w:p>
    <w:p w14:paraId="53C4305B" w14:textId="3ED0B8F1" w:rsidR="00A5471B" w:rsidRPr="006066A9" w:rsidRDefault="00A5471B" w:rsidP="00FA7F5D">
      <w:pPr>
        <w:numPr>
          <w:ilvl w:val="0"/>
          <w:numId w:val="72"/>
        </w:numPr>
        <w:spacing w:line="360" w:lineRule="auto"/>
        <w:rPr>
          <w:rFonts w:ascii="宋体" w:hAnsi="宋体"/>
        </w:rPr>
      </w:pPr>
      <w:r w:rsidRPr="001966D2">
        <w:rPr>
          <w:rFonts w:ascii="宋体" w:hAnsi="宋体" w:hint="eastAsia"/>
        </w:rPr>
        <w:t>增加下级科目时必须保证上级科目已经建立，同时需要检查下级科目属性和上级科目属性是否匹配。</w:t>
      </w:r>
    </w:p>
    <w:p w14:paraId="287FF990" w14:textId="47BDFAF0" w:rsidR="00A5471B" w:rsidRPr="001966D2" w:rsidRDefault="00A5471B" w:rsidP="00FA7F5D">
      <w:pPr>
        <w:numPr>
          <w:ilvl w:val="0"/>
          <w:numId w:val="72"/>
        </w:numPr>
        <w:spacing w:line="360" w:lineRule="auto"/>
        <w:rPr>
          <w:rFonts w:ascii="宋体" w:hAnsi="宋体"/>
        </w:rPr>
      </w:pPr>
      <w:r w:rsidRPr="00B20E39">
        <w:rPr>
          <w:rFonts w:ascii="宋体" w:hAnsi="宋体" w:hint="eastAsia"/>
        </w:rPr>
        <w:t>科目维护</w:t>
      </w:r>
      <w:r>
        <w:rPr>
          <w:rFonts w:ascii="宋体" w:hAnsi="宋体" w:hint="eastAsia"/>
        </w:rPr>
        <w:t>和科目调整</w:t>
      </w:r>
      <w:r w:rsidRPr="00B20E39">
        <w:rPr>
          <w:rFonts w:ascii="宋体" w:hAnsi="宋体" w:hint="eastAsia"/>
        </w:rPr>
        <w:t>的权限全部集中在总行</w:t>
      </w:r>
      <w:r w:rsidR="00100B7E">
        <w:rPr>
          <w:rFonts w:ascii="宋体" w:hAnsi="宋体" w:hint="eastAsia"/>
        </w:rPr>
        <w:t>（含大总账系统）</w:t>
      </w:r>
      <w:r>
        <w:rPr>
          <w:rFonts w:ascii="宋体" w:hAnsi="宋体" w:hint="eastAsia"/>
        </w:rPr>
        <w:t>。</w:t>
      </w:r>
    </w:p>
    <w:p w14:paraId="732B16C8" w14:textId="4FD88159" w:rsidR="006066A9" w:rsidRPr="00C61CB1" w:rsidRDefault="006066A9" w:rsidP="00FA7F5D">
      <w:pPr>
        <w:numPr>
          <w:ilvl w:val="0"/>
          <w:numId w:val="72"/>
        </w:numPr>
        <w:spacing w:line="360" w:lineRule="auto"/>
        <w:rPr>
          <w:rFonts w:ascii="宋体" w:hAnsi="宋体"/>
        </w:rPr>
      </w:pPr>
      <w:del w:id="56" w:author="胡增祥" w:date="2025-06-16T10:23:00Z">
        <w:r w:rsidRPr="00B00F1F" w:rsidDel="003F4984">
          <w:rPr>
            <w:rFonts w:ascii="宋体" w:hAnsi="宋体" w:cs="Arial" w:hint="eastAsia"/>
            <w:highlight w:val="yellow"/>
          </w:rPr>
          <w:delText>苏州银行</w:delText>
        </w:r>
      </w:del>
      <w:ins w:id="57" w:author="胡增祥" w:date="2025-06-16T10:23:00Z">
        <w:r w:rsidR="003F4984">
          <w:rPr>
            <w:rFonts w:ascii="宋体" w:hAnsi="宋体" w:cs="Arial" w:hint="eastAsia"/>
            <w:highlight w:val="yellow"/>
          </w:rPr>
          <w:t>XX银行</w:t>
        </w:r>
      </w:ins>
      <w:r w:rsidRPr="00B00F1F">
        <w:rPr>
          <w:rFonts w:ascii="宋体" w:hAnsi="宋体" w:cs="Arial" w:hint="eastAsia"/>
          <w:highlight w:val="yellow"/>
        </w:rPr>
        <w:t>科目由大总账系统统一维护，然后向各个应用系统发布科目信息。核心的科目仅是全科目表的子集，只保留核心相关业务核算使用的科目。科目的新增、修改、停用、重开都由大总账发</w:t>
      </w:r>
      <w:r w:rsidR="00012966">
        <w:rPr>
          <w:rFonts w:ascii="宋体" w:hAnsi="宋体" w:cs="Arial" w:hint="eastAsia"/>
          <w:highlight w:val="yellow"/>
        </w:rPr>
        <w:t>起</w:t>
      </w:r>
      <w:r w:rsidRPr="00B00F1F">
        <w:rPr>
          <w:rFonts w:ascii="宋体" w:hAnsi="宋体" w:cs="Arial" w:hint="eastAsia"/>
          <w:highlight w:val="yellow"/>
        </w:rPr>
        <w:t>，核心接受大总账指令进行相应处理。</w:t>
      </w:r>
    </w:p>
    <w:p w14:paraId="6B2A49F3" w14:textId="3FE70E98" w:rsidR="00C61CB1" w:rsidRDefault="00C61CB1" w:rsidP="00FA7F5D">
      <w:pPr>
        <w:numPr>
          <w:ilvl w:val="0"/>
          <w:numId w:val="72"/>
        </w:numPr>
        <w:spacing w:line="360" w:lineRule="auto"/>
        <w:rPr>
          <w:rFonts w:ascii="宋体" w:hAnsi="宋体"/>
          <w:highlight w:val="yellow"/>
        </w:rPr>
      </w:pPr>
      <w:r w:rsidRPr="00C61CB1">
        <w:rPr>
          <w:rFonts w:ascii="宋体" w:hAnsi="宋体" w:hint="eastAsia"/>
          <w:highlight w:val="yellow"/>
        </w:rPr>
        <w:t>由于</w:t>
      </w:r>
      <w:del w:id="58" w:author="胡增祥" w:date="2025-06-16T10:23:00Z">
        <w:r w:rsidR="00CA227A" w:rsidDel="003F4984">
          <w:rPr>
            <w:rFonts w:ascii="宋体" w:hAnsi="宋体" w:hint="eastAsia"/>
            <w:highlight w:val="yellow"/>
          </w:rPr>
          <w:delText>苏州银行</w:delText>
        </w:r>
      </w:del>
      <w:ins w:id="59" w:author="胡增祥" w:date="2025-06-16T10:23:00Z">
        <w:r w:rsidR="003F4984">
          <w:rPr>
            <w:rFonts w:ascii="宋体" w:hAnsi="宋体" w:hint="eastAsia"/>
            <w:highlight w:val="yellow"/>
          </w:rPr>
          <w:t>XX银行</w:t>
        </w:r>
      </w:ins>
      <w:r w:rsidRPr="00C61CB1">
        <w:rPr>
          <w:rFonts w:ascii="宋体" w:hAnsi="宋体" w:hint="eastAsia"/>
          <w:highlight w:val="yellow"/>
        </w:rPr>
        <w:t>表外科目的格式是3+2+2，从大总账接受科目发布时，核心自动</w:t>
      </w:r>
      <w:proofErr w:type="gramStart"/>
      <w:r w:rsidRPr="00C61CB1">
        <w:rPr>
          <w:rFonts w:ascii="宋体" w:hAnsi="宋体" w:hint="eastAsia"/>
          <w:highlight w:val="yellow"/>
        </w:rPr>
        <w:t>在原表外科</w:t>
      </w:r>
      <w:proofErr w:type="gramEnd"/>
      <w:r w:rsidRPr="00C61CB1">
        <w:rPr>
          <w:rFonts w:ascii="宋体" w:hAnsi="宋体" w:hint="eastAsia"/>
          <w:highlight w:val="yellow"/>
        </w:rPr>
        <w:t>目前增加一位数字“8”。</w:t>
      </w:r>
    </w:p>
    <w:p w14:paraId="7705BD6A" w14:textId="5B3D1C58" w:rsidR="004F57FD" w:rsidRPr="00C61CB1" w:rsidRDefault="004F57FD" w:rsidP="00FA7F5D">
      <w:pPr>
        <w:numPr>
          <w:ilvl w:val="0"/>
          <w:numId w:val="72"/>
        </w:numPr>
        <w:spacing w:line="360" w:lineRule="auto"/>
        <w:rPr>
          <w:rFonts w:ascii="宋体" w:hAnsi="宋体"/>
          <w:highlight w:val="yellow"/>
        </w:rPr>
      </w:pPr>
      <w:r>
        <w:rPr>
          <w:rFonts w:ascii="宋体" w:hAnsi="宋体" w:hint="eastAsia"/>
          <w:highlight w:val="yellow"/>
        </w:rPr>
        <w:t>日终核心系统向大总账供数时，对于表外科目自动将数字“8”去除，保持3+2+2的科目组成格式。</w:t>
      </w:r>
    </w:p>
    <w:p w14:paraId="752DBF03" w14:textId="77777777" w:rsidR="004F57FD" w:rsidRPr="00C61CB1" w:rsidRDefault="004F57FD" w:rsidP="00012966">
      <w:pPr>
        <w:spacing w:line="360" w:lineRule="auto"/>
        <w:ind w:left="780"/>
        <w:rPr>
          <w:rFonts w:ascii="宋体" w:hAnsi="宋体"/>
          <w:highlight w:val="yellow"/>
        </w:rPr>
      </w:pPr>
    </w:p>
    <w:p w14:paraId="1E4142FC" w14:textId="2BC0C3E1" w:rsidR="00A5471B" w:rsidRPr="00F35CA4" w:rsidRDefault="00A5471B" w:rsidP="00BD0015">
      <w:pPr>
        <w:pStyle w:val="af6"/>
        <w:numPr>
          <w:ilvl w:val="3"/>
          <w:numId w:val="1"/>
        </w:numPr>
        <w:spacing w:before="156" w:after="156"/>
        <w:ind w:left="426" w:hanging="437"/>
        <w:rPr>
          <w:sz w:val="28"/>
          <w:szCs w:val="28"/>
        </w:rPr>
      </w:pPr>
      <w:r w:rsidRPr="00F35CA4">
        <w:rPr>
          <w:rFonts w:hint="eastAsia"/>
          <w:sz w:val="28"/>
          <w:szCs w:val="28"/>
        </w:rPr>
        <w:t>科目属性维护原则</w:t>
      </w:r>
    </w:p>
    <w:tbl>
      <w:tblPr>
        <w:tblW w:w="4771" w:type="pct"/>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9"/>
        <w:gridCol w:w="1017"/>
        <w:gridCol w:w="2954"/>
        <w:gridCol w:w="3572"/>
      </w:tblGrid>
      <w:tr w:rsidR="00A5471B" w:rsidRPr="005F4C6D" w14:paraId="7CE2BE46" w14:textId="77777777" w:rsidTr="00184420">
        <w:trPr>
          <w:trHeight w:val="20"/>
          <w:tblHeader/>
        </w:trPr>
        <w:tc>
          <w:tcPr>
            <w:tcW w:w="363" w:type="pct"/>
            <w:shd w:val="clear" w:color="FF0000" w:fill="E6E6E6"/>
            <w:vAlign w:val="center"/>
          </w:tcPr>
          <w:p w14:paraId="48B37E5C" w14:textId="77777777" w:rsidR="00A5471B" w:rsidRPr="00A66346" w:rsidRDefault="00A5471B" w:rsidP="00F21884">
            <w:pPr>
              <w:jc w:val="center"/>
              <w:rPr>
                <w:rFonts w:ascii="宋体" w:hAnsi="宋体"/>
                <w:b/>
                <w:szCs w:val="21"/>
              </w:rPr>
            </w:pPr>
            <w:r w:rsidRPr="00A66346">
              <w:rPr>
                <w:rFonts w:ascii="宋体" w:hAnsi="宋体" w:hint="eastAsia"/>
                <w:b/>
                <w:szCs w:val="21"/>
              </w:rPr>
              <w:t>序号</w:t>
            </w:r>
          </w:p>
        </w:tc>
        <w:tc>
          <w:tcPr>
            <w:tcW w:w="625" w:type="pct"/>
            <w:shd w:val="clear" w:color="FF0000" w:fill="E6E6E6"/>
            <w:vAlign w:val="center"/>
          </w:tcPr>
          <w:p w14:paraId="29036DD5" w14:textId="77777777" w:rsidR="00A5471B" w:rsidRPr="00A66346" w:rsidRDefault="00A5471B" w:rsidP="00F21884">
            <w:pPr>
              <w:jc w:val="center"/>
              <w:rPr>
                <w:rFonts w:ascii="宋体" w:hAnsi="宋体"/>
                <w:b/>
                <w:szCs w:val="21"/>
              </w:rPr>
            </w:pPr>
            <w:r w:rsidRPr="00A66346">
              <w:rPr>
                <w:rFonts w:ascii="宋体" w:hAnsi="宋体" w:hint="eastAsia"/>
                <w:b/>
                <w:szCs w:val="21"/>
              </w:rPr>
              <w:t>名称</w:t>
            </w:r>
          </w:p>
        </w:tc>
        <w:tc>
          <w:tcPr>
            <w:tcW w:w="1816" w:type="pct"/>
            <w:shd w:val="clear" w:color="FF0000" w:fill="E6E6E6"/>
            <w:vAlign w:val="center"/>
          </w:tcPr>
          <w:p w14:paraId="03995920" w14:textId="77777777" w:rsidR="00A5471B" w:rsidRPr="00A66346" w:rsidRDefault="00A5471B" w:rsidP="00F21884">
            <w:pPr>
              <w:jc w:val="center"/>
              <w:rPr>
                <w:rFonts w:ascii="宋体" w:hAnsi="宋体"/>
                <w:b/>
                <w:szCs w:val="21"/>
              </w:rPr>
            </w:pPr>
            <w:r w:rsidRPr="00A66346">
              <w:rPr>
                <w:rFonts w:ascii="宋体" w:hAnsi="宋体" w:hint="eastAsia"/>
                <w:b/>
                <w:szCs w:val="21"/>
              </w:rPr>
              <w:t>说  明</w:t>
            </w:r>
          </w:p>
        </w:tc>
        <w:tc>
          <w:tcPr>
            <w:tcW w:w="2197" w:type="pct"/>
            <w:shd w:val="clear" w:color="FF0000" w:fill="E6E6E6"/>
            <w:vAlign w:val="center"/>
          </w:tcPr>
          <w:p w14:paraId="2CFCE4D0" w14:textId="77777777" w:rsidR="00A5471B" w:rsidRPr="00A66346" w:rsidRDefault="00A5471B" w:rsidP="00F21884">
            <w:pPr>
              <w:jc w:val="center"/>
              <w:rPr>
                <w:rFonts w:ascii="宋体" w:hAnsi="宋体"/>
                <w:b/>
                <w:szCs w:val="21"/>
              </w:rPr>
            </w:pPr>
            <w:r w:rsidRPr="00A66346">
              <w:rPr>
                <w:rFonts w:ascii="宋体" w:hAnsi="宋体" w:hint="eastAsia"/>
                <w:b/>
                <w:szCs w:val="21"/>
              </w:rPr>
              <w:t>修改原则</w:t>
            </w:r>
          </w:p>
        </w:tc>
      </w:tr>
      <w:tr w:rsidR="00A5471B" w:rsidRPr="00CA4F07" w14:paraId="27F845B2" w14:textId="77777777" w:rsidTr="00184420">
        <w:trPr>
          <w:trHeight w:val="20"/>
        </w:trPr>
        <w:tc>
          <w:tcPr>
            <w:tcW w:w="363" w:type="pct"/>
          </w:tcPr>
          <w:p w14:paraId="21AA84E8" w14:textId="77777777" w:rsidR="00A5471B" w:rsidRPr="00A66346" w:rsidRDefault="00A5471B" w:rsidP="00F21884">
            <w:pPr>
              <w:rPr>
                <w:rFonts w:ascii="宋体" w:hAnsi="宋体"/>
                <w:sz w:val="18"/>
                <w:szCs w:val="18"/>
              </w:rPr>
            </w:pPr>
            <w:r w:rsidRPr="00A66346">
              <w:rPr>
                <w:rFonts w:ascii="宋体" w:hAnsi="宋体" w:hint="eastAsia"/>
                <w:sz w:val="18"/>
                <w:szCs w:val="18"/>
              </w:rPr>
              <w:t>1</w:t>
            </w:r>
          </w:p>
        </w:tc>
        <w:tc>
          <w:tcPr>
            <w:tcW w:w="625" w:type="pct"/>
          </w:tcPr>
          <w:p w14:paraId="25B98D54" w14:textId="77777777" w:rsidR="00A5471B" w:rsidRPr="00A66346" w:rsidRDefault="00A5471B" w:rsidP="00F21884">
            <w:pPr>
              <w:rPr>
                <w:rFonts w:ascii="宋体" w:hAnsi="宋体"/>
                <w:sz w:val="18"/>
                <w:szCs w:val="18"/>
              </w:rPr>
            </w:pPr>
            <w:r w:rsidRPr="00A66346">
              <w:rPr>
                <w:rFonts w:ascii="宋体" w:hAnsi="宋体" w:hint="eastAsia"/>
                <w:sz w:val="18"/>
                <w:szCs w:val="18"/>
              </w:rPr>
              <w:t>科目号</w:t>
            </w:r>
          </w:p>
        </w:tc>
        <w:tc>
          <w:tcPr>
            <w:tcW w:w="1816" w:type="pct"/>
          </w:tcPr>
          <w:p w14:paraId="5A6F8936" w14:textId="77777777" w:rsidR="00A5471B" w:rsidRDefault="00A5471B" w:rsidP="00F21884">
            <w:pPr>
              <w:rPr>
                <w:rFonts w:ascii="宋体" w:hAnsi="宋体"/>
                <w:sz w:val="18"/>
                <w:szCs w:val="18"/>
              </w:rPr>
            </w:pPr>
            <w:r>
              <w:rPr>
                <w:rFonts w:ascii="宋体" w:hAnsi="宋体" w:hint="eastAsia"/>
                <w:sz w:val="18"/>
                <w:szCs w:val="18"/>
              </w:rPr>
              <w:t>1）一级科目：4位；</w:t>
            </w:r>
          </w:p>
          <w:p w14:paraId="03EFB137" w14:textId="77777777" w:rsidR="00A5471B" w:rsidRDefault="00A5471B" w:rsidP="00F21884">
            <w:pPr>
              <w:rPr>
                <w:rFonts w:ascii="宋体" w:hAnsi="宋体"/>
                <w:sz w:val="18"/>
                <w:szCs w:val="18"/>
              </w:rPr>
            </w:pPr>
            <w:r>
              <w:rPr>
                <w:rFonts w:ascii="宋体" w:hAnsi="宋体" w:hint="eastAsia"/>
                <w:sz w:val="18"/>
                <w:szCs w:val="18"/>
              </w:rPr>
              <w:t>2）二级科目：6位，</w:t>
            </w:r>
            <w:r w:rsidRPr="004C7B63">
              <w:rPr>
                <w:rFonts w:ascii="宋体" w:hAnsi="宋体" w:hint="eastAsia"/>
                <w:sz w:val="18"/>
                <w:szCs w:val="18"/>
              </w:rPr>
              <w:t>一级科目（4）+ 二级科目（2）</w:t>
            </w:r>
            <w:r>
              <w:rPr>
                <w:rFonts w:ascii="宋体" w:hAnsi="宋体" w:hint="eastAsia"/>
                <w:sz w:val="18"/>
                <w:szCs w:val="18"/>
              </w:rPr>
              <w:t>；</w:t>
            </w:r>
          </w:p>
          <w:p w14:paraId="1D6E413B" w14:textId="51BAD69C" w:rsidR="00A5471B" w:rsidRPr="004C7B63" w:rsidRDefault="00A5471B" w:rsidP="00D60C3E">
            <w:pPr>
              <w:rPr>
                <w:rFonts w:ascii="宋体" w:hAnsi="宋体"/>
                <w:sz w:val="18"/>
                <w:szCs w:val="18"/>
              </w:rPr>
            </w:pPr>
            <w:r>
              <w:rPr>
                <w:rFonts w:ascii="宋体" w:hAnsi="宋体" w:hint="eastAsia"/>
                <w:sz w:val="18"/>
                <w:szCs w:val="18"/>
              </w:rPr>
              <w:t>3）</w:t>
            </w:r>
            <w:r w:rsidRPr="00D60C3E">
              <w:rPr>
                <w:rFonts w:ascii="宋体" w:hAnsi="宋体" w:hint="eastAsia"/>
                <w:sz w:val="18"/>
                <w:szCs w:val="18"/>
                <w:highlight w:val="yellow"/>
              </w:rPr>
              <w:t>三级科目：</w:t>
            </w:r>
            <w:r w:rsidR="00D60C3E" w:rsidRPr="00D60C3E">
              <w:rPr>
                <w:rFonts w:ascii="宋体" w:hAnsi="宋体"/>
                <w:sz w:val="18"/>
                <w:szCs w:val="18"/>
                <w:highlight w:val="yellow"/>
              </w:rPr>
              <w:t>8</w:t>
            </w:r>
            <w:r w:rsidRPr="00D60C3E">
              <w:rPr>
                <w:rFonts w:ascii="宋体" w:hAnsi="宋体" w:hint="eastAsia"/>
                <w:sz w:val="18"/>
                <w:szCs w:val="18"/>
                <w:highlight w:val="yellow"/>
              </w:rPr>
              <w:t>位，一级科目（4）+ 二级科目（2）+三级科目（</w:t>
            </w:r>
            <w:r w:rsidR="00D60C3E" w:rsidRPr="00D60C3E">
              <w:rPr>
                <w:rFonts w:ascii="宋体" w:hAnsi="宋体"/>
                <w:sz w:val="18"/>
                <w:szCs w:val="18"/>
                <w:highlight w:val="yellow"/>
              </w:rPr>
              <w:t>2</w:t>
            </w:r>
            <w:r w:rsidRPr="00D60C3E">
              <w:rPr>
                <w:rFonts w:ascii="宋体" w:hAnsi="宋体" w:hint="eastAsia"/>
                <w:sz w:val="18"/>
                <w:szCs w:val="18"/>
                <w:highlight w:val="yellow"/>
              </w:rPr>
              <w:t>）。</w:t>
            </w:r>
          </w:p>
        </w:tc>
        <w:tc>
          <w:tcPr>
            <w:tcW w:w="2197" w:type="pct"/>
          </w:tcPr>
          <w:p w14:paraId="29C93B64" w14:textId="77777777" w:rsidR="00A5471B" w:rsidRPr="00A66346" w:rsidRDefault="00A5471B" w:rsidP="00F21884">
            <w:pPr>
              <w:rPr>
                <w:rFonts w:ascii="宋体" w:hAnsi="宋体"/>
                <w:sz w:val="18"/>
                <w:szCs w:val="18"/>
              </w:rPr>
            </w:pPr>
            <w:r w:rsidRPr="00A66346">
              <w:rPr>
                <w:rFonts w:ascii="宋体" w:hAnsi="宋体" w:hint="eastAsia"/>
                <w:sz w:val="18"/>
                <w:szCs w:val="18"/>
              </w:rPr>
              <w:t>不允许修改</w:t>
            </w:r>
          </w:p>
        </w:tc>
      </w:tr>
      <w:tr w:rsidR="00A5471B" w:rsidRPr="005C0ADB" w14:paraId="4AEB7CE8" w14:textId="77777777" w:rsidTr="00184420">
        <w:trPr>
          <w:trHeight w:val="20"/>
        </w:trPr>
        <w:tc>
          <w:tcPr>
            <w:tcW w:w="363" w:type="pct"/>
          </w:tcPr>
          <w:p w14:paraId="7A967362" w14:textId="77777777" w:rsidR="00A5471B" w:rsidRPr="00A66346" w:rsidRDefault="00A5471B" w:rsidP="00F21884">
            <w:pPr>
              <w:rPr>
                <w:rFonts w:ascii="宋体" w:hAnsi="宋体"/>
                <w:sz w:val="18"/>
                <w:szCs w:val="18"/>
              </w:rPr>
            </w:pPr>
            <w:r w:rsidRPr="00A66346">
              <w:rPr>
                <w:rFonts w:ascii="宋体" w:hAnsi="宋体" w:hint="eastAsia"/>
                <w:sz w:val="18"/>
                <w:szCs w:val="18"/>
              </w:rPr>
              <w:t>2</w:t>
            </w:r>
          </w:p>
        </w:tc>
        <w:tc>
          <w:tcPr>
            <w:tcW w:w="625" w:type="pct"/>
          </w:tcPr>
          <w:p w14:paraId="78D57FDE" w14:textId="77777777" w:rsidR="00A5471B" w:rsidRPr="00A66346" w:rsidRDefault="00A5471B" w:rsidP="00F21884">
            <w:pPr>
              <w:rPr>
                <w:rFonts w:ascii="宋体" w:hAnsi="宋体"/>
                <w:sz w:val="18"/>
                <w:szCs w:val="18"/>
              </w:rPr>
            </w:pPr>
            <w:r w:rsidRPr="00A66346">
              <w:rPr>
                <w:rFonts w:ascii="宋体" w:hAnsi="宋体" w:hint="eastAsia"/>
                <w:sz w:val="18"/>
                <w:szCs w:val="18"/>
              </w:rPr>
              <w:t>生效日期</w:t>
            </w:r>
          </w:p>
        </w:tc>
        <w:tc>
          <w:tcPr>
            <w:tcW w:w="1816" w:type="pct"/>
          </w:tcPr>
          <w:p w14:paraId="31975EDC" w14:textId="07C7F944" w:rsidR="00A5471B" w:rsidRPr="00A66346" w:rsidRDefault="00A5471B" w:rsidP="00F21884">
            <w:pPr>
              <w:rPr>
                <w:rFonts w:ascii="宋体" w:hAnsi="宋体"/>
                <w:sz w:val="18"/>
                <w:szCs w:val="18"/>
              </w:rPr>
            </w:pPr>
            <w:r w:rsidRPr="00A66346">
              <w:rPr>
                <w:rFonts w:ascii="宋体" w:hAnsi="宋体" w:hint="eastAsia"/>
                <w:sz w:val="18"/>
                <w:szCs w:val="18"/>
              </w:rPr>
              <w:t>科目生效的日期。</w:t>
            </w:r>
          </w:p>
          <w:p w14:paraId="1A084608" w14:textId="77777777" w:rsidR="00A5471B" w:rsidRDefault="00A5471B" w:rsidP="00F21884">
            <w:pPr>
              <w:rPr>
                <w:rFonts w:ascii="宋体" w:hAnsi="宋体"/>
                <w:sz w:val="18"/>
                <w:szCs w:val="18"/>
              </w:rPr>
            </w:pPr>
          </w:p>
          <w:p w14:paraId="2DA0AD5B" w14:textId="68866FEE" w:rsidR="002B4E07" w:rsidRDefault="002B4E07" w:rsidP="00F21884">
            <w:pPr>
              <w:rPr>
                <w:rFonts w:ascii="宋体" w:hAnsi="宋体"/>
                <w:sz w:val="18"/>
                <w:szCs w:val="18"/>
              </w:rPr>
            </w:pPr>
            <w:r>
              <w:rPr>
                <w:rFonts w:ascii="宋体" w:hAnsi="宋体"/>
                <w:sz w:val="18"/>
                <w:szCs w:val="18"/>
              </w:rPr>
              <w:t>科目生效日允许大于等于当前会计日期</w:t>
            </w:r>
            <w:r>
              <w:rPr>
                <w:rFonts w:ascii="宋体" w:hAnsi="宋体" w:hint="eastAsia"/>
                <w:sz w:val="18"/>
                <w:szCs w:val="18"/>
              </w:rPr>
              <w:t>。</w:t>
            </w:r>
          </w:p>
          <w:p w14:paraId="4A73646B" w14:textId="77777777" w:rsidR="00A5471B" w:rsidRPr="00A66346" w:rsidRDefault="00A5471B" w:rsidP="00F21884">
            <w:pPr>
              <w:rPr>
                <w:rFonts w:ascii="宋体" w:hAnsi="宋体"/>
                <w:sz w:val="18"/>
                <w:szCs w:val="18"/>
              </w:rPr>
            </w:pPr>
            <w:r>
              <w:rPr>
                <w:rFonts w:ascii="宋体" w:hAnsi="宋体" w:hint="eastAsia"/>
                <w:sz w:val="18"/>
                <w:szCs w:val="18"/>
              </w:rPr>
              <w:t>下级科目的生效日期等于或迟于上级科目的生效日期。</w:t>
            </w:r>
          </w:p>
        </w:tc>
        <w:tc>
          <w:tcPr>
            <w:tcW w:w="2197" w:type="pct"/>
          </w:tcPr>
          <w:p w14:paraId="47E02999" w14:textId="77777777" w:rsidR="00A5471B" w:rsidRPr="00A66346" w:rsidRDefault="00A5471B" w:rsidP="00F21884">
            <w:pPr>
              <w:rPr>
                <w:rFonts w:ascii="宋体" w:hAnsi="宋体"/>
                <w:sz w:val="18"/>
                <w:szCs w:val="18"/>
              </w:rPr>
            </w:pPr>
            <w:r w:rsidRPr="00A66346">
              <w:rPr>
                <w:rFonts w:ascii="宋体" w:hAnsi="宋体" w:hint="eastAsia"/>
                <w:sz w:val="18"/>
                <w:szCs w:val="18"/>
              </w:rPr>
              <w:t>1）未生效的允许修改；已生效的不能修改。</w:t>
            </w:r>
          </w:p>
          <w:p w14:paraId="13E02AA8" w14:textId="77777777" w:rsidR="00A35ECD" w:rsidRDefault="00A5471B" w:rsidP="00F21884">
            <w:pPr>
              <w:rPr>
                <w:rFonts w:ascii="宋体" w:hAnsi="宋体"/>
                <w:sz w:val="18"/>
                <w:szCs w:val="18"/>
              </w:rPr>
            </w:pPr>
            <w:r w:rsidRPr="00A66346">
              <w:rPr>
                <w:rFonts w:ascii="宋体" w:hAnsi="宋体" w:hint="eastAsia"/>
                <w:sz w:val="18"/>
                <w:szCs w:val="18"/>
              </w:rPr>
              <w:t>2）修改生效日期：科目的生效日不能迟于核算产品的生效日。</w:t>
            </w:r>
          </w:p>
          <w:p w14:paraId="19D13218" w14:textId="417588D8" w:rsidR="00F80A5F" w:rsidRPr="00184420" w:rsidRDefault="00F80A5F" w:rsidP="00184420">
            <w:pPr>
              <w:rPr>
                <w:rFonts w:ascii="宋体" w:hAnsi="宋体"/>
                <w:sz w:val="18"/>
                <w:szCs w:val="18"/>
                <w:highlight w:val="yellow"/>
              </w:rPr>
            </w:pPr>
            <w:r w:rsidRPr="00184420">
              <w:rPr>
                <w:rFonts w:ascii="宋体" w:hAnsi="宋体"/>
                <w:sz w:val="18"/>
                <w:szCs w:val="18"/>
                <w:highlight w:val="yellow"/>
              </w:rPr>
              <w:t>3)</w:t>
            </w:r>
            <w:r w:rsidRPr="00184420">
              <w:rPr>
                <w:rFonts w:ascii="宋体" w:hAnsi="宋体" w:hint="eastAsia"/>
                <w:sz w:val="18"/>
                <w:szCs w:val="18"/>
                <w:highlight w:val="yellow"/>
              </w:rPr>
              <w:t>如果是上级科目，如果其名下的下级科目生效日早于新的生效日期；则下级科目的生效日期修改等于新的生效日期</w:t>
            </w:r>
          </w:p>
          <w:p w14:paraId="097B8C01" w14:textId="3BA86AEB" w:rsidR="00F80A5F" w:rsidRPr="00184420" w:rsidRDefault="00F80A5F" w:rsidP="00184420">
            <w:pPr>
              <w:rPr>
                <w:rFonts w:ascii="宋体" w:hAnsi="宋体"/>
                <w:sz w:val="18"/>
                <w:szCs w:val="18"/>
                <w:highlight w:val="yellow"/>
              </w:rPr>
            </w:pPr>
            <w:r w:rsidRPr="00184420">
              <w:rPr>
                <w:rFonts w:ascii="宋体" w:hAnsi="宋体"/>
                <w:sz w:val="18"/>
                <w:szCs w:val="18"/>
                <w:highlight w:val="yellow"/>
              </w:rPr>
              <w:t>4)如果是下级科目</w:t>
            </w:r>
            <w:r w:rsidRPr="00184420">
              <w:rPr>
                <w:rFonts w:ascii="宋体" w:hAnsi="宋体" w:hint="eastAsia"/>
                <w:sz w:val="18"/>
                <w:szCs w:val="18"/>
                <w:highlight w:val="yellow"/>
              </w:rPr>
              <w:t>，</w:t>
            </w:r>
            <w:r w:rsidRPr="00184420">
              <w:rPr>
                <w:rFonts w:ascii="宋体" w:hAnsi="宋体"/>
                <w:sz w:val="18"/>
                <w:szCs w:val="18"/>
                <w:highlight w:val="yellow"/>
              </w:rPr>
              <w:t>如果生效日期早于上级科目</w:t>
            </w:r>
            <w:r w:rsidRPr="00184420">
              <w:rPr>
                <w:rFonts w:ascii="宋体" w:hAnsi="宋体" w:hint="eastAsia"/>
                <w:sz w:val="18"/>
                <w:szCs w:val="18"/>
                <w:highlight w:val="yellow"/>
              </w:rPr>
              <w:t>，</w:t>
            </w:r>
            <w:r w:rsidRPr="00184420">
              <w:rPr>
                <w:rFonts w:ascii="宋体" w:hAnsi="宋体"/>
                <w:sz w:val="18"/>
                <w:szCs w:val="18"/>
                <w:highlight w:val="yellow"/>
              </w:rPr>
              <w:t>则报错</w:t>
            </w:r>
          </w:p>
          <w:p w14:paraId="7DA8AC6B" w14:textId="471A9D1A" w:rsidR="00F80A5F" w:rsidRPr="00A66346" w:rsidRDefault="00F80A5F" w:rsidP="00F80A5F">
            <w:pPr>
              <w:rPr>
                <w:rFonts w:ascii="宋体" w:hAnsi="宋体"/>
                <w:sz w:val="18"/>
                <w:szCs w:val="18"/>
              </w:rPr>
            </w:pPr>
            <w:r w:rsidRPr="00184420">
              <w:rPr>
                <w:rFonts w:ascii="宋体" w:hAnsi="宋体"/>
                <w:sz w:val="18"/>
                <w:szCs w:val="18"/>
                <w:highlight w:val="yellow"/>
              </w:rPr>
              <w:lastRenderedPageBreak/>
              <w:t>5)如果分户标识为</w:t>
            </w:r>
            <w:r w:rsidRPr="00184420">
              <w:rPr>
                <w:rFonts w:ascii="宋体" w:hAnsi="宋体" w:hint="eastAsia"/>
                <w:sz w:val="18"/>
                <w:szCs w:val="18"/>
                <w:highlight w:val="yellow"/>
              </w:rPr>
              <w:t>“</w:t>
            </w:r>
            <w:r w:rsidRPr="00184420">
              <w:rPr>
                <w:rFonts w:ascii="宋体" w:hAnsi="宋体"/>
                <w:sz w:val="18"/>
                <w:szCs w:val="18"/>
                <w:highlight w:val="yellow"/>
              </w:rPr>
              <w:t>Y”,名下</w:t>
            </w:r>
            <w:r w:rsidRPr="00184420">
              <w:rPr>
                <w:rFonts w:ascii="宋体" w:hAnsi="宋体" w:hint="eastAsia"/>
                <w:sz w:val="18"/>
                <w:szCs w:val="18"/>
                <w:highlight w:val="yellow"/>
              </w:rPr>
              <w:t>已</w:t>
            </w:r>
            <w:r w:rsidRPr="00184420">
              <w:rPr>
                <w:rFonts w:ascii="宋体" w:hAnsi="宋体"/>
                <w:sz w:val="18"/>
                <w:szCs w:val="18"/>
                <w:highlight w:val="yellow"/>
              </w:rPr>
              <w:t>建立</w:t>
            </w:r>
            <w:proofErr w:type="gramStart"/>
            <w:r w:rsidRPr="00184420">
              <w:rPr>
                <w:rFonts w:ascii="宋体" w:hAnsi="宋体"/>
                <w:sz w:val="18"/>
                <w:szCs w:val="18"/>
                <w:highlight w:val="yellow"/>
              </w:rPr>
              <w:t>内部户控制表记录</w:t>
            </w:r>
            <w:proofErr w:type="gramEnd"/>
            <w:r w:rsidRPr="00184420">
              <w:rPr>
                <w:rFonts w:ascii="宋体" w:hAnsi="宋体"/>
                <w:sz w:val="18"/>
                <w:szCs w:val="18"/>
                <w:highlight w:val="yellow"/>
              </w:rPr>
              <w:t>,如果控制</w:t>
            </w:r>
            <w:proofErr w:type="gramStart"/>
            <w:r w:rsidRPr="00184420">
              <w:rPr>
                <w:rFonts w:ascii="宋体" w:hAnsi="宋体"/>
                <w:sz w:val="18"/>
                <w:szCs w:val="18"/>
                <w:highlight w:val="yellow"/>
              </w:rPr>
              <w:t>表记录</w:t>
            </w:r>
            <w:proofErr w:type="gramEnd"/>
            <w:r w:rsidRPr="00184420">
              <w:rPr>
                <w:rFonts w:ascii="宋体" w:hAnsi="宋体"/>
                <w:sz w:val="18"/>
                <w:szCs w:val="18"/>
                <w:highlight w:val="yellow"/>
              </w:rPr>
              <w:t>的生效日早于科目生效日，则修改控制</w:t>
            </w:r>
            <w:proofErr w:type="gramStart"/>
            <w:r w:rsidRPr="00184420">
              <w:rPr>
                <w:rFonts w:ascii="宋体" w:hAnsi="宋体"/>
                <w:sz w:val="18"/>
                <w:szCs w:val="18"/>
                <w:highlight w:val="yellow"/>
              </w:rPr>
              <w:t>表记录</w:t>
            </w:r>
            <w:proofErr w:type="gramEnd"/>
            <w:r w:rsidRPr="00184420">
              <w:rPr>
                <w:rFonts w:ascii="宋体" w:hAnsi="宋体"/>
                <w:sz w:val="18"/>
                <w:szCs w:val="18"/>
                <w:highlight w:val="yellow"/>
              </w:rPr>
              <w:t>的生效日等于科目生效日。</w:t>
            </w:r>
          </w:p>
        </w:tc>
      </w:tr>
      <w:tr w:rsidR="00A5471B" w:rsidRPr="005F4C6D" w14:paraId="735A1A86" w14:textId="77777777" w:rsidTr="00184420">
        <w:trPr>
          <w:trHeight w:val="20"/>
        </w:trPr>
        <w:tc>
          <w:tcPr>
            <w:tcW w:w="363" w:type="pct"/>
          </w:tcPr>
          <w:p w14:paraId="4723A9D2"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3</w:t>
            </w:r>
          </w:p>
        </w:tc>
        <w:tc>
          <w:tcPr>
            <w:tcW w:w="625" w:type="pct"/>
          </w:tcPr>
          <w:p w14:paraId="3E36B974" w14:textId="77777777" w:rsidR="00A5471B" w:rsidRPr="00A66346" w:rsidRDefault="00A5471B" w:rsidP="00F21884">
            <w:pPr>
              <w:rPr>
                <w:rFonts w:ascii="宋体" w:hAnsi="宋体"/>
                <w:sz w:val="18"/>
                <w:szCs w:val="18"/>
              </w:rPr>
            </w:pPr>
            <w:r w:rsidRPr="00A66346">
              <w:rPr>
                <w:rFonts w:ascii="宋体" w:hAnsi="宋体" w:hint="eastAsia"/>
                <w:sz w:val="18"/>
                <w:szCs w:val="18"/>
              </w:rPr>
              <w:t>失效日期</w:t>
            </w:r>
          </w:p>
        </w:tc>
        <w:tc>
          <w:tcPr>
            <w:tcW w:w="1816" w:type="pct"/>
          </w:tcPr>
          <w:p w14:paraId="54755AA6" w14:textId="77777777" w:rsidR="00A5471B" w:rsidRPr="00A66346" w:rsidRDefault="00A5471B" w:rsidP="00F21884">
            <w:pPr>
              <w:spacing w:line="360" w:lineRule="auto"/>
              <w:rPr>
                <w:rFonts w:ascii="宋体" w:hAnsi="宋体"/>
                <w:sz w:val="18"/>
                <w:szCs w:val="18"/>
              </w:rPr>
            </w:pPr>
            <w:r w:rsidRPr="00A66346">
              <w:rPr>
                <w:rFonts w:ascii="宋体" w:hAnsi="宋体" w:hint="eastAsia"/>
                <w:sz w:val="18"/>
                <w:szCs w:val="18"/>
              </w:rPr>
              <w:t>科目失效的日期，默认为无期限。</w:t>
            </w:r>
          </w:p>
          <w:p w14:paraId="35238565" w14:textId="77777777" w:rsidR="00A5471B" w:rsidRDefault="00A5471B" w:rsidP="00F21884">
            <w:pPr>
              <w:spacing w:line="360" w:lineRule="auto"/>
              <w:rPr>
                <w:rFonts w:ascii="宋体" w:hAnsi="宋体"/>
                <w:sz w:val="18"/>
                <w:szCs w:val="18"/>
              </w:rPr>
            </w:pPr>
            <w:r w:rsidRPr="00A66346">
              <w:rPr>
                <w:rFonts w:ascii="宋体" w:hAnsi="宋体" w:hint="eastAsia"/>
                <w:sz w:val="18"/>
                <w:szCs w:val="18"/>
              </w:rPr>
              <w:t>参见“科目停用处理原则”</w:t>
            </w:r>
          </w:p>
          <w:p w14:paraId="2EC14D88" w14:textId="77777777" w:rsidR="00A5471B" w:rsidRDefault="00A5471B" w:rsidP="00F21884">
            <w:pPr>
              <w:spacing w:line="360" w:lineRule="auto"/>
              <w:rPr>
                <w:rFonts w:ascii="宋体" w:hAnsi="宋体"/>
                <w:sz w:val="18"/>
                <w:szCs w:val="18"/>
              </w:rPr>
            </w:pPr>
          </w:p>
          <w:p w14:paraId="48C82C14" w14:textId="77777777" w:rsidR="00A5471B" w:rsidRDefault="00A5471B" w:rsidP="00F21884">
            <w:pPr>
              <w:spacing w:line="360" w:lineRule="auto"/>
              <w:rPr>
                <w:rFonts w:ascii="宋体" w:hAnsi="宋体"/>
                <w:sz w:val="18"/>
                <w:szCs w:val="18"/>
              </w:rPr>
            </w:pPr>
            <w:bookmarkStart w:id="60" w:name="OLE_LINK24"/>
            <w:bookmarkStart w:id="61" w:name="OLE_LINK25"/>
            <w:r>
              <w:rPr>
                <w:rFonts w:ascii="宋体" w:hAnsi="宋体" w:hint="eastAsia"/>
                <w:sz w:val="18"/>
                <w:szCs w:val="18"/>
              </w:rPr>
              <w:t>下级科目的失效日期等于或早于上级科目的失效日期。</w:t>
            </w:r>
            <w:bookmarkEnd w:id="60"/>
            <w:bookmarkEnd w:id="61"/>
          </w:p>
          <w:p w14:paraId="424FD4A8" w14:textId="77777777" w:rsidR="008679D8" w:rsidRPr="00A66346" w:rsidRDefault="008679D8" w:rsidP="00F21884">
            <w:pPr>
              <w:spacing w:line="360" w:lineRule="auto"/>
              <w:rPr>
                <w:rFonts w:ascii="宋体" w:hAnsi="宋体"/>
                <w:sz w:val="18"/>
                <w:szCs w:val="18"/>
              </w:rPr>
            </w:pPr>
            <w:r>
              <w:rPr>
                <w:rFonts w:ascii="宋体" w:hAnsi="宋体" w:hint="eastAsia"/>
                <w:sz w:val="18"/>
                <w:szCs w:val="18"/>
              </w:rPr>
              <w:t>失效日期必须大于生效日期。</w:t>
            </w:r>
          </w:p>
        </w:tc>
        <w:tc>
          <w:tcPr>
            <w:tcW w:w="2197" w:type="pct"/>
          </w:tcPr>
          <w:p w14:paraId="0B9DFF43" w14:textId="77777777" w:rsidR="00A5471B" w:rsidRPr="00A66346" w:rsidRDefault="00A5471B" w:rsidP="00F21884">
            <w:pPr>
              <w:rPr>
                <w:rFonts w:ascii="宋体" w:hAnsi="宋体"/>
                <w:sz w:val="18"/>
                <w:szCs w:val="18"/>
              </w:rPr>
            </w:pPr>
            <w:r w:rsidRPr="00A66346">
              <w:rPr>
                <w:rFonts w:ascii="宋体" w:hAnsi="宋体" w:hint="eastAsia"/>
                <w:sz w:val="18"/>
                <w:szCs w:val="18"/>
              </w:rPr>
              <w:t>1）未到失效日的记录，允许修改科目失效日期。</w:t>
            </w:r>
          </w:p>
          <w:p w14:paraId="475652BB" w14:textId="77777777" w:rsidR="00A5471B" w:rsidRDefault="00A5471B" w:rsidP="00F21884">
            <w:pPr>
              <w:rPr>
                <w:rFonts w:ascii="宋体" w:hAnsi="宋体"/>
                <w:sz w:val="18"/>
                <w:szCs w:val="18"/>
              </w:rPr>
            </w:pPr>
            <w:r w:rsidRPr="00A66346">
              <w:rPr>
                <w:rFonts w:ascii="宋体" w:hAnsi="宋体" w:hint="eastAsia"/>
                <w:sz w:val="18"/>
                <w:szCs w:val="18"/>
              </w:rPr>
              <w:t>2）修改失效日期：科目的失效日期不能早于产品的失效日期。</w:t>
            </w:r>
          </w:p>
          <w:p w14:paraId="126E6720" w14:textId="77777777" w:rsidR="008219B7" w:rsidRDefault="0049777A" w:rsidP="008B11CC">
            <w:pPr>
              <w:rPr>
                <w:rFonts w:ascii="宋体" w:hAnsi="宋体"/>
                <w:sz w:val="18"/>
                <w:szCs w:val="18"/>
              </w:rPr>
            </w:pPr>
            <w:r>
              <w:rPr>
                <w:rFonts w:ascii="宋体" w:hAnsi="宋体" w:hint="eastAsia"/>
                <w:sz w:val="18"/>
                <w:szCs w:val="18"/>
              </w:rPr>
              <w:t>3</w:t>
            </w:r>
            <w:r w:rsidR="006E6B87">
              <w:rPr>
                <w:rFonts w:ascii="宋体" w:hAnsi="宋体" w:hint="eastAsia"/>
                <w:sz w:val="18"/>
                <w:szCs w:val="18"/>
              </w:rPr>
              <w:t>）</w:t>
            </w:r>
            <w:r w:rsidR="0061237E">
              <w:rPr>
                <w:rFonts w:ascii="宋体" w:hAnsi="宋体" w:hint="eastAsia"/>
                <w:sz w:val="18"/>
                <w:szCs w:val="18"/>
              </w:rPr>
              <w:t>科目设置失效日期，同步调整</w:t>
            </w:r>
            <w:proofErr w:type="gramStart"/>
            <w:r w:rsidR="0061237E">
              <w:rPr>
                <w:rFonts w:ascii="宋体" w:hAnsi="宋体" w:hint="eastAsia"/>
                <w:sz w:val="18"/>
                <w:szCs w:val="18"/>
              </w:rPr>
              <w:t>内部户</w:t>
            </w:r>
            <w:r w:rsidR="008219B7">
              <w:rPr>
                <w:rFonts w:ascii="宋体" w:hAnsi="宋体" w:hint="eastAsia"/>
                <w:sz w:val="18"/>
                <w:szCs w:val="18"/>
              </w:rPr>
              <w:t>控制表</w:t>
            </w:r>
            <w:proofErr w:type="gramEnd"/>
            <w:r w:rsidR="008219B7">
              <w:rPr>
                <w:rFonts w:ascii="宋体" w:hAnsi="宋体" w:hint="eastAsia"/>
                <w:sz w:val="18"/>
                <w:szCs w:val="18"/>
              </w:rPr>
              <w:t>的失效日、</w:t>
            </w:r>
            <w:proofErr w:type="gramStart"/>
            <w:r w:rsidR="008219B7">
              <w:rPr>
                <w:rFonts w:ascii="宋体" w:hAnsi="宋体" w:hint="eastAsia"/>
                <w:sz w:val="18"/>
                <w:szCs w:val="18"/>
              </w:rPr>
              <w:t>内部户</w:t>
            </w:r>
            <w:proofErr w:type="gramEnd"/>
            <w:r w:rsidR="008219B7">
              <w:rPr>
                <w:rFonts w:ascii="宋体" w:hAnsi="宋体" w:hint="eastAsia"/>
                <w:sz w:val="18"/>
                <w:szCs w:val="18"/>
              </w:rPr>
              <w:t>到期日、挂账到期日，不允许大于科目的失效日期；</w:t>
            </w:r>
            <w:r w:rsidR="0061237E">
              <w:rPr>
                <w:rFonts w:ascii="宋体" w:hAnsi="宋体" w:hint="eastAsia"/>
                <w:sz w:val="18"/>
                <w:szCs w:val="18"/>
              </w:rPr>
              <w:t>如果科目取消失效日期，不同步调整</w:t>
            </w:r>
            <w:proofErr w:type="gramStart"/>
            <w:r w:rsidR="0061237E">
              <w:rPr>
                <w:rFonts w:ascii="宋体" w:hAnsi="宋体" w:hint="eastAsia"/>
                <w:sz w:val="18"/>
                <w:szCs w:val="18"/>
              </w:rPr>
              <w:t>内部户控制表</w:t>
            </w:r>
            <w:proofErr w:type="gramEnd"/>
            <w:r w:rsidR="0061237E">
              <w:rPr>
                <w:rFonts w:ascii="宋体" w:hAnsi="宋体" w:hint="eastAsia"/>
                <w:sz w:val="18"/>
                <w:szCs w:val="18"/>
              </w:rPr>
              <w:t>的失效日、</w:t>
            </w:r>
            <w:proofErr w:type="gramStart"/>
            <w:r w:rsidR="0061237E">
              <w:rPr>
                <w:rFonts w:ascii="宋体" w:hAnsi="宋体" w:hint="eastAsia"/>
                <w:sz w:val="18"/>
                <w:szCs w:val="18"/>
              </w:rPr>
              <w:t>内部户</w:t>
            </w:r>
            <w:proofErr w:type="gramEnd"/>
            <w:r w:rsidR="0061237E">
              <w:rPr>
                <w:rFonts w:ascii="宋体" w:hAnsi="宋体" w:hint="eastAsia"/>
                <w:sz w:val="18"/>
                <w:szCs w:val="18"/>
              </w:rPr>
              <w:t>到期日、挂账到期日。</w:t>
            </w:r>
          </w:p>
          <w:p w14:paraId="3076E77B" w14:textId="59871406" w:rsidR="00F80A5F" w:rsidRPr="00184420" w:rsidRDefault="00F80A5F" w:rsidP="00184420">
            <w:pPr>
              <w:rPr>
                <w:rFonts w:ascii="宋体" w:hAnsi="宋体"/>
                <w:color w:val="FF0000"/>
                <w:sz w:val="18"/>
                <w:szCs w:val="18"/>
                <w:highlight w:val="yellow"/>
              </w:rPr>
            </w:pPr>
            <w:r>
              <w:rPr>
                <w:rFonts w:ascii="宋体" w:hAnsi="宋体" w:hint="eastAsia"/>
                <w:color w:val="FF0000"/>
                <w:sz w:val="18"/>
                <w:szCs w:val="18"/>
                <w:highlight w:val="yellow"/>
              </w:rPr>
              <w:t>4)</w:t>
            </w:r>
            <w:r w:rsidRPr="00184420">
              <w:rPr>
                <w:rFonts w:ascii="宋体" w:hAnsi="宋体" w:hint="eastAsia"/>
                <w:color w:val="FF0000"/>
                <w:sz w:val="18"/>
                <w:szCs w:val="18"/>
                <w:highlight w:val="yellow"/>
              </w:rPr>
              <w:t>如果是上级科目，如果其名下的下级科目失效日迟于新的</w:t>
            </w:r>
            <w:r w:rsidR="004A3A84">
              <w:rPr>
                <w:rFonts w:ascii="宋体" w:hAnsi="宋体" w:hint="eastAsia"/>
                <w:color w:val="FF0000"/>
                <w:sz w:val="18"/>
                <w:szCs w:val="18"/>
                <w:highlight w:val="yellow"/>
              </w:rPr>
              <w:t>失</w:t>
            </w:r>
            <w:r w:rsidRPr="00184420">
              <w:rPr>
                <w:rFonts w:ascii="宋体" w:hAnsi="宋体" w:hint="eastAsia"/>
                <w:color w:val="FF0000"/>
                <w:sz w:val="18"/>
                <w:szCs w:val="18"/>
                <w:highlight w:val="yellow"/>
              </w:rPr>
              <w:t>效日期；则下级科目的失效日期修改等于新的失效日期</w:t>
            </w:r>
          </w:p>
          <w:p w14:paraId="55B09BE9" w14:textId="0E4C159E" w:rsidR="00F80A5F" w:rsidRPr="00184420" w:rsidRDefault="00F80A5F" w:rsidP="008B11CC">
            <w:pPr>
              <w:rPr>
                <w:rFonts w:ascii="宋体" w:hAnsi="宋体"/>
                <w:color w:val="FF0000"/>
                <w:sz w:val="18"/>
                <w:szCs w:val="18"/>
                <w:highlight w:val="yellow"/>
              </w:rPr>
            </w:pPr>
            <w:r>
              <w:rPr>
                <w:rFonts w:ascii="宋体" w:hAnsi="宋体" w:hint="eastAsia"/>
                <w:color w:val="FF0000"/>
                <w:sz w:val="18"/>
                <w:szCs w:val="18"/>
                <w:highlight w:val="yellow"/>
              </w:rPr>
              <w:t>5)</w:t>
            </w:r>
            <w:r w:rsidRPr="00184420">
              <w:rPr>
                <w:rFonts w:ascii="宋体" w:hAnsi="宋体" w:hint="eastAsia"/>
                <w:color w:val="FF0000"/>
                <w:sz w:val="18"/>
                <w:szCs w:val="18"/>
                <w:highlight w:val="yellow"/>
              </w:rPr>
              <w:t>如果是下级科目，如果失效日期迟于上级科目，则报错；</w:t>
            </w:r>
          </w:p>
        </w:tc>
      </w:tr>
      <w:tr w:rsidR="00A5471B" w:rsidRPr="00CA4F07" w14:paraId="407E3DE0" w14:textId="77777777" w:rsidTr="00184420">
        <w:trPr>
          <w:trHeight w:val="20"/>
        </w:trPr>
        <w:tc>
          <w:tcPr>
            <w:tcW w:w="363" w:type="pct"/>
          </w:tcPr>
          <w:p w14:paraId="62B8818F" w14:textId="77777777" w:rsidR="00A5471B" w:rsidRPr="00A66346" w:rsidRDefault="00A5471B" w:rsidP="00F21884">
            <w:pPr>
              <w:rPr>
                <w:rFonts w:ascii="宋体" w:hAnsi="宋体"/>
                <w:sz w:val="18"/>
                <w:szCs w:val="18"/>
              </w:rPr>
            </w:pPr>
            <w:r w:rsidRPr="00A66346">
              <w:rPr>
                <w:rFonts w:ascii="宋体" w:hAnsi="宋体" w:hint="eastAsia"/>
                <w:sz w:val="18"/>
                <w:szCs w:val="18"/>
              </w:rPr>
              <w:t>4</w:t>
            </w:r>
          </w:p>
        </w:tc>
        <w:tc>
          <w:tcPr>
            <w:tcW w:w="625" w:type="pct"/>
          </w:tcPr>
          <w:p w14:paraId="5B4F46F4" w14:textId="77777777" w:rsidR="00A5471B" w:rsidRPr="00A66346" w:rsidRDefault="00A5471B" w:rsidP="00F21884">
            <w:pPr>
              <w:rPr>
                <w:rFonts w:ascii="宋体" w:hAnsi="宋体"/>
                <w:sz w:val="18"/>
                <w:szCs w:val="18"/>
              </w:rPr>
            </w:pPr>
            <w:r w:rsidRPr="00A66346">
              <w:rPr>
                <w:rFonts w:ascii="宋体" w:hAnsi="宋体" w:hint="eastAsia"/>
                <w:sz w:val="18"/>
                <w:szCs w:val="18"/>
              </w:rPr>
              <w:t>科目名称</w:t>
            </w:r>
          </w:p>
        </w:tc>
        <w:tc>
          <w:tcPr>
            <w:tcW w:w="1816" w:type="pct"/>
          </w:tcPr>
          <w:p w14:paraId="0B61F016" w14:textId="35769B22" w:rsidR="00A5471B" w:rsidRPr="00A66346" w:rsidRDefault="00A5471B" w:rsidP="00F21884">
            <w:pPr>
              <w:rPr>
                <w:rFonts w:ascii="宋体" w:hAnsi="宋体"/>
                <w:sz w:val="18"/>
                <w:szCs w:val="18"/>
              </w:rPr>
            </w:pPr>
          </w:p>
        </w:tc>
        <w:tc>
          <w:tcPr>
            <w:tcW w:w="2197" w:type="pct"/>
          </w:tcPr>
          <w:p w14:paraId="47442F9E" w14:textId="77777777" w:rsidR="00A5471B" w:rsidRPr="00A66346" w:rsidRDefault="00A5471B" w:rsidP="00F21884">
            <w:pPr>
              <w:rPr>
                <w:rFonts w:ascii="宋体" w:hAnsi="宋体"/>
                <w:sz w:val="18"/>
                <w:szCs w:val="18"/>
              </w:rPr>
            </w:pPr>
            <w:r w:rsidRPr="00A66346">
              <w:rPr>
                <w:rFonts w:ascii="宋体" w:hAnsi="宋体" w:hint="eastAsia"/>
                <w:sz w:val="18"/>
                <w:szCs w:val="18"/>
              </w:rPr>
              <w:t>允许修改</w:t>
            </w:r>
          </w:p>
          <w:p w14:paraId="1DE3A002" w14:textId="77777777" w:rsidR="00A5471B" w:rsidRPr="00A66346" w:rsidRDefault="00A5471B" w:rsidP="00F21884">
            <w:pPr>
              <w:rPr>
                <w:rFonts w:ascii="宋体" w:hAnsi="宋体"/>
                <w:sz w:val="18"/>
                <w:szCs w:val="18"/>
              </w:rPr>
            </w:pPr>
            <w:r w:rsidRPr="00A66346">
              <w:rPr>
                <w:rFonts w:ascii="宋体" w:hAnsi="宋体" w:hint="eastAsia"/>
                <w:sz w:val="18"/>
                <w:szCs w:val="18"/>
              </w:rPr>
              <w:t>提醒修改</w:t>
            </w:r>
            <w:proofErr w:type="gramStart"/>
            <w:r>
              <w:rPr>
                <w:rFonts w:ascii="宋体" w:hAnsi="宋体" w:hint="eastAsia"/>
                <w:sz w:val="18"/>
                <w:szCs w:val="18"/>
              </w:rPr>
              <w:t>内部户</w:t>
            </w:r>
            <w:r w:rsidRPr="00A66346">
              <w:rPr>
                <w:rFonts w:ascii="宋体" w:hAnsi="宋体" w:hint="eastAsia"/>
                <w:sz w:val="18"/>
                <w:szCs w:val="18"/>
              </w:rPr>
              <w:t>控制表</w:t>
            </w:r>
            <w:proofErr w:type="gramEnd"/>
            <w:r w:rsidRPr="00A66346">
              <w:rPr>
                <w:rFonts w:ascii="宋体" w:hAnsi="宋体" w:hint="eastAsia"/>
                <w:sz w:val="18"/>
                <w:szCs w:val="18"/>
              </w:rPr>
              <w:t>的名称。</w:t>
            </w:r>
          </w:p>
        </w:tc>
      </w:tr>
      <w:tr w:rsidR="00A5471B" w:rsidRPr="007E7C77" w14:paraId="5175E8C2" w14:textId="77777777" w:rsidTr="00184420">
        <w:trPr>
          <w:trHeight w:val="20"/>
        </w:trPr>
        <w:tc>
          <w:tcPr>
            <w:tcW w:w="363" w:type="pct"/>
          </w:tcPr>
          <w:p w14:paraId="46188959" w14:textId="77777777" w:rsidR="00A5471B" w:rsidRPr="00A66346" w:rsidRDefault="00A5471B" w:rsidP="00F21884">
            <w:pPr>
              <w:rPr>
                <w:rFonts w:ascii="宋体" w:hAnsi="宋体"/>
                <w:sz w:val="18"/>
                <w:szCs w:val="18"/>
              </w:rPr>
            </w:pPr>
            <w:r w:rsidRPr="00A66346">
              <w:rPr>
                <w:rFonts w:ascii="宋体" w:hAnsi="宋体" w:hint="eastAsia"/>
                <w:sz w:val="18"/>
                <w:szCs w:val="18"/>
              </w:rPr>
              <w:t>5</w:t>
            </w:r>
          </w:p>
        </w:tc>
        <w:tc>
          <w:tcPr>
            <w:tcW w:w="625" w:type="pct"/>
          </w:tcPr>
          <w:p w14:paraId="365A0668" w14:textId="77777777" w:rsidR="00A5471B" w:rsidRPr="00A66346" w:rsidRDefault="00A5471B" w:rsidP="00F21884">
            <w:pPr>
              <w:rPr>
                <w:rFonts w:ascii="宋体" w:hAnsi="宋体"/>
                <w:sz w:val="18"/>
                <w:szCs w:val="18"/>
              </w:rPr>
            </w:pPr>
            <w:r w:rsidRPr="00A66346">
              <w:rPr>
                <w:rFonts w:ascii="宋体" w:hAnsi="宋体" w:hint="eastAsia"/>
                <w:sz w:val="18"/>
                <w:szCs w:val="18"/>
              </w:rPr>
              <w:t>科目类别</w:t>
            </w:r>
          </w:p>
        </w:tc>
        <w:tc>
          <w:tcPr>
            <w:tcW w:w="1816" w:type="pct"/>
          </w:tcPr>
          <w:p w14:paraId="36B48CEA" w14:textId="77777777" w:rsidR="00A5471B" w:rsidRDefault="00A5471B" w:rsidP="00FA7F5D">
            <w:pPr>
              <w:pStyle w:val="ad"/>
              <w:widowControl/>
              <w:numPr>
                <w:ilvl w:val="0"/>
                <w:numId w:val="64"/>
              </w:numPr>
              <w:adjustRightInd w:val="0"/>
              <w:ind w:firstLineChars="0"/>
              <w:jc w:val="left"/>
              <w:rPr>
                <w:rFonts w:ascii="宋体" w:hAnsi="宋体"/>
                <w:sz w:val="18"/>
                <w:szCs w:val="18"/>
              </w:rPr>
            </w:pPr>
            <w:r w:rsidRPr="00C73EFC">
              <w:rPr>
                <w:rFonts w:ascii="宋体" w:hAnsi="宋体" w:hint="eastAsia"/>
                <w:sz w:val="18"/>
                <w:szCs w:val="18"/>
              </w:rPr>
              <w:t>资产类</w:t>
            </w:r>
          </w:p>
          <w:p w14:paraId="478EAB46" w14:textId="5BCC85A2" w:rsidR="00A5471B" w:rsidRDefault="00A5471B" w:rsidP="00FA7F5D">
            <w:pPr>
              <w:pStyle w:val="ad"/>
              <w:widowControl/>
              <w:numPr>
                <w:ilvl w:val="0"/>
                <w:numId w:val="64"/>
              </w:numPr>
              <w:adjustRightInd w:val="0"/>
              <w:ind w:firstLineChars="0"/>
              <w:jc w:val="left"/>
              <w:rPr>
                <w:rFonts w:ascii="宋体" w:hAnsi="宋体"/>
                <w:sz w:val="18"/>
                <w:szCs w:val="18"/>
              </w:rPr>
            </w:pPr>
            <w:r w:rsidRPr="00C73EFC">
              <w:rPr>
                <w:rFonts w:ascii="宋体" w:hAnsi="宋体" w:hint="eastAsia"/>
                <w:sz w:val="18"/>
                <w:szCs w:val="18"/>
              </w:rPr>
              <w:t>负</w:t>
            </w:r>
            <w:r w:rsidR="00D60C3E">
              <w:rPr>
                <w:rFonts w:ascii="宋体" w:hAnsi="宋体" w:hint="eastAsia"/>
                <w:sz w:val="18"/>
                <w:szCs w:val="18"/>
              </w:rPr>
              <w:t>债</w:t>
            </w:r>
            <w:r w:rsidRPr="00C73EFC">
              <w:rPr>
                <w:rFonts w:ascii="宋体" w:hAnsi="宋体" w:hint="eastAsia"/>
                <w:sz w:val="18"/>
                <w:szCs w:val="18"/>
              </w:rPr>
              <w:t>类</w:t>
            </w:r>
          </w:p>
          <w:p w14:paraId="474D7418" w14:textId="77777777" w:rsidR="00A5471B" w:rsidRDefault="00A5471B" w:rsidP="00FA7F5D">
            <w:pPr>
              <w:pStyle w:val="ad"/>
              <w:widowControl/>
              <w:numPr>
                <w:ilvl w:val="0"/>
                <w:numId w:val="64"/>
              </w:numPr>
              <w:adjustRightInd w:val="0"/>
              <w:ind w:firstLineChars="0"/>
              <w:jc w:val="left"/>
              <w:rPr>
                <w:rFonts w:ascii="宋体" w:hAnsi="宋体"/>
                <w:sz w:val="18"/>
                <w:szCs w:val="18"/>
              </w:rPr>
            </w:pPr>
            <w:r w:rsidRPr="00C73EFC">
              <w:rPr>
                <w:rFonts w:ascii="宋体" w:hAnsi="宋体" w:hint="eastAsia"/>
                <w:sz w:val="18"/>
                <w:szCs w:val="18"/>
              </w:rPr>
              <w:t>资产负债共同类</w:t>
            </w:r>
          </w:p>
          <w:p w14:paraId="016BAA7E" w14:textId="41246B48" w:rsidR="00A5471B" w:rsidRPr="007F05BE" w:rsidRDefault="007F05BE" w:rsidP="00FA7F5D">
            <w:pPr>
              <w:pStyle w:val="ad"/>
              <w:widowControl/>
              <w:numPr>
                <w:ilvl w:val="0"/>
                <w:numId w:val="64"/>
              </w:numPr>
              <w:adjustRightInd w:val="0"/>
              <w:ind w:firstLineChars="0"/>
              <w:jc w:val="left"/>
              <w:rPr>
                <w:rFonts w:ascii="宋体" w:hAnsi="宋体"/>
                <w:sz w:val="18"/>
                <w:szCs w:val="18"/>
                <w:highlight w:val="yellow"/>
              </w:rPr>
            </w:pPr>
            <w:r w:rsidRPr="007F05BE">
              <w:rPr>
                <w:rFonts w:ascii="宋体" w:hAnsi="宋体" w:hint="eastAsia"/>
                <w:sz w:val="18"/>
                <w:szCs w:val="18"/>
                <w:highlight w:val="yellow"/>
              </w:rPr>
              <w:t>所有者权益类</w:t>
            </w:r>
          </w:p>
          <w:p w14:paraId="1A785B39" w14:textId="0B180DBE" w:rsidR="00A5471B" w:rsidRPr="007F05BE" w:rsidRDefault="007F05BE" w:rsidP="00FA7F5D">
            <w:pPr>
              <w:pStyle w:val="ad"/>
              <w:widowControl/>
              <w:numPr>
                <w:ilvl w:val="0"/>
                <w:numId w:val="64"/>
              </w:numPr>
              <w:adjustRightInd w:val="0"/>
              <w:ind w:firstLineChars="0"/>
              <w:jc w:val="left"/>
              <w:rPr>
                <w:rFonts w:ascii="宋体" w:hAnsi="宋体"/>
                <w:sz w:val="18"/>
                <w:szCs w:val="18"/>
                <w:highlight w:val="yellow"/>
              </w:rPr>
            </w:pPr>
            <w:r w:rsidRPr="007F05BE">
              <w:rPr>
                <w:rFonts w:ascii="宋体" w:hAnsi="宋体" w:hint="eastAsia"/>
                <w:sz w:val="18"/>
                <w:szCs w:val="18"/>
                <w:highlight w:val="yellow"/>
              </w:rPr>
              <w:t>或有资产负债类</w:t>
            </w:r>
          </w:p>
          <w:p w14:paraId="16505D12" w14:textId="6F9DD609" w:rsidR="00A5471B" w:rsidRPr="007F05BE" w:rsidRDefault="007F05BE" w:rsidP="00FA7F5D">
            <w:pPr>
              <w:pStyle w:val="ad"/>
              <w:widowControl/>
              <w:numPr>
                <w:ilvl w:val="0"/>
                <w:numId w:val="64"/>
              </w:numPr>
              <w:adjustRightInd w:val="0"/>
              <w:ind w:firstLineChars="0"/>
              <w:jc w:val="left"/>
              <w:rPr>
                <w:rFonts w:ascii="宋体" w:hAnsi="宋体"/>
                <w:sz w:val="18"/>
                <w:szCs w:val="18"/>
                <w:highlight w:val="yellow"/>
              </w:rPr>
            </w:pPr>
            <w:r w:rsidRPr="007F05BE">
              <w:rPr>
                <w:rFonts w:ascii="宋体" w:hAnsi="宋体" w:hint="eastAsia"/>
                <w:sz w:val="18"/>
                <w:szCs w:val="18"/>
                <w:highlight w:val="yellow"/>
              </w:rPr>
              <w:t>损益类</w:t>
            </w:r>
          </w:p>
          <w:p w14:paraId="240F45D5" w14:textId="65A89706" w:rsidR="00A5471B" w:rsidRPr="007F05BE" w:rsidRDefault="00A5471B" w:rsidP="00FA7F5D">
            <w:pPr>
              <w:pStyle w:val="ad"/>
              <w:widowControl/>
              <w:numPr>
                <w:ilvl w:val="0"/>
                <w:numId w:val="92"/>
              </w:numPr>
              <w:adjustRightInd w:val="0"/>
              <w:ind w:firstLineChars="0"/>
              <w:jc w:val="left"/>
              <w:rPr>
                <w:rFonts w:ascii="宋体" w:hAnsi="宋体"/>
                <w:sz w:val="18"/>
                <w:szCs w:val="18"/>
                <w:highlight w:val="yellow"/>
              </w:rPr>
            </w:pPr>
            <w:r w:rsidRPr="007F05BE">
              <w:rPr>
                <w:rFonts w:ascii="宋体" w:hAnsi="宋体" w:hint="eastAsia"/>
                <w:sz w:val="18"/>
                <w:szCs w:val="18"/>
                <w:highlight w:val="yellow"/>
              </w:rPr>
              <w:t>表外类</w:t>
            </w:r>
          </w:p>
          <w:p w14:paraId="78F6C6BE" w14:textId="77777777" w:rsidR="00A5471B" w:rsidRDefault="00A5471B" w:rsidP="00F21884">
            <w:pPr>
              <w:widowControl/>
              <w:adjustRightInd w:val="0"/>
              <w:ind w:left="360"/>
              <w:jc w:val="left"/>
              <w:rPr>
                <w:rFonts w:ascii="宋体" w:hAnsi="宋体"/>
                <w:sz w:val="18"/>
                <w:szCs w:val="18"/>
              </w:rPr>
            </w:pPr>
          </w:p>
          <w:p w14:paraId="2E335EB9" w14:textId="77777777" w:rsidR="00A5471B" w:rsidRPr="0066361B" w:rsidRDefault="00A5471B" w:rsidP="00F21884">
            <w:pPr>
              <w:widowControl/>
              <w:adjustRightInd w:val="0"/>
              <w:jc w:val="left"/>
              <w:rPr>
                <w:rFonts w:ascii="宋体" w:hAnsi="宋体"/>
                <w:sz w:val="18"/>
                <w:szCs w:val="18"/>
              </w:rPr>
            </w:pPr>
            <w:r>
              <w:rPr>
                <w:rFonts w:ascii="宋体" w:hAnsi="宋体" w:hint="eastAsia"/>
                <w:sz w:val="18"/>
                <w:szCs w:val="18"/>
              </w:rPr>
              <w:t>下级科目的科目类别与上级科目一致。</w:t>
            </w:r>
          </w:p>
        </w:tc>
        <w:tc>
          <w:tcPr>
            <w:tcW w:w="2197" w:type="pct"/>
          </w:tcPr>
          <w:p w14:paraId="03C5AC76" w14:textId="77777777" w:rsidR="00A5471B" w:rsidRPr="00A66346" w:rsidRDefault="00A5471B" w:rsidP="00F21884">
            <w:pPr>
              <w:rPr>
                <w:rFonts w:ascii="宋体" w:hAnsi="宋体"/>
                <w:sz w:val="18"/>
                <w:szCs w:val="18"/>
              </w:rPr>
            </w:pPr>
            <w:r w:rsidRPr="00A66346">
              <w:rPr>
                <w:rFonts w:ascii="宋体" w:hAnsi="宋体" w:hint="eastAsia"/>
                <w:sz w:val="18"/>
                <w:szCs w:val="18"/>
              </w:rPr>
              <w:t>不允许修改</w:t>
            </w:r>
          </w:p>
        </w:tc>
      </w:tr>
      <w:tr w:rsidR="00A5471B" w:rsidRPr="00CA4F07" w14:paraId="5D301886" w14:textId="77777777" w:rsidTr="00184420">
        <w:trPr>
          <w:trHeight w:val="20"/>
        </w:trPr>
        <w:tc>
          <w:tcPr>
            <w:tcW w:w="363" w:type="pct"/>
          </w:tcPr>
          <w:p w14:paraId="336F35AA" w14:textId="77777777" w:rsidR="00A5471B" w:rsidRPr="00A66346" w:rsidRDefault="00A5471B" w:rsidP="00F21884">
            <w:pPr>
              <w:rPr>
                <w:rFonts w:ascii="宋体" w:hAnsi="宋体"/>
                <w:sz w:val="18"/>
                <w:szCs w:val="18"/>
              </w:rPr>
            </w:pPr>
            <w:r w:rsidRPr="00A66346">
              <w:rPr>
                <w:rFonts w:ascii="宋体" w:hAnsi="宋体" w:hint="eastAsia"/>
                <w:sz w:val="18"/>
                <w:szCs w:val="18"/>
              </w:rPr>
              <w:t>6</w:t>
            </w:r>
          </w:p>
        </w:tc>
        <w:tc>
          <w:tcPr>
            <w:tcW w:w="625" w:type="pct"/>
          </w:tcPr>
          <w:p w14:paraId="4C6A96C5" w14:textId="77777777" w:rsidR="00A5471B" w:rsidRPr="00A66346" w:rsidRDefault="00A5471B" w:rsidP="00F21884">
            <w:pPr>
              <w:rPr>
                <w:rFonts w:ascii="宋体" w:hAnsi="宋体"/>
                <w:sz w:val="18"/>
                <w:szCs w:val="18"/>
              </w:rPr>
            </w:pPr>
            <w:r w:rsidRPr="00A66346">
              <w:rPr>
                <w:rFonts w:ascii="宋体" w:hAnsi="宋体" w:hint="eastAsia"/>
                <w:sz w:val="18"/>
                <w:szCs w:val="18"/>
              </w:rPr>
              <w:t>科目记账方式</w:t>
            </w:r>
          </w:p>
        </w:tc>
        <w:tc>
          <w:tcPr>
            <w:tcW w:w="1816" w:type="pct"/>
          </w:tcPr>
          <w:p w14:paraId="3026DF81" w14:textId="77777777" w:rsidR="00A5471B" w:rsidRPr="00A66346" w:rsidRDefault="00A5471B" w:rsidP="00F21884">
            <w:pPr>
              <w:rPr>
                <w:rFonts w:ascii="宋体" w:hAnsi="宋体"/>
                <w:sz w:val="18"/>
                <w:szCs w:val="18"/>
              </w:rPr>
            </w:pPr>
            <w:r w:rsidRPr="00A66346">
              <w:rPr>
                <w:rFonts w:ascii="宋体" w:hAnsi="宋体" w:hint="eastAsia"/>
                <w:sz w:val="18"/>
                <w:szCs w:val="18"/>
              </w:rPr>
              <w:t>R-复式记账，记账时需要检查账</w:t>
            </w:r>
            <w:proofErr w:type="gramStart"/>
            <w:r w:rsidRPr="00A66346">
              <w:rPr>
                <w:rFonts w:ascii="宋体" w:hAnsi="宋体" w:hint="eastAsia"/>
                <w:sz w:val="18"/>
                <w:szCs w:val="18"/>
              </w:rPr>
              <w:t>务</w:t>
            </w:r>
            <w:proofErr w:type="gramEnd"/>
            <w:r w:rsidRPr="00A66346">
              <w:rPr>
                <w:rFonts w:ascii="宋体" w:hAnsi="宋体" w:hint="eastAsia"/>
                <w:sz w:val="18"/>
                <w:szCs w:val="18"/>
              </w:rPr>
              <w:t>的借贷平衡，即</w:t>
            </w:r>
            <w:proofErr w:type="gramStart"/>
            <w:r w:rsidRPr="00A66346">
              <w:rPr>
                <w:rFonts w:ascii="宋体" w:hAnsi="宋体" w:hint="eastAsia"/>
                <w:sz w:val="18"/>
                <w:szCs w:val="18"/>
              </w:rPr>
              <w:t>按账套</w:t>
            </w:r>
            <w:proofErr w:type="gramEnd"/>
            <w:r w:rsidRPr="00A66346">
              <w:rPr>
                <w:rFonts w:ascii="宋体" w:hAnsi="宋体" w:hint="eastAsia"/>
                <w:sz w:val="18"/>
                <w:szCs w:val="18"/>
              </w:rPr>
              <w:t>、货币、起息日借贷平衡。</w:t>
            </w:r>
          </w:p>
          <w:p w14:paraId="5E592CD5" w14:textId="77777777" w:rsidR="00A5471B" w:rsidRPr="00A66346" w:rsidRDefault="00A5471B" w:rsidP="00F21884">
            <w:pPr>
              <w:rPr>
                <w:rFonts w:ascii="宋体" w:hAnsi="宋体"/>
                <w:sz w:val="18"/>
                <w:szCs w:val="18"/>
              </w:rPr>
            </w:pPr>
            <w:r w:rsidRPr="00A66346">
              <w:rPr>
                <w:rFonts w:ascii="宋体" w:hAnsi="宋体" w:hint="eastAsia"/>
                <w:sz w:val="18"/>
                <w:szCs w:val="18"/>
              </w:rPr>
              <w:t xml:space="preserve">M-单式记账，单边记账不进行借贷平衡检查。 </w:t>
            </w:r>
          </w:p>
          <w:p w14:paraId="1E19C079" w14:textId="77777777" w:rsidR="00A5471B" w:rsidRPr="00A66346" w:rsidRDefault="00A5471B" w:rsidP="00F21884">
            <w:pPr>
              <w:rPr>
                <w:rFonts w:ascii="宋体" w:hAnsi="宋体"/>
                <w:sz w:val="18"/>
                <w:szCs w:val="18"/>
              </w:rPr>
            </w:pPr>
          </w:p>
          <w:p w14:paraId="5CF9944F" w14:textId="1E27C034" w:rsidR="00A5471B" w:rsidRDefault="00D277BA" w:rsidP="00F21884">
            <w:pPr>
              <w:rPr>
                <w:rFonts w:ascii="宋体" w:hAnsi="宋体"/>
                <w:sz w:val="18"/>
                <w:szCs w:val="18"/>
              </w:rPr>
            </w:pPr>
            <w:del w:id="62" w:author="胡增祥" w:date="2025-06-16T10:23:00Z">
              <w:r w:rsidDel="003F4984">
                <w:rPr>
                  <w:rFonts w:ascii="宋体" w:hAnsi="宋体" w:hint="eastAsia"/>
                  <w:sz w:val="18"/>
                  <w:szCs w:val="18"/>
                </w:rPr>
                <w:delText>苏州银行</w:delText>
              </w:r>
            </w:del>
            <w:ins w:id="63" w:author="胡增祥" w:date="2025-06-16T10:23:00Z">
              <w:r w:rsidR="003F4984">
                <w:rPr>
                  <w:rFonts w:ascii="宋体" w:hAnsi="宋体" w:hint="eastAsia"/>
                  <w:sz w:val="18"/>
                  <w:szCs w:val="18"/>
                </w:rPr>
                <w:t>XX银行</w:t>
              </w:r>
            </w:ins>
            <w:r w:rsidR="00A5471B" w:rsidRPr="00A66346">
              <w:rPr>
                <w:rFonts w:ascii="宋体" w:hAnsi="宋体" w:hint="eastAsia"/>
                <w:sz w:val="18"/>
                <w:szCs w:val="18"/>
              </w:rPr>
              <w:t>表内科目都采用复式记账</w:t>
            </w:r>
            <w:r w:rsidR="00A5471B">
              <w:rPr>
                <w:rFonts w:ascii="宋体" w:hAnsi="宋体" w:hint="eastAsia"/>
                <w:sz w:val="18"/>
                <w:szCs w:val="18"/>
              </w:rPr>
              <w:t>；</w:t>
            </w:r>
          </w:p>
          <w:p w14:paraId="6DBB76EF" w14:textId="76053C57" w:rsidR="00A5471B" w:rsidRPr="00110E92" w:rsidRDefault="00D277BA" w:rsidP="00F21884">
            <w:pPr>
              <w:rPr>
                <w:rFonts w:ascii="宋体" w:hAnsi="宋体"/>
                <w:sz w:val="18"/>
                <w:szCs w:val="18"/>
              </w:rPr>
            </w:pPr>
            <w:del w:id="64" w:author="胡增祥" w:date="2025-06-16T10:23:00Z">
              <w:r w:rsidDel="003F4984">
                <w:rPr>
                  <w:rFonts w:ascii="宋体" w:hAnsi="宋体" w:hint="eastAsia"/>
                  <w:sz w:val="18"/>
                  <w:szCs w:val="18"/>
                </w:rPr>
                <w:lastRenderedPageBreak/>
                <w:delText>苏州银行</w:delText>
              </w:r>
            </w:del>
            <w:ins w:id="65" w:author="胡增祥" w:date="2025-06-16T10:23:00Z">
              <w:r w:rsidR="003F4984">
                <w:rPr>
                  <w:rFonts w:ascii="宋体" w:hAnsi="宋体" w:hint="eastAsia"/>
                  <w:sz w:val="18"/>
                  <w:szCs w:val="18"/>
                </w:rPr>
                <w:t>XX银行</w:t>
              </w:r>
            </w:ins>
            <w:r w:rsidR="00A5471B" w:rsidRPr="00A66346">
              <w:rPr>
                <w:rFonts w:ascii="宋体" w:hAnsi="宋体" w:hint="eastAsia"/>
                <w:sz w:val="18"/>
                <w:szCs w:val="18"/>
              </w:rPr>
              <w:t>表外科目都采用</w:t>
            </w:r>
            <w:r w:rsidR="00A5471B">
              <w:rPr>
                <w:rFonts w:ascii="宋体" w:hAnsi="宋体" w:hint="eastAsia"/>
                <w:sz w:val="18"/>
                <w:szCs w:val="18"/>
              </w:rPr>
              <w:t>单</w:t>
            </w:r>
            <w:r w:rsidR="00A5471B" w:rsidRPr="00A66346">
              <w:rPr>
                <w:rFonts w:ascii="宋体" w:hAnsi="宋体" w:hint="eastAsia"/>
                <w:sz w:val="18"/>
                <w:szCs w:val="18"/>
              </w:rPr>
              <w:t>式记账</w:t>
            </w:r>
            <w:r w:rsidR="00A5471B">
              <w:rPr>
                <w:rFonts w:ascii="宋体" w:hAnsi="宋体" w:hint="eastAsia"/>
                <w:sz w:val="18"/>
                <w:szCs w:val="18"/>
              </w:rPr>
              <w:t>；</w:t>
            </w:r>
          </w:p>
          <w:p w14:paraId="4BCE9FAA" w14:textId="77777777" w:rsidR="00A5471B" w:rsidRPr="00A66346" w:rsidRDefault="00A5471B" w:rsidP="00F21884">
            <w:pPr>
              <w:rPr>
                <w:rFonts w:ascii="宋体" w:hAnsi="宋体"/>
                <w:sz w:val="18"/>
                <w:szCs w:val="18"/>
              </w:rPr>
            </w:pPr>
            <w:r>
              <w:rPr>
                <w:rFonts w:ascii="宋体" w:hAnsi="宋体" w:hint="eastAsia"/>
                <w:sz w:val="18"/>
                <w:szCs w:val="18"/>
              </w:rPr>
              <w:t>下级科目的科目记账方式与上级科目一致。</w:t>
            </w:r>
          </w:p>
        </w:tc>
        <w:tc>
          <w:tcPr>
            <w:tcW w:w="2197" w:type="pct"/>
          </w:tcPr>
          <w:p w14:paraId="50D02BE0"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不允许修改</w:t>
            </w:r>
          </w:p>
        </w:tc>
      </w:tr>
      <w:tr w:rsidR="00A5471B" w:rsidRPr="00CA4F07" w14:paraId="202DCA91" w14:textId="77777777" w:rsidTr="00184420">
        <w:trPr>
          <w:trHeight w:val="20"/>
        </w:trPr>
        <w:tc>
          <w:tcPr>
            <w:tcW w:w="363" w:type="pct"/>
          </w:tcPr>
          <w:p w14:paraId="1929B8F4"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7</w:t>
            </w:r>
          </w:p>
        </w:tc>
        <w:tc>
          <w:tcPr>
            <w:tcW w:w="625" w:type="pct"/>
          </w:tcPr>
          <w:p w14:paraId="70A92E2C" w14:textId="77777777" w:rsidR="00A5471B" w:rsidRPr="00A66346" w:rsidRDefault="00A5471B" w:rsidP="00F21884">
            <w:pPr>
              <w:rPr>
                <w:rFonts w:ascii="宋体" w:hAnsi="宋体"/>
                <w:sz w:val="18"/>
                <w:szCs w:val="18"/>
              </w:rPr>
            </w:pPr>
            <w:r w:rsidRPr="00A66346">
              <w:rPr>
                <w:rFonts w:ascii="宋体" w:hAnsi="宋体" w:hint="eastAsia"/>
                <w:sz w:val="18"/>
                <w:szCs w:val="18"/>
              </w:rPr>
              <w:t>科目层次</w:t>
            </w:r>
          </w:p>
        </w:tc>
        <w:tc>
          <w:tcPr>
            <w:tcW w:w="1816" w:type="pct"/>
          </w:tcPr>
          <w:p w14:paraId="255D3D68" w14:textId="77777777" w:rsidR="00A5471B" w:rsidRPr="00A66346" w:rsidRDefault="00A5471B" w:rsidP="00F21884">
            <w:pPr>
              <w:rPr>
                <w:rFonts w:ascii="宋体" w:hAnsi="宋体"/>
                <w:sz w:val="18"/>
                <w:szCs w:val="18"/>
              </w:rPr>
            </w:pPr>
            <w:r w:rsidRPr="00A66346">
              <w:rPr>
                <w:rFonts w:ascii="宋体" w:hAnsi="宋体" w:hint="eastAsia"/>
                <w:sz w:val="18"/>
                <w:szCs w:val="18"/>
              </w:rPr>
              <w:t>1-1级科目</w:t>
            </w:r>
          </w:p>
          <w:p w14:paraId="05097628" w14:textId="77777777" w:rsidR="00A5471B" w:rsidRPr="00A66346" w:rsidRDefault="00A5471B" w:rsidP="00F21884">
            <w:pPr>
              <w:rPr>
                <w:rFonts w:ascii="宋体" w:hAnsi="宋体"/>
                <w:sz w:val="18"/>
                <w:szCs w:val="18"/>
              </w:rPr>
            </w:pPr>
            <w:r w:rsidRPr="00A66346">
              <w:rPr>
                <w:rFonts w:ascii="宋体" w:hAnsi="宋体" w:hint="eastAsia"/>
                <w:sz w:val="18"/>
                <w:szCs w:val="18"/>
              </w:rPr>
              <w:t>2-2级科目</w:t>
            </w:r>
          </w:p>
          <w:p w14:paraId="570698EC" w14:textId="77777777" w:rsidR="00A5471B" w:rsidRPr="00A66346" w:rsidRDefault="00A5471B" w:rsidP="00F21884">
            <w:pPr>
              <w:rPr>
                <w:rFonts w:ascii="宋体" w:hAnsi="宋体"/>
                <w:sz w:val="18"/>
                <w:szCs w:val="18"/>
              </w:rPr>
            </w:pPr>
            <w:r w:rsidRPr="00A66346">
              <w:rPr>
                <w:rFonts w:ascii="宋体" w:hAnsi="宋体" w:hint="eastAsia"/>
                <w:sz w:val="18"/>
                <w:szCs w:val="18"/>
              </w:rPr>
              <w:t>3-3级科目</w:t>
            </w:r>
          </w:p>
          <w:p w14:paraId="33257F02" w14:textId="77777777" w:rsidR="00A5471B" w:rsidRDefault="00A5471B" w:rsidP="00F21884">
            <w:pPr>
              <w:rPr>
                <w:rFonts w:ascii="宋体" w:hAnsi="宋体"/>
                <w:sz w:val="18"/>
                <w:szCs w:val="18"/>
              </w:rPr>
            </w:pPr>
          </w:p>
          <w:p w14:paraId="4086516F" w14:textId="77777777" w:rsidR="00A5471B" w:rsidRDefault="00A5471B" w:rsidP="00F21884">
            <w:pPr>
              <w:rPr>
                <w:rFonts w:ascii="宋体" w:hAnsi="宋体"/>
                <w:sz w:val="18"/>
                <w:szCs w:val="18"/>
              </w:rPr>
            </w:pPr>
            <w:r>
              <w:rPr>
                <w:rFonts w:ascii="宋体" w:hAnsi="宋体" w:hint="eastAsia"/>
                <w:sz w:val="18"/>
                <w:szCs w:val="18"/>
              </w:rPr>
              <w:t>1级科目的长度为4位；</w:t>
            </w:r>
          </w:p>
          <w:p w14:paraId="7BEEE3C4" w14:textId="77777777" w:rsidR="00A5471B" w:rsidRDefault="00A5471B" w:rsidP="00F21884">
            <w:pPr>
              <w:rPr>
                <w:rFonts w:ascii="宋体" w:hAnsi="宋体"/>
                <w:sz w:val="18"/>
                <w:szCs w:val="18"/>
              </w:rPr>
            </w:pPr>
            <w:r>
              <w:rPr>
                <w:rFonts w:ascii="宋体" w:hAnsi="宋体" w:hint="eastAsia"/>
                <w:sz w:val="18"/>
                <w:szCs w:val="18"/>
              </w:rPr>
              <w:t>2级科目的长度为6位；</w:t>
            </w:r>
          </w:p>
          <w:p w14:paraId="16A4CB3E" w14:textId="1F72B9CE" w:rsidR="00A5471B" w:rsidRPr="00A66346" w:rsidRDefault="00A5471B" w:rsidP="00C34212">
            <w:pPr>
              <w:rPr>
                <w:rFonts w:ascii="宋体" w:hAnsi="宋体"/>
                <w:sz w:val="18"/>
                <w:szCs w:val="18"/>
              </w:rPr>
            </w:pPr>
            <w:r w:rsidRPr="00C34212">
              <w:rPr>
                <w:rFonts w:ascii="宋体" w:hAnsi="宋体" w:hint="eastAsia"/>
                <w:sz w:val="18"/>
                <w:szCs w:val="18"/>
                <w:highlight w:val="yellow"/>
              </w:rPr>
              <w:t>3级科目的长度为</w:t>
            </w:r>
            <w:r w:rsidR="00C34212" w:rsidRPr="00C34212">
              <w:rPr>
                <w:rFonts w:ascii="宋体" w:hAnsi="宋体"/>
                <w:sz w:val="18"/>
                <w:szCs w:val="18"/>
                <w:highlight w:val="yellow"/>
              </w:rPr>
              <w:t>8</w:t>
            </w:r>
            <w:r w:rsidRPr="00C34212">
              <w:rPr>
                <w:rFonts w:ascii="宋体" w:hAnsi="宋体" w:hint="eastAsia"/>
                <w:sz w:val="18"/>
                <w:szCs w:val="18"/>
                <w:highlight w:val="yellow"/>
              </w:rPr>
              <w:t>位</w:t>
            </w:r>
            <w:r>
              <w:rPr>
                <w:rFonts w:ascii="宋体" w:hAnsi="宋体" w:hint="eastAsia"/>
                <w:sz w:val="18"/>
                <w:szCs w:val="18"/>
              </w:rPr>
              <w:t>；</w:t>
            </w:r>
          </w:p>
        </w:tc>
        <w:tc>
          <w:tcPr>
            <w:tcW w:w="2197" w:type="pct"/>
          </w:tcPr>
          <w:p w14:paraId="4B15D8DF" w14:textId="77777777" w:rsidR="00A5471B" w:rsidRPr="00A66346" w:rsidRDefault="00A5471B" w:rsidP="00F21884">
            <w:pPr>
              <w:rPr>
                <w:rFonts w:ascii="宋体" w:hAnsi="宋体"/>
                <w:sz w:val="18"/>
                <w:szCs w:val="18"/>
              </w:rPr>
            </w:pPr>
            <w:r w:rsidRPr="00A66346">
              <w:rPr>
                <w:rFonts w:ascii="宋体" w:hAnsi="宋体" w:hint="eastAsia"/>
                <w:sz w:val="18"/>
                <w:szCs w:val="18"/>
              </w:rPr>
              <w:t>不允许修改</w:t>
            </w:r>
          </w:p>
        </w:tc>
      </w:tr>
      <w:tr w:rsidR="00A5471B" w:rsidRPr="00CA4F07" w14:paraId="4463D73B" w14:textId="77777777" w:rsidTr="00184420">
        <w:trPr>
          <w:trHeight w:val="20"/>
        </w:trPr>
        <w:tc>
          <w:tcPr>
            <w:tcW w:w="363" w:type="pct"/>
          </w:tcPr>
          <w:p w14:paraId="17C0D134" w14:textId="77777777" w:rsidR="00A5471B" w:rsidRPr="00A66346" w:rsidRDefault="00A5471B" w:rsidP="00F21884">
            <w:pPr>
              <w:rPr>
                <w:rFonts w:ascii="宋体" w:hAnsi="宋体"/>
                <w:sz w:val="18"/>
                <w:szCs w:val="18"/>
              </w:rPr>
            </w:pPr>
            <w:r w:rsidRPr="00A66346">
              <w:rPr>
                <w:rFonts w:ascii="宋体" w:hAnsi="宋体" w:hint="eastAsia"/>
                <w:sz w:val="18"/>
                <w:szCs w:val="18"/>
              </w:rPr>
              <w:t>8</w:t>
            </w:r>
          </w:p>
        </w:tc>
        <w:tc>
          <w:tcPr>
            <w:tcW w:w="625" w:type="pct"/>
          </w:tcPr>
          <w:p w14:paraId="5B267807" w14:textId="77777777" w:rsidR="00A5471B" w:rsidRPr="00A66346" w:rsidRDefault="00A5471B" w:rsidP="00F21884">
            <w:pPr>
              <w:rPr>
                <w:rFonts w:ascii="宋体" w:hAnsi="宋体"/>
                <w:sz w:val="18"/>
                <w:szCs w:val="18"/>
              </w:rPr>
            </w:pPr>
            <w:r w:rsidRPr="00A66346">
              <w:rPr>
                <w:rFonts w:ascii="宋体" w:hAnsi="宋体" w:hint="eastAsia"/>
                <w:sz w:val="18"/>
                <w:szCs w:val="18"/>
              </w:rPr>
              <w:t>底层科目标识</w:t>
            </w:r>
          </w:p>
        </w:tc>
        <w:tc>
          <w:tcPr>
            <w:tcW w:w="1816" w:type="pct"/>
          </w:tcPr>
          <w:p w14:paraId="6DD790F6" w14:textId="77777777" w:rsidR="00A5471B" w:rsidRPr="00A66346" w:rsidRDefault="00A5471B" w:rsidP="00F21884">
            <w:pPr>
              <w:rPr>
                <w:rFonts w:ascii="宋体" w:hAnsi="宋体"/>
                <w:sz w:val="18"/>
                <w:szCs w:val="18"/>
              </w:rPr>
            </w:pPr>
            <w:r w:rsidRPr="00A66346">
              <w:rPr>
                <w:rFonts w:ascii="宋体" w:hAnsi="宋体" w:hint="eastAsia"/>
                <w:sz w:val="18"/>
                <w:szCs w:val="18"/>
              </w:rPr>
              <w:t>Y-表示该科目为明细科目，可以开立分户并记账。</w:t>
            </w:r>
          </w:p>
          <w:p w14:paraId="01E12734" w14:textId="77777777" w:rsidR="00A5471B" w:rsidRPr="00A66346" w:rsidRDefault="00A5471B" w:rsidP="00F21884">
            <w:pPr>
              <w:rPr>
                <w:rFonts w:ascii="宋体" w:hAnsi="宋体"/>
                <w:sz w:val="18"/>
                <w:szCs w:val="18"/>
              </w:rPr>
            </w:pPr>
            <w:r w:rsidRPr="00A66346">
              <w:rPr>
                <w:rFonts w:ascii="宋体" w:hAnsi="宋体" w:hint="eastAsia"/>
                <w:sz w:val="18"/>
                <w:szCs w:val="18"/>
              </w:rPr>
              <w:t>N-表示该科目不是明细科目，不可以开立分户记账。</w:t>
            </w:r>
          </w:p>
          <w:p w14:paraId="35A9B6DB" w14:textId="77777777" w:rsidR="00A5471B" w:rsidRPr="00A66346" w:rsidRDefault="00A5471B" w:rsidP="00F21884">
            <w:pPr>
              <w:rPr>
                <w:rFonts w:ascii="宋体" w:hAnsi="宋体"/>
                <w:sz w:val="18"/>
                <w:szCs w:val="18"/>
              </w:rPr>
            </w:pPr>
          </w:p>
          <w:p w14:paraId="4AD8B58B" w14:textId="77777777" w:rsidR="00A5471B" w:rsidRPr="00A66346" w:rsidRDefault="00A5471B" w:rsidP="00F21884">
            <w:pPr>
              <w:rPr>
                <w:rFonts w:ascii="宋体" w:hAnsi="宋体"/>
                <w:sz w:val="18"/>
                <w:szCs w:val="18"/>
              </w:rPr>
            </w:pPr>
            <w:r w:rsidRPr="00A66346">
              <w:rPr>
                <w:rFonts w:ascii="宋体" w:hAnsi="宋体" w:hint="eastAsia"/>
                <w:sz w:val="18"/>
                <w:szCs w:val="18"/>
              </w:rPr>
              <w:t>只有科目层级为3的科目的底层科目标识置为</w:t>
            </w:r>
            <w:proofErr w:type="gramStart"/>
            <w:r w:rsidRPr="00A66346">
              <w:rPr>
                <w:rFonts w:ascii="宋体" w:hAnsi="宋体" w:hint="eastAsia"/>
                <w:sz w:val="18"/>
                <w:szCs w:val="18"/>
              </w:rPr>
              <w:t>“</w:t>
            </w:r>
            <w:proofErr w:type="gramEnd"/>
            <w:r w:rsidRPr="00A66346">
              <w:rPr>
                <w:rFonts w:ascii="宋体" w:hAnsi="宋体" w:hint="eastAsia"/>
                <w:sz w:val="18"/>
                <w:szCs w:val="18"/>
              </w:rPr>
              <w:t>Y</w:t>
            </w:r>
            <w:proofErr w:type="gramStart"/>
            <w:r w:rsidRPr="00A66346">
              <w:rPr>
                <w:rFonts w:ascii="宋体" w:hAnsi="宋体" w:hint="eastAsia"/>
                <w:sz w:val="18"/>
                <w:szCs w:val="18"/>
              </w:rPr>
              <w:t>“</w:t>
            </w:r>
            <w:proofErr w:type="gramEnd"/>
            <w:r w:rsidRPr="00A66346">
              <w:rPr>
                <w:rFonts w:ascii="宋体" w:hAnsi="宋体" w:hint="eastAsia"/>
                <w:sz w:val="18"/>
                <w:szCs w:val="18"/>
              </w:rPr>
              <w:t>，科目层级为1、2的科目的底层科目标识只能置为“N</w:t>
            </w:r>
            <w:r>
              <w:rPr>
                <w:rFonts w:ascii="宋体" w:hAnsi="宋体" w:hint="eastAsia"/>
                <w:sz w:val="18"/>
                <w:szCs w:val="18"/>
              </w:rPr>
              <w:t>”</w:t>
            </w:r>
            <w:r w:rsidRPr="00A66346">
              <w:rPr>
                <w:rFonts w:ascii="宋体" w:hAnsi="宋体" w:hint="eastAsia"/>
                <w:sz w:val="18"/>
                <w:szCs w:val="18"/>
              </w:rPr>
              <w:t>.</w:t>
            </w:r>
          </w:p>
        </w:tc>
        <w:tc>
          <w:tcPr>
            <w:tcW w:w="2197" w:type="pct"/>
          </w:tcPr>
          <w:p w14:paraId="76B978FF" w14:textId="77777777" w:rsidR="00A5471B" w:rsidRPr="00A66346" w:rsidRDefault="00A5471B" w:rsidP="00F21884">
            <w:pPr>
              <w:rPr>
                <w:rFonts w:ascii="宋体" w:hAnsi="宋体"/>
                <w:sz w:val="18"/>
                <w:szCs w:val="18"/>
              </w:rPr>
            </w:pPr>
            <w:r w:rsidRPr="00A66346">
              <w:rPr>
                <w:rFonts w:ascii="宋体" w:hAnsi="宋体" w:hint="eastAsia"/>
                <w:sz w:val="18"/>
                <w:szCs w:val="18"/>
              </w:rPr>
              <w:t>不允许修改</w:t>
            </w:r>
          </w:p>
        </w:tc>
      </w:tr>
      <w:tr w:rsidR="00A5471B" w:rsidRPr="00CA4F07" w14:paraId="0400FB1F" w14:textId="77777777" w:rsidTr="00184420">
        <w:trPr>
          <w:trHeight w:val="20"/>
        </w:trPr>
        <w:tc>
          <w:tcPr>
            <w:tcW w:w="363" w:type="pct"/>
            <w:tcBorders>
              <w:top w:val="single" w:sz="4" w:space="0" w:color="auto"/>
              <w:left w:val="single" w:sz="4" w:space="0" w:color="auto"/>
              <w:bottom w:val="single" w:sz="4" w:space="0" w:color="auto"/>
              <w:right w:val="single" w:sz="4" w:space="0" w:color="auto"/>
            </w:tcBorders>
          </w:tcPr>
          <w:p w14:paraId="4544D15E" w14:textId="77777777" w:rsidR="00A5471B" w:rsidRPr="00A66346" w:rsidRDefault="00A5471B" w:rsidP="00F21884">
            <w:pPr>
              <w:rPr>
                <w:rFonts w:ascii="宋体" w:hAnsi="宋体"/>
                <w:sz w:val="18"/>
                <w:szCs w:val="18"/>
              </w:rPr>
            </w:pPr>
            <w:r w:rsidRPr="00A66346">
              <w:rPr>
                <w:rFonts w:ascii="宋体" w:hAnsi="宋体" w:hint="eastAsia"/>
                <w:sz w:val="18"/>
                <w:szCs w:val="18"/>
              </w:rPr>
              <w:t>9</w:t>
            </w:r>
          </w:p>
        </w:tc>
        <w:tc>
          <w:tcPr>
            <w:tcW w:w="625" w:type="pct"/>
            <w:tcBorders>
              <w:top w:val="single" w:sz="4" w:space="0" w:color="auto"/>
              <w:left w:val="single" w:sz="4" w:space="0" w:color="auto"/>
              <w:bottom w:val="single" w:sz="4" w:space="0" w:color="auto"/>
              <w:right w:val="single" w:sz="4" w:space="0" w:color="auto"/>
            </w:tcBorders>
          </w:tcPr>
          <w:p w14:paraId="7C20E24E" w14:textId="79B454FD" w:rsidR="00A5471B" w:rsidRPr="00A66346" w:rsidRDefault="00C34212" w:rsidP="00F21884">
            <w:pPr>
              <w:rPr>
                <w:rFonts w:ascii="宋体" w:hAnsi="宋体"/>
                <w:sz w:val="18"/>
                <w:szCs w:val="18"/>
              </w:rPr>
            </w:pPr>
            <w:r w:rsidRPr="00C34212">
              <w:rPr>
                <w:rFonts w:ascii="宋体" w:hAnsi="宋体" w:hint="eastAsia"/>
                <w:sz w:val="18"/>
                <w:szCs w:val="18"/>
                <w:highlight w:val="yellow"/>
              </w:rPr>
              <w:t>分户</w:t>
            </w:r>
            <w:r w:rsidR="00A5471B" w:rsidRPr="00C34212">
              <w:rPr>
                <w:rFonts w:ascii="宋体" w:hAnsi="宋体" w:hint="eastAsia"/>
                <w:sz w:val="18"/>
                <w:szCs w:val="18"/>
                <w:highlight w:val="yellow"/>
              </w:rPr>
              <w:t>标识</w:t>
            </w:r>
          </w:p>
        </w:tc>
        <w:tc>
          <w:tcPr>
            <w:tcW w:w="1816" w:type="pct"/>
            <w:tcBorders>
              <w:top w:val="single" w:sz="4" w:space="0" w:color="auto"/>
              <w:left w:val="single" w:sz="4" w:space="0" w:color="auto"/>
              <w:bottom w:val="single" w:sz="4" w:space="0" w:color="auto"/>
              <w:right w:val="single" w:sz="4" w:space="0" w:color="auto"/>
            </w:tcBorders>
          </w:tcPr>
          <w:p w14:paraId="1496BE67" w14:textId="0901B2A5" w:rsidR="00A5471B" w:rsidRPr="00C34212" w:rsidRDefault="00A5471B" w:rsidP="00F21884">
            <w:pPr>
              <w:rPr>
                <w:rFonts w:ascii="宋体" w:hAnsi="宋体"/>
                <w:sz w:val="18"/>
                <w:szCs w:val="18"/>
                <w:highlight w:val="yellow"/>
              </w:rPr>
            </w:pPr>
            <w:r w:rsidRPr="00C34212">
              <w:rPr>
                <w:rFonts w:ascii="宋体" w:hAnsi="宋体" w:hint="eastAsia"/>
                <w:sz w:val="18"/>
                <w:szCs w:val="18"/>
                <w:highlight w:val="yellow"/>
              </w:rPr>
              <w:t>Y -</w:t>
            </w:r>
            <w:r w:rsidR="00C34212" w:rsidRPr="00C34212">
              <w:rPr>
                <w:rFonts w:ascii="宋体" w:hAnsi="宋体"/>
                <w:sz w:val="18"/>
                <w:szCs w:val="18"/>
                <w:highlight w:val="yellow"/>
              </w:rPr>
              <w:t xml:space="preserve"> </w:t>
            </w:r>
            <w:r w:rsidRPr="00C34212">
              <w:rPr>
                <w:rFonts w:ascii="宋体" w:hAnsi="宋体" w:hint="eastAsia"/>
                <w:sz w:val="18"/>
                <w:szCs w:val="18"/>
                <w:highlight w:val="yellow"/>
              </w:rPr>
              <w:t>内部户</w:t>
            </w:r>
          </w:p>
          <w:p w14:paraId="761336D4" w14:textId="0002DDC0" w:rsidR="00A5471B" w:rsidRPr="00C34212" w:rsidRDefault="00A5471B" w:rsidP="00F21884">
            <w:pPr>
              <w:rPr>
                <w:rFonts w:ascii="宋体" w:hAnsi="宋体"/>
                <w:sz w:val="18"/>
                <w:szCs w:val="18"/>
                <w:highlight w:val="yellow"/>
              </w:rPr>
            </w:pPr>
            <w:r w:rsidRPr="00C34212">
              <w:rPr>
                <w:rFonts w:ascii="宋体" w:hAnsi="宋体" w:hint="eastAsia"/>
                <w:sz w:val="18"/>
                <w:szCs w:val="18"/>
                <w:highlight w:val="yellow"/>
              </w:rPr>
              <w:t xml:space="preserve">N </w:t>
            </w:r>
            <w:r w:rsidR="00C34212" w:rsidRPr="00C34212">
              <w:rPr>
                <w:rFonts w:ascii="宋体" w:hAnsi="宋体"/>
                <w:sz w:val="18"/>
                <w:szCs w:val="18"/>
                <w:highlight w:val="yellow"/>
              </w:rPr>
              <w:t>–</w:t>
            </w:r>
            <w:r w:rsidR="00C34212" w:rsidRPr="00C34212">
              <w:rPr>
                <w:rFonts w:ascii="宋体" w:hAnsi="宋体" w:hint="eastAsia"/>
                <w:sz w:val="18"/>
                <w:szCs w:val="18"/>
                <w:highlight w:val="yellow"/>
              </w:rPr>
              <w:t>外</w:t>
            </w:r>
            <w:r w:rsidRPr="00C34212">
              <w:rPr>
                <w:rFonts w:ascii="宋体" w:hAnsi="宋体" w:hint="eastAsia"/>
                <w:sz w:val="18"/>
                <w:szCs w:val="18"/>
                <w:highlight w:val="yellow"/>
              </w:rPr>
              <w:t>部户</w:t>
            </w:r>
          </w:p>
          <w:p w14:paraId="212F17A5" w14:textId="4C158A5C" w:rsidR="00C34212" w:rsidRDefault="00C34212" w:rsidP="00F21884">
            <w:pPr>
              <w:rPr>
                <w:rFonts w:ascii="宋体" w:hAnsi="宋体"/>
                <w:sz w:val="18"/>
                <w:szCs w:val="18"/>
              </w:rPr>
            </w:pPr>
            <w:r w:rsidRPr="00C34212">
              <w:rPr>
                <w:rFonts w:ascii="宋体" w:hAnsi="宋体" w:hint="eastAsia"/>
                <w:sz w:val="18"/>
                <w:szCs w:val="18"/>
                <w:highlight w:val="yellow"/>
              </w:rPr>
              <w:t xml:space="preserve">G </w:t>
            </w:r>
            <w:r w:rsidRPr="00C34212">
              <w:rPr>
                <w:rFonts w:ascii="宋体" w:hAnsi="宋体"/>
                <w:sz w:val="18"/>
                <w:szCs w:val="18"/>
                <w:highlight w:val="yellow"/>
              </w:rPr>
              <w:t>–</w:t>
            </w:r>
            <w:r w:rsidRPr="00C34212">
              <w:rPr>
                <w:rFonts w:ascii="宋体" w:hAnsi="宋体" w:hint="eastAsia"/>
                <w:sz w:val="18"/>
                <w:szCs w:val="18"/>
                <w:highlight w:val="yellow"/>
              </w:rPr>
              <w:t xml:space="preserve"> 科目</w:t>
            </w:r>
          </w:p>
          <w:p w14:paraId="5A2B52CF" w14:textId="77777777" w:rsidR="00A5471B" w:rsidRPr="00A66346" w:rsidRDefault="00A5471B" w:rsidP="00F21884">
            <w:pPr>
              <w:rPr>
                <w:rFonts w:ascii="宋体" w:hAnsi="宋体"/>
                <w:sz w:val="18"/>
                <w:szCs w:val="18"/>
              </w:rPr>
            </w:pPr>
          </w:p>
          <w:p w14:paraId="4B14A956" w14:textId="48A9443B" w:rsidR="00A5471B" w:rsidRPr="00A66346" w:rsidRDefault="00A5471B" w:rsidP="00C34212">
            <w:pPr>
              <w:rPr>
                <w:rFonts w:ascii="宋体" w:hAnsi="宋体"/>
                <w:sz w:val="18"/>
                <w:szCs w:val="18"/>
              </w:rPr>
            </w:pPr>
            <w:r w:rsidRPr="00C34212">
              <w:rPr>
                <w:rFonts w:ascii="宋体" w:hAnsi="宋体" w:hint="eastAsia"/>
                <w:sz w:val="18"/>
                <w:szCs w:val="18"/>
                <w:highlight w:val="yellow"/>
              </w:rPr>
              <w:t>只有底层科目标识为</w:t>
            </w:r>
            <w:proofErr w:type="gramStart"/>
            <w:r w:rsidRPr="00C34212">
              <w:rPr>
                <w:rFonts w:ascii="宋体" w:hAnsi="宋体"/>
                <w:sz w:val="18"/>
                <w:szCs w:val="18"/>
                <w:highlight w:val="yellow"/>
              </w:rPr>
              <w:t>’</w:t>
            </w:r>
            <w:proofErr w:type="gramEnd"/>
            <w:r w:rsidRPr="00C34212">
              <w:rPr>
                <w:rFonts w:ascii="宋体" w:hAnsi="宋体" w:hint="eastAsia"/>
                <w:sz w:val="18"/>
                <w:szCs w:val="18"/>
                <w:highlight w:val="yellow"/>
              </w:rPr>
              <w:t>Y</w:t>
            </w:r>
            <w:proofErr w:type="gramStart"/>
            <w:r w:rsidRPr="00C34212">
              <w:rPr>
                <w:rFonts w:ascii="宋体" w:hAnsi="宋体"/>
                <w:sz w:val="18"/>
                <w:szCs w:val="18"/>
                <w:highlight w:val="yellow"/>
              </w:rPr>
              <w:t>’</w:t>
            </w:r>
            <w:proofErr w:type="gramEnd"/>
            <w:r w:rsidR="00386902">
              <w:rPr>
                <w:rFonts w:ascii="宋体" w:hAnsi="宋体" w:hint="eastAsia"/>
                <w:sz w:val="18"/>
                <w:szCs w:val="18"/>
                <w:highlight w:val="yellow"/>
              </w:rPr>
              <w:t>或</w:t>
            </w:r>
            <w:proofErr w:type="gramStart"/>
            <w:r w:rsidR="00386902">
              <w:rPr>
                <w:rFonts w:ascii="宋体" w:hAnsi="宋体"/>
                <w:sz w:val="18"/>
                <w:szCs w:val="18"/>
                <w:highlight w:val="yellow"/>
              </w:rPr>
              <w:t>’</w:t>
            </w:r>
            <w:proofErr w:type="gramEnd"/>
            <w:r w:rsidR="00386902">
              <w:rPr>
                <w:rFonts w:ascii="宋体" w:hAnsi="宋体" w:hint="eastAsia"/>
                <w:sz w:val="18"/>
                <w:szCs w:val="18"/>
                <w:highlight w:val="yellow"/>
              </w:rPr>
              <w:t>G</w:t>
            </w:r>
            <w:proofErr w:type="gramStart"/>
            <w:r w:rsidR="00386902">
              <w:rPr>
                <w:rFonts w:ascii="宋体" w:hAnsi="宋体"/>
                <w:sz w:val="18"/>
                <w:szCs w:val="18"/>
                <w:highlight w:val="yellow"/>
              </w:rPr>
              <w:t>’</w:t>
            </w:r>
            <w:proofErr w:type="gramEnd"/>
            <w:r w:rsidRPr="00C34212">
              <w:rPr>
                <w:rFonts w:ascii="宋体" w:hAnsi="宋体" w:hint="eastAsia"/>
                <w:sz w:val="18"/>
                <w:szCs w:val="18"/>
                <w:highlight w:val="yellow"/>
              </w:rPr>
              <w:t>的才允许</w:t>
            </w:r>
            <w:r w:rsidR="00C34212" w:rsidRPr="00C34212">
              <w:rPr>
                <w:rFonts w:ascii="宋体" w:hAnsi="宋体" w:hint="eastAsia"/>
                <w:sz w:val="18"/>
                <w:szCs w:val="18"/>
                <w:highlight w:val="yellow"/>
              </w:rPr>
              <w:t>设置该标识</w:t>
            </w:r>
            <w:r w:rsidRPr="00C34212">
              <w:rPr>
                <w:rFonts w:ascii="宋体" w:hAnsi="宋体" w:hint="eastAsia"/>
                <w:sz w:val="18"/>
                <w:szCs w:val="18"/>
                <w:highlight w:val="yellow"/>
              </w:rPr>
              <w:t>。</w:t>
            </w:r>
          </w:p>
        </w:tc>
        <w:tc>
          <w:tcPr>
            <w:tcW w:w="2197" w:type="pct"/>
            <w:tcBorders>
              <w:top w:val="single" w:sz="4" w:space="0" w:color="auto"/>
              <w:left w:val="single" w:sz="4" w:space="0" w:color="auto"/>
              <w:bottom w:val="single" w:sz="4" w:space="0" w:color="auto"/>
              <w:right w:val="single" w:sz="4" w:space="0" w:color="auto"/>
            </w:tcBorders>
          </w:tcPr>
          <w:p w14:paraId="72B135C9" w14:textId="77777777" w:rsidR="00A5471B" w:rsidRDefault="00A5471B" w:rsidP="00F21884">
            <w:pPr>
              <w:rPr>
                <w:rFonts w:ascii="宋体" w:hAnsi="宋体"/>
                <w:sz w:val="18"/>
                <w:szCs w:val="18"/>
              </w:rPr>
            </w:pPr>
            <w:r>
              <w:rPr>
                <w:rFonts w:ascii="宋体" w:hAnsi="宋体" w:hint="eastAsia"/>
                <w:sz w:val="18"/>
                <w:szCs w:val="18"/>
              </w:rPr>
              <w:t>只</w:t>
            </w:r>
            <w:r w:rsidRPr="00A66346">
              <w:rPr>
                <w:rFonts w:ascii="宋体" w:hAnsi="宋体" w:hint="eastAsia"/>
                <w:sz w:val="18"/>
                <w:szCs w:val="18"/>
              </w:rPr>
              <w:t>允许修改</w:t>
            </w:r>
            <w:r>
              <w:rPr>
                <w:rFonts w:ascii="宋体" w:hAnsi="宋体" w:hint="eastAsia"/>
                <w:sz w:val="18"/>
                <w:szCs w:val="18"/>
              </w:rPr>
              <w:t>3级科目。</w:t>
            </w:r>
          </w:p>
          <w:p w14:paraId="13694F4B" w14:textId="77777777" w:rsidR="00A5471B" w:rsidRDefault="00A5471B" w:rsidP="00F21884">
            <w:pPr>
              <w:rPr>
                <w:rFonts w:ascii="宋体" w:hAnsi="宋体"/>
                <w:sz w:val="18"/>
                <w:szCs w:val="18"/>
              </w:rPr>
            </w:pPr>
          </w:p>
          <w:p w14:paraId="4A1399AE" w14:textId="77777777" w:rsidR="00A5471B" w:rsidRDefault="00A5471B" w:rsidP="00F21884">
            <w:pPr>
              <w:rPr>
                <w:rFonts w:ascii="宋体" w:hAnsi="宋体"/>
                <w:sz w:val="18"/>
                <w:szCs w:val="18"/>
              </w:rPr>
            </w:pPr>
            <w:r w:rsidRPr="00713AC3">
              <w:rPr>
                <w:rFonts w:ascii="宋体" w:hAnsi="宋体" w:hint="eastAsia"/>
                <w:sz w:val="18"/>
                <w:szCs w:val="18"/>
              </w:rPr>
              <w:t>1、2级科目的不允许修改。</w:t>
            </w:r>
          </w:p>
          <w:p w14:paraId="6CFB9335" w14:textId="369D690D" w:rsidR="00A5471B" w:rsidRDefault="00A5471B" w:rsidP="00F21884">
            <w:pPr>
              <w:rPr>
                <w:rFonts w:ascii="宋体" w:hAnsi="宋体"/>
                <w:sz w:val="18"/>
                <w:szCs w:val="18"/>
              </w:rPr>
            </w:pPr>
            <w:r w:rsidRPr="00713AC3">
              <w:rPr>
                <w:rFonts w:ascii="宋体" w:hAnsi="宋体" w:hint="eastAsia"/>
                <w:sz w:val="18"/>
                <w:szCs w:val="18"/>
              </w:rPr>
              <w:t>3级科目修改从“Y”改为“N”</w:t>
            </w:r>
            <w:r w:rsidR="00070EE7" w:rsidRPr="00070EE7">
              <w:rPr>
                <w:rFonts w:ascii="宋体" w:hAnsi="宋体" w:hint="eastAsia"/>
                <w:sz w:val="18"/>
                <w:szCs w:val="18"/>
                <w:highlight w:val="yellow"/>
              </w:rPr>
              <w:t>/“G”</w:t>
            </w:r>
            <w:r w:rsidRPr="00713AC3">
              <w:rPr>
                <w:rFonts w:ascii="宋体" w:hAnsi="宋体" w:hint="eastAsia"/>
                <w:sz w:val="18"/>
                <w:szCs w:val="18"/>
              </w:rPr>
              <w:t>，</w:t>
            </w:r>
            <w:r>
              <w:rPr>
                <w:rFonts w:ascii="宋体" w:hAnsi="宋体" w:hint="eastAsia"/>
                <w:sz w:val="18"/>
                <w:szCs w:val="18"/>
              </w:rPr>
              <w:t>检查相关</w:t>
            </w:r>
            <w:proofErr w:type="gramStart"/>
            <w:r w:rsidRPr="00713AC3">
              <w:rPr>
                <w:rFonts w:ascii="宋体" w:hAnsi="宋体" w:hint="eastAsia"/>
                <w:sz w:val="18"/>
                <w:szCs w:val="18"/>
              </w:rPr>
              <w:t>内部户</w:t>
            </w:r>
            <w:proofErr w:type="gramEnd"/>
            <w:r w:rsidRPr="00713AC3">
              <w:rPr>
                <w:rFonts w:ascii="宋体" w:hAnsi="宋体" w:hint="eastAsia"/>
                <w:sz w:val="18"/>
                <w:szCs w:val="18"/>
              </w:rPr>
              <w:t>的</w:t>
            </w:r>
            <w:r>
              <w:rPr>
                <w:rFonts w:ascii="宋体" w:hAnsi="宋体" w:hint="eastAsia"/>
                <w:sz w:val="18"/>
                <w:szCs w:val="18"/>
              </w:rPr>
              <w:t>销户情况</w:t>
            </w:r>
            <w:r w:rsidRPr="00713AC3">
              <w:rPr>
                <w:rFonts w:ascii="宋体" w:hAnsi="宋体" w:hint="eastAsia"/>
                <w:sz w:val="18"/>
                <w:szCs w:val="18"/>
              </w:rPr>
              <w:t>；</w:t>
            </w:r>
            <w:r>
              <w:rPr>
                <w:rFonts w:ascii="宋体" w:hAnsi="宋体" w:hint="eastAsia"/>
                <w:sz w:val="18"/>
                <w:szCs w:val="18"/>
              </w:rPr>
              <w:t>如果该科目下的</w:t>
            </w:r>
            <w:proofErr w:type="gramStart"/>
            <w:r>
              <w:rPr>
                <w:rFonts w:ascii="宋体" w:hAnsi="宋体" w:hint="eastAsia"/>
                <w:sz w:val="18"/>
                <w:szCs w:val="18"/>
              </w:rPr>
              <w:t>内部户</w:t>
            </w:r>
            <w:proofErr w:type="gramEnd"/>
            <w:r>
              <w:rPr>
                <w:rFonts w:ascii="宋体" w:hAnsi="宋体" w:hint="eastAsia"/>
                <w:sz w:val="18"/>
                <w:szCs w:val="18"/>
              </w:rPr>
              <w:t>都没有全部注销，则拒绝修改。如果该科目下的</w:t>
            </w:r>
            <w:proofErr w:type="gramStart"/>
            <w:r>
              <w:rPr>
                <w:rFonts w:ascii="宋体" w:hAnsi="宋体" w:hint="eastAsia"/>
                <w:sz w:val="18"/>
                <w:szCs w:val="18"/>
              </w:rPr>
              <w:t>内部户</w:t>
            </w:r>
            <w:proofErr w:type="gramEnd"/>
            <w:r>
              <w:rPr>
                <w:rFonts w:ascii="宋体" w:hAnsi="宋体" w:hint="eastAsia"/>
                <w:sz w:val="18"/>
                <w:szCs w:val="18"/>
              </w:rPr>
              <w:t>都全部注销，则可以修改，并且将</w:t>
            </w:r>
            <w:proofErr w:type="gramStart"/>
            <w:r>
              <w:rPr>
                <w:rFonts w:ascii="宋体" w:hAnsi="宋体" w:hint="eastAsia"/>
                <w:sz w:val="18"/>
                <w:szCs w:val="18"/>
              </w:rPr>
              <w:t>内部户控制表记录</w:t>
            </w:r>
            <w:proofErr w:type="gramEnd"/>
            <w:r>
              <w:rPr>
                <w:rFonts w:ascii="宋体" w:hAnsi="宋体" w:hint="eastAsia"/>
                <w:sz w:val="18"/>
                <w:szCs w:val="18"/>
              </w:rPr>
              <w:t>状态置为“停用”。</w:t>
            </w:r>
          </w:p>
          <w:p w14:paraId="72C292F6" w14:textId="0E2A864F" w:rsidR="00F80A5F" w:rsidRDefault="00F80A5F" w:rsidP="00F21884">
            <w:pPr>
              <w:rPr>
                <w:rFonts w:ascii="宋体" w:hAnsi="宋体"/>
                <w:color w:val="FF0000"/>
                <w:sz w:val="18"/>
                <w:szCs w:val="18"/>
                <w:highlight w:val="yellow"/>
              </w:rPr>
            </w:pPr>
            <w:r>
              <w:rPr>
                <w:rFonts w:ascii="宋体" w:hAnsi="宋体"/>
                <w:sz w:val="18"/>
                <w:szCs w:val="18"/>
                <w:highlight w:val="yellow"/>
              </w:rPr>
              <w:t>如果科目未生效</w:t>
            </w:r>
            <w:r>
              <w:rPr>
                <w:rFonts w:ascii="宋体" w:hAnsi="宋体" w:hint="eastAsia"/>
                <w:sz w:val="18"/>
                <w:szCs w:val="18"/>
                <w:highlight w:val="yellow"/>
              </w:rPr>
              <w:t>，</w:t>
            </w:r>
            <w:r w:rsidRPr="00C34212">
              <w:rPr>
                <w:rFonts w:ascii="宋体" w:hAnsi="宋体" w:hint="eastAsia"/>
                <w:sz w:val="18"/>
                <w:szCs w:val="18"/>
                <w:highlight w:val="yellow"/>
              </w:rPr>
              <w:t>3级科目</w:t>
            </w:r>
            <w:r w:rsidRPr="00D253A5">
              <w:rPr>
                <w:rFonts w:ascii="宋体" w:hAnsi="宋体" w:hint="eastAsia"/>
                <w:color w:val="FF0000"/>
                <w:sz w:val="18"/>
                <w:szCs w:val="18"/>
                <w:highlight w:val="yellow"/>
              </w:rPr>
              <w:t>为“</w:t>
            </w:r>
            <w:r w:rsidRPr="00D253A5">
              <w:rPr>
                <w:rFonts w:ascii="宋体" w:hAnsi="宋体"/>
                <w:color w:val="FF0000"/>
                <w:sz w:val="18"/>
                <w:szCs w:val="18"/>
                <w:highlight w:val="yellow"/>
              </w:rPr>
              <w:t>N”或</w:t>
            </w:r>
            <w:r w:rsidRPr="00D253A5">
              <w:rPr>
                <w:rFonts w:ascii="宋体" w:hAnsi="宋体" w:hint="eastAsia"/>
                <w:color w:val="FF0000"/>
                <w:sz w:val="18"/>
                <w:szCs w:val="18"/>
                <w:highlight w:val="yellow"/>
              </w:rPr>
              <w:t>“</w:t>
            </w:r>
            <w:r w:rsidRPr="00D253A5">
              <w:rPr>
                <w:rFonts w:ascii="宋体" w:hAnsi="宋体"/>
                <w:color w:val="FF0000"/>
                <w:sz w:val="18"/>
                <w:szCs w:val="18"/>
                <w:highlight w:val="yellow"/>
              </w:rPr>
              <w:t>G”,现改为</w:t>
            </w:r>
            <w:r w:rsidRPr="00D253A5">
              <w:rPr>
                <w:rFonts w:ascii="宋体" w:hAnsi="宋体" w:hint="eastAsia"/>
                <w:color w:val="FF0000"/>
                <w:sz w:val="18"/>
                <w:szCs w:val="18"/>
                <w:highlight w:val="yellow"/>
              </w:rPr>
              <w:t>“Y</w:t>
            </w:r>
            <w:r w:rsidRPr="00D253A5">
              <w:rPr>
                <w:rFonts w:ascii="宋体" w:hAnsi="宋体"/>
                <w:color w:val="FF0000"/>
                <w:sz w:val="18"/>
                <w:szCs w:val="18"/>
                <w:highlight w:val="yellow"/>
              </w:rPr>
              <w:t>”,系统不做检查</w:t>
            </w:r>
            <w:r w:rsidRPr="00D253A5">
              <w:rPr>
                <w:rFonts w:ascii="宋体" w:hAnsi="宋体" w:hint="eastAsia"/>
                <w:color w:val="FF0000"/>
                <w:sz w:val="18"/>
                <w:szCs w:val="18"/>
                <w:highlight w:val="yellow"/>
              </w:rPr>
              <w:t>。</w:t>
            </w:r>
          </w:p>
          <w:p w14:paraId="164209F0" w14:textId="6B8D4D93" w:rsidR="00A5471B" w:rsidRPr="00184420" w:rsidRDefault="00F80A5F" w:rsidP="00F21884">
            <w:pPr>
              <w:pBdr>
                <w:top w:val="single" w:sz="4" w:space="0" w:color="auto"/>
                <w:left w:val="single" w:sz="4" w:space="0" w:color="auto"/>
              </w:pBdr>
              <w:spacing w:before="100" w:beforeAutospacing="1" w:after="100" w:afterAutospacing="1"/>
              <w:rPr>
                <w:rFonts w:ascii="宋体" w:hAnsi="宋体"/>
                <w:sz w:val="18"/>
                <w:szCs w:val="18"/>
                <w:highlight w:val="yellow"/>
              </w:rPr>
            </w:pPr>
            <w:r>
              <w:rPr>
                <w:rFonts w:ascii="宋体" w:hAnsi="宋体"/>
                <w:color w:val="FF0000"/>
                <w:sz w:val="18"/>
                <w:szCs w:val="18"/>
                <w:highlight w:val="yellow"/>
              </w:rPr>
              <w:t>如果科目已生效</w:t>
            </w:r>
            <w:r>
              <w:rPr>
                <w:rFonts w:ascii="宋体" w:hAnsi="宋体" w:hint="eastAsia"/>
                <w:color w:val="FF0000"/>
                <w:sz w:val="18"/>
                <w:szCs w:val="18"/>
                <w:highlight w:val="yellow"/>
              </w:rPr>
              <w:t>，</w:t>
            </w:r>
            <w:r w:rsidR="00FF4F78" w:rsidRPr="00C34212">
              <w:rPr>
                <w:rFonts w:ascii="宋体" w:hAnsi="宋体" w:hint="eastAsia"/>
                <w:sz w:val="18"/>
                <w:szCs w:val="18"/>
                <w:highlight w:val="yellow"/>
              </w:rPr>
              <w:t>3级科目为“N”不允许修改。</w:t>
            </w:r>
            <w:r w:rsidR="009D4BAF" w:rsidRPr="00184420">
              <w:rPr>
                <w:rFonts w:ascii="宋体" w:hAnsi="宋体" w:hint="eastAsia"/>
                <w:sz w:val="18"/>
                <w:szCs w:val="18"/>
                <w:highlight w:val="yellow"/>
              </w:rPr>
              <w:t>如果需要纯科目</w:t>
            </w:r>
            <w:proofErr w:type="gramStart"/>
            <w:r w:rsidR="009D4BAF" w:rsidRPr="00184420">
              <w:rPr>
                <w:rFonts w:ascii="宋体" w:hAnsi="宋体" w:hint="eastAsia"/>
                <w:sz w:val="18"/>
                <w:szCs w:val="18"/>
                <w:highlight w:val="yellow"/>
              </w:rPr>
              <w:t>转内部户</w:t>
            </w:r>
            <w:proofErr w:type="gramEnd"/>
            <w:r w:rsidR="009D4BAF" w:rsidRPr="00184420">
              <w:rPr>
                <w:rFonts w:ascii="宋体" w:hAnsi="宋体" w:hint="eastAsia"/>
                <w:sz w:val="18"/>
                <w:szCs w:val="18"/>
                <w:highlight w:val="yellow"/>
              </w:rPr>
              <w:t>，</w:t>
            </w:r>
          </w:p>
          <w:p w14:paraId="0A4B40C8" w14:textId="45A50C5F" w:rsidR="00443742" w:rsidRPr="00A66346" w:rsidRDefault="009D4BAF" w:rsidP="009D4BAF">
            <w:pPr>
              <w:rPr>
                <w:rFonts w:ascii="宋体" w:hAnsi="宋体"/>
                <w:sz w:val="18"/>
                <w:szCs w:val="18"/>
              </w:rPr>
            </w:pPr>
            <w:r w:rsidRPr="00184420">
              <w:rPr>
                <w:rFonts w:ascii="宋体" w:hAnsi="宋体" w:hint="eastAsia"/>
                <w:sz w:val="18"/>
                <w:szCs w:val="18"/>
                <w:highlight w:val="yellow"/>
              </w:rPr>
              <w:t>通过科目调整</w:t>
            </w:r>
            <w:r>
              <w:rPr>
                <w:rFonts w:ascii="宋体" w:hAnsi="宋体" w:hint="eastAsia"/>
                <w:sz w:val="18"/>
                <w:szCs w:val="18"/>
                <w:highlight w:val="yellow"/>
              </w:rPr>
              <w:t>实现</w:t>
            </w:r>
            <w:r w:rsidRPr="00184420">
              <w:rPr>
                <w:rFonts w:ascii="宋体" w:hAnsi="宋体" w:hint="eastAsia"/>
                <w:sz w:val="18"/>
                <w:szCs w:val="18"/>
                <w:highlight w:val="yellow"/>
              </w:rPr>
              <w:t>，提交科目调整申请。要</w:t>
            </w:r>
            <w:proofErr w:type="gramStart"/>
            <w:r>
              <w:rPr>
                <w:rFonts w:ascii="宋体" w:hAnsi="宋体" w:hint="eastAsia"/>
                <w:sz w:val="18"/>
                <w:szCs w:val="18"/>
                <w:highlight w:val="yellow"/>
              </w:rPr>
              <w:t>求新旧</w:t>
            </w:r>
            <w:proofErr w:type="gramEnd"/>
            <w:r w:rsidRPr="00184420">
              <w:rPr>
                <w:rFonts w:ascii="宋体" w:hAnsi="宋体" w:hint="eastAsia"/>
                <w:sz w:val="18"/>
                <w:szCs w:val="18"/>
                <w:highlight w:val="yellow"/>
              </w:rPr>
              <w:t>科目号相同但新科目顺序号有输入，</w:t>
            </w:r>
            <w:r>
              <w:rPr>
                <w:rFonts w:ascii="宋体" w:hAnsi="宋体" w:hint="eastAsia"/>
                <w:sz w:val="18"/>
                <w:szCs w:val="18"/>
                <w:highlight w:val="yellow"/>
              </w:rPr>
              <w:t>且</w:t>
            </w:r>
            <w:r w:rsidRPr="00184420">
              <w:rPr>
                <w:rFonts w:ascii="宋体" w:hAnsi="宋体" w:hint="eastAsia"/>
                <w:sz w:val="18"/>
                <w:szCs w:val="18"/>
                <w:highlight w:val="yellow"/>
              </w:rPr>
              <w:t>必须授权。</w:t>
            </w:r>
          </w:p>
        </w:tc>
      </w:tr>
      <w:tr w:rsidR="00A5471B" w:rsidRPr="00CA4F07" w14:paraId="66A13B82" w14:textId="77777777" w:rsidTr="00184420">
        <w:trPr>
          <w:trHeight w:val="20"/>
        </w:trPr>
        <w:tc>
          <w:tcPr>
            <w:tcW w:w="363" w:type="pct"/>
            <w:tcBorders>
              <w:top w:val="single" w:sz="4" w:space="0" w:color="auto"/>
              <w:left w:val="single" w:sz="4" w:space="0" w:color="auto"/>
              <w:bottom w:val="single" w:sz="4" w:space="0" w:color="auto"/>
              <w:right w:val="single" w:sz="4" w:space="0" w:color="auto"/>
            </w:tcBorders>
          </w:tcPr>
          <w:p w14:paraId="34AE8C29" w14:textId="77777777" w:rsidR="00A5471B" w:rsidRPr="00A66346" w:rsidRDefault="00A5471B" w:rsidP="00F21884">
            <w:pPr>
              <w:rPr>
                <w:rFonts w:ascii="宋体" w:hAnsi="宋体"/>
                <w:sz w:val="18"/>
                <w:szCs w:val="18"/>
              </w:rPr>
            </w:pPr>
            <w:r>
              <w:rPr>
                <w:rFonts w:ascii="宋体" w:hAnsi="宋体" w:hint="eastAsia"/>
                <w:sz w:val="18"/>
                <w:szCs w:val="18"/>
              </w:rPr>
              <w:t>10</w:t>
            </w:r>
          </w:p>
        </w:tc>
        <w:tc>
          <w:tcPr>
            <w:tcW w:w="625" w:type="pct"/>
            <w:tcBorders>
              <w:top w:val="single" w:sz="4" w:space="0" w:color="auto"/>
              <w:left w:val="single" w:sz="4" w:space="0" w:color="auto"/>
              <w:bottom w:val="single" w:sz="4" w:space="0" w:color="auto"/>
              <w:right w:val="single" w:sz="4" w:space="0" w:color="auto"/>
            </w:tcBorders>
          </w:tcPr>
          <w:p w14:paraId="2743C7B4" w14:textId="77777777" w:rsidR="00A5471B" w:rsidRPr="00A66346" w:rsidRDefault="00A5471B" w:rsidP="00F21884">
            <w:pPr>
              <w:rPr>
                <w:rFonts w:ascii="宋体" w:hAnsi="宋体"/>
                <w:sz w:val="18"/>
                <w:szCs w:val="18"/>
              </w:rPr>
            </w:pPr>
            <w:r w:rsidRPr="00A66346">
              <w:rPr>
                <w:rFonts w:ascii="宋体" w:hAnsi="宋体" w:hint="eastAsia"/>
                <w:sz w:val="18"/>
                <w:szCs w:val="18"/>
              </w:rPr>
              <w:t>手工记账</w:t>
            </w:r>
            <w:r w:rsidRPr="00A66346">
              <w:rPr>
                <w:rFonts w:ascii="宋体" w:hAnsi="宋体" w:hint="eastAsia"/>
                <w:sz w:val="18"/>
                <w:szCs w:val="18"/>
              </w:rPr>
              <w:lastRenderedPageBreak/>
              <w:t>标识</w:t>
            </w:r>
          </w:p>
        </w:tc>
        <w:tc>
          <w:tcPr>
            <w:tcW w:w="1816" w:type="pct"/>
            <w:tcBorders>
              <w:top w:val="single" w:sz="4" w:space="0" w:color="auto"/>
              <w:left w:val="single" w:sz="4" w:space="0" w:color="auto"/>
              <w:bottom w:val="single" w:sz="4" w:space="0" w:color="auto"/>
              <w:right w:val="single" w:sz="4" w:space="0" w:color="auto"/>
            </w:tcBorders>
          </w:tcPr>
          <w:p w14:paraId="6E5110D1"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Y - 允许手工记账</w:t>
            </w:r>
          </w:p>
          <w:p w14:paraId="36FF0641"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N - 不允许手工记账</w:t>
            </w:r>
          </w:p>
          <w:p w14:paraId="709FCDD7" w14:textId="77777777" w:rsidR="00A5471B" w:rsidRDefault="00A5471B" w:rsidP="00F21884">
            <w:pPr>
              <w:rPr>
                <w:rFonts w:ascii="宋体" w:hAnsi="宋体"/>
                <w:sz w:val="18"/>
                <w:szCs w:val="18"/>
              </w:rPr>
            </w:pPr>
          </w:p>
          <w:p w14:paraId="3DA8B654" w14:textId="19E01C45" w:rsidR="00A5471B" w:rsidRPr="00A66346" w:rsidRDefault="00A5471B" w:rsidP="003650DF">
            <w:pPr>
              <w:rPr>
                <w:rFonts w:ascii="宋体" w:hAnsi="宋体"/>
                <w:sz w:val="18"/>
                <w:szCs w:val="18"/>
              </w:rPr>
            </w:pPr>
            <w:bookmarkStart w:id="66" w:name="OLE_LINK21"/>
            <w:bookmarkStart w:id="67" w:name="OLE_LINK22"/>
            <w:r w:rsidRPr="00A66346">
              <w:rPr>
                <w:rFonts w:ascii="宋体" w:hAnsi="宋体" w:hint="eastAsia"/>
                <w:sz w:val="18"/>
                <w:szCs w:val="18"/>
              </w:rPr>
              <w:t>只有底层科目标识为</w:t>
            </w:r>
            <w:proofErr w:type="gramStart"/>
            <w:r w:rsidRPr="00A66346">
              <w:rPr>
                <w:rFonts w:ascii="宋体" w:hAnsi="宋体"/>
                <w:sz w:val="18"/>
                <w:szCs w:val="18"/>
              </w:rPr>
              <w:t>’</w:t>
            </w:r>
            <w:proofErr w:type="gramEnd"/>
            <w:r w:rsidRPr="00A66346">
              <w:rPr>
                <w:rFonts w:ascii="宋体" w:hAnsi="宋体" w:hint="eastAsia"/>
                <w:sz w:val="18"/>
                <w:szCs w:val="18"/>
              </w:rPr>
              <w:t>Y</w:t>
            </w:r>
            <w:proofErr w:type="gramStart"/>
            <w:r w:rsidRPr="00A66346">
              <w:rPr>
                <w:rFonts w:ascii="宋体" w:hAnsi="宋体"/>
                <w:sz w:val="18"/>
                <w:szCs w:val="18"/>
              </w:rPr>
              <w:t>’</w:t>
            </w:r>
            <w:proofErr w:type="gramEnd"/>
            <w:r w:rsidRPr="00A66346">
              <w:rPr>
                <w:rFonts w:ascii="宋体" w:hAnsi="宋体" w:hint="eastAsia"/>
                <w:sz w:val="18"/>
                <w:szCs w:val="18"/>
              </w:rPr>
              <w:t>的才允许</w:t>
            </w:r>
            <w:r w:rsidR="003138B9" w:rsidRPr="007A0005">
              <w:rPr>
                <w:rFonts w:ascii="宋体" w:hAnsi="宋体" w:hint="eastAsia"/>
                <w:sz w:val="18"/>
                <w:szCs w:val="18"/>
              </w:rPr>
              <w:t>手工记账</w:t>
            </w:r>
            <w:r w:rsidR="00DA75D5" w:rsidRPr="007A0005">
              <w:rPr>
                <w:rFonts w:ascii="宋体" w:hAnsi="宋体" w:hint="eastAsia"/>
                <w:sz w:val="18"/>
                <w:szCs w:val="18"/>
              </w:rPr>
              <w:t>标识</w:t>
            </w:r>
            <w:r w:rsidRPr="00A66346">
              <w:rPr>
                <w:rFonts w:ascii="宋体" w:hAnsi="宋体" w:hint="eastAsia"/>
                <w:sz w:val="18"/>
                <w:szCs w:val="18"/>
              </w:rPr>
              <w:t>为“Y</w:t>
            </w:r>
            <w:r>
              <w:rPr>
                <w:rFonts w:ascii="宋体" w:hAnsi="宋体" w:hint="eastAsia"/>
                <w:sz w:val="18"/>
                <w:szCs w:val="18"/>
              </w:rPr>
              <w:t>”。</w:t>
            </w:r>
            <w:r w:rsidRPr="00A66346">
              <w:rPr>
                <w:rFonts w:ascii="宋体" w:hAnsi="宋体" w:hint="eastAsia"/>
                <w:sz w:val="18"/>
                <w:szCs w:val="18"/>
              </w:rPr>
              <w:t>科目层级为1、2的科目的</w:t>
            </w:r>
            <w:r w:rsidR="005E648E">
              <w:rPr>
                <w:rFonts w:ascii="宋体" w:hAnsi="宋体" w:hint="eastAsia"/>
                <w:sz w:val="18"/>
                <w:szCs w:val="18"/>
                <w:highlight w:val="yellow"/>
              </w:rPr>
              <w:t>手工记账标识</w:t>
            </w:r>
            <w:r w:rsidRPr="00A66346">
              <w:rPr>
                <w:rFonts w:ascii="宋体" w:hAnsi="宋体" w:hint="eastAsia"/>
                <w:sz w:val="18"/>
                <w:szCs w:val="18"/>
              </w:rPr>
              <w:t>只能置为“N</w:t>
            </w:r>
            <w:r>
              <w:rPr>
                <w:rFonts w:ascii="宋体" w:hAnsi="宋体" w:hint="eastAsia"/>
                <w:sz w:val="18"/>
                <w:szCs w:val="18"/>
              </w:rPr>
              <w:t>”</w:t>
            </w:r>
            <w:bookmarkEnd w:id="66"/>
            <w:bookmarkEnd w:id="67"/>
          </w:p>
        </w:tc>
        <w:tc>
          <w:tcPr>
            <w:tcW w:w="2197" w:type="pct"/>
            <w:tcBorders>
              <w:top w:val="single" w:sz="4" w:space="0" w:color="auto"/>
              <w:left w:val="single" w:sz="4" w:space="0" w:color="auto"/>
              <w:bottom w:val="single" w:sz="4" w:space="0" w:color="auto"/>
              <w:right w:val="single" w:sz="4" w:space="0" w:color="auto"/>
            </w:tcBorders>
          </w:tcPr>
          <w:p w14:paraId="0C678CDC" w14:textId="3069880A" w:rsidR="00A5471B" w:rsidRPr="00A66346" w:rsidRDefault="00A5471B" w:rsidP="00F21884">
            <w:pPr>
              <w:rPr>
                <w:rFonts w:ascii="宋体" w:hAnsi="宋体"/>
                <w:sz w:val="18"/>
                <w:szCs w:val="18"/>
              </w:rPr>
            </w:pPr>
            <w:r w:rsidRPr="00A66346">
              <w:rPr>
                <w:rFonts w:ascii="宋体" w:hAnsi="宋体" w:hint="eastAsia"/>
                <w:sz w:val="18"/>
                <w:szCs w:val="18"/>
              </w:rPr>
              <w:lastRenderedPageBreak/>
              <w:t>1）当允许改为不允许时，同步修改</w:t>
            </w:r>
            <w:proofErr w:type="gramStart"/>
            <w:r w:rsidRPr="00A66346">
              <w:rPr>
                <w:rFonts w:ascii="宋体" w:hAnsi="宋体" w:hint="eastAsia"/>
                <w:sz w:val="18"/>
                <w:szCs w:val="18"/>
              </w:rPr>
              <w:t>内部户</w:t>
            </w:r>
            <w:r w:rsidRPr="00A66346">
              <w:rPr>
                <w:rFonts w:ascii="宋体" w:hAnsi="宋体" w:hint="eastAsia"/>
                <w:sz w:val="18"/>
                <w:szCs w:val="18"/>
              </w:rPr>
              <w:lastRenderedPageBreak/>
              <w:t>控制表及内部户</w:t>
            </w:r>
            <w:proofErr w:type="gramEnd"/>
            <w:r w:rsidRPr="00A66346">
              <w:rPr>
                <w:rFonts w:ascii="宋体" w:hAnsi="宋体" w:hint="eastAsia"/>
                <w:sz w:val="18"/>
                <w:szCs w:val="18"/>
              </w:rPr>
              <w:t>的属性；</w:t>
            </w:r>
          </w:p>
          <w:p w14:paraId="7B938D50" w14:textId="50A78E64" w:rsidR="00A5471B" w:rsidRPr="00A66346" w:rsidRDefault="00A5471B" w:rsidP="00653FCB">
            <w:pPr>
              <w:rPr>
                <w:rFonts w:ascii="宋体" w:hAnsi="宋体"/>
                <w:sz w:val="18"/>
                <w:szCs w:val="18"/>
              </w:rPr>
            </w:pPr>
            <w:r w:rsidRPr="00A66346">
              <w:rPr>
                <w:rFonts w:ascii="宋体" w:hAnsi="宋体" w:hint="eastAsia"/>
                <w:sz w:val="18"/>
                <w:szCs w:val="18"/>
              </w:rPr>
              <w:t>2）当不允许改为允许时，不同步</w:t>
            </w:r>
            <w:proofErr w:type="gramStart"/>
            <w:r w:rsidRPr="00A66346">
              <w:rPr>
                <w:rFonts w:ascii="宋体" w:hAnsi="宋体" w:hint="eastAsia"/>
                <w:sz w:val="18"/>
                <w:szCs w:val="18"/>
              </w:rPr>
              <w:t>内部户控制表及内部户</w:t>
            </w:r>
            <w:proofErr w:type="gramEnd"/>
            <w:r w:rsidRPr="00A66346">
              <w:rPr>
                <w:rFonts w:ascii="宋体" w:hAnsi="宋体" w:hint="eastAsia"/>
                <w:sz w:val="18"/>
                <w:szCs w:val="18"/>
              </w:rPr>
              <w:t>的属性。</w:t>
            </w:r>
          </w:p>
        </w:tc>
      </w:tr>
      <w:tr w:rsidR="00A5471B" w:rsidRPr="00CA4F07" w14:paraId="1573E2D4" w14:textId="77777777" w:rsidTr="00184420">
        <w:trPr>
          <w:trHeight w:val="20"/>
        </w:trPr>
        <w:tc>
          <w:tcPr>
            <w:tcW w:w="363" w:type="pct"/>
          </w:tcPr>
          <w:p w14:paraId="5274D765"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11</w:t>
            </w:r>
          </w:p>
        </w:tc>
        <w:tc>
          <w:tcPr>
            <w:tcW w:w="625" w:type="pct"/>
          </w:tcPr>
          <w:p w14:paraId="6778307B" w14:textId="77777777" w:rsidR="00A5471B" w:rsidRPr="00A66346" w:rsidRDefault="00A5471B" w:rsidP="00F21884">
            <w:pPr>
              <w:rPr>
                <w:rFonts w:ascii="宋体" w:hAnsi="宋体"/>
                <w:sz w:val="18"/>
                <w:szCs w:val="18"/>
              </w:rPr>
            </w:pPr>
            <w:r w:rsidRPr="00A66346">
              <w:rPr>
                <w:rFonts w:ascii="宋体" w:hAnsi="宋体" w:hint="eastAsia"/>
                <w:sz w:val="18"/>
                <w:szCs w:val="18"/>
              </w:rPr>
              <w:t>余额方向</w:t>
            </w:r>
          </w:p>
        </w:tc>
        <w:tc>
          <w:tcPr>
            <w:tcW w:w="1816" w:type="pct"/>
          </w:tcPr>
          <w:p w14:paraId="08E8C304" w14:textId="77777777" w:rsidR="00A5471B" w:rsidRPr="00A66346" w:rsidRDefault="00A5471B" w:rsidP="00F21884">
            <w:pPr>
              <w:rPr>
                <w:rFonts w:ascii="宋体" w:hAnsi="宋体"/>
                <w:sz w:val="18"/>
                <w:szCs w:val="18"/>
              </w:rPr>
            </w:pPr>
            <w:r w:rsidRPr="00A66346">
              <w:rPr>
                <w:rFonts w:ascii="宋体" w:hAnsi="宋体" w:hint="eastAsia"/>
                <w:sz w:val="18"/>
                <w:szCs w:val="18"/>
              </w:rPr>
              <w:t>B－借贷轧差反映</w:t>
            </w:r>
          </w:p>
          <w:p w14:paraId="648E2C3E" w14:textId="77777777" w:rsidR="00A5471B" w:rsidRPr="00A66346" w:rsidRDefault="00A5471B" w:rsidP="00F21884">
            <w:pPr>
              <w:rPr>
                <w:rFonts w:ascii="宋体" w:hAnsi="宋体"/>
                <w:sz w:val="18"/>
                <w:szCs w:val="18"/>
              </w:rPr>
            </w:pPr>
            <w:r w:rsidRPr="00A66346">
              <w:rPr>
                <w:rFonts w:ascii="宋体" w:hAnsi="宋体" w:hint="eastAsia"/>
                <w:sz w:val="18"/>
                <w:szCs w:val="18"/>
              </w:rPr>
              <w:t>C－贷方反映</w:t>
            </w:r>
          </w:p>
          <w:p w14:paraId="3D4444C7" w14:textId="77777777" w:rsidR="00A5471B" w:rsidRDefault="00A5471B" w:rsidP="00F21884">
            <w:pPr>
              <w:rPr>
                <w:rFonts w:ascii="宋体" w:hAnsi="宋体"/>
                <w:sz w:val="18"/>
                <w:szCs w:val="18"/>
              </w:rPr>
            </w:pPr>
            <w:r w:rsidRPr="00A66346">
              <w:rPr>
                <w:rFonts w:ascii="宋体" w:hAnsi="宋体" w:hint="eastAsia"/>
                <w:sz w:val="18"/>
                <w:szCs w:val="18"/>
              </w:rPr>
              <w:t>D－借方反映</w:t>
            </w:r>
          </w:p>
          <w:p w14:paraId="7F0F629A" w14:textId="77777777" w:rsidR="00A5471B" w:rsidRDefault="00A5471B" w:rsidP="00F21884">
            <w:pPr>
              <w:rPr>
                <w:rFonts w:ascii="宋体" w:hAnsi="宋体"/>
                <w:sz w:val="18"/>
                <w:szCs w:val="18"/>
              </w:rPr>
            </w:pPr>
          </w:p>
          <w:p w14:paraId="0C46A5C2" w14:textId="77777777" w:rsidR="00A5471B" w:rsidRPr="00A66346" w:rsidRDefault="00A5471B" w:rsidP="00FF0636">
            <w:pPr>
              <w:rPr>
                <w:rFonts w:ascii="宋体" w:hAnsi="宋体"/>
                <w:sz w:val="18"/>
                <w:szCs w:val="18"/>
              </w:rPr>
            </w:pPr>
            <w:r w:rsidRPr="007F0DFD">
              <w:rPr>
                <w:rFonts w:ascii="宋体" w:hAnsi="宋体" w:hint="eastAsia"/>
                <w:sz w:val="18"/>
                <w:szCs w:val="18"/>
              </w:rPr>
              <w:t>继承上级科目属性；上级科目是借贷双方的，下级科目可以是借方或贷方</w:t>
            </w:r>
            <w:r w:rsidR="00FF0636">
              <w:rPr>
                <w:rFonts w:ascii="宋体" w:hAnsi="宋体" w:hint="eastAsia"/>
                <w:sz w:val="18"/>
                <w:szCs w:val="18"/>
              </w:rPr>
              <w:t>或借贷双方</w:t>
            </w:r>
            <w:r w:rsidRPr="007F0DFD">
              <w:rPr>
                <w:rFonts w:ascii="宋体" w:hAnsi="宋体" w:hint="eastAsia"/>
                <w:sz w:val="18"/>
                <w:szCs w:val="18"/>
              </w:rPr>
              <w:t>；上级科目是借方或贷方时，下级科目要与上级科目一致，只能是借方或贷方；</w:t>
            </w:r>
          </w:p>
        </w:tc>
        <w:tc>
          <w:tcPr>
            <w:tcW w:w="2197" w:type="pct"/>
          </w:tcPr>
          <w:p w14:paraId="797D2D49" w14:textId="22521072" w:rsidR="00A5471B" w:rsidRPr="00184420" w:rsidRDefault="00DF1058" w:rsidP="00DF1058">
            <w:pPr>
              <w:pBdr>
                <w:top w:val="single" w:sz="4" w:space="0" w:color="auto"/>
                <w:left w:val="single" w:sz="4" w:space="0" w:color="auto"/>
              </w:pBdr>
              <w:spacing w:before="100" w:beforeAutospacing="1" w:after="100" w:afterAutospacing="1"/>
              <w:rPr>
                <w:rFonts w:ascii="宋体" w:hAnsi="宋体"/>
                <w:sz w:val="18"/>
                <w:szCs w:val="18"/>
              </w:rPr>
            </w:pPr>
            <w:r>
              <w:rPr>
                <w:rFonts w:ascii="宋体" w:hAnsi="宋体" w:hint="eastAsia"/>
                <w:sz w:val="18"/>
                <w:szCs w:val="18"/>
              </w:rPr>
              <w:t>1.</w:t>
            </w:r>
            <w:r w:rsidRPr="00184420">
              <w:rPr>
                <w:rFonts w:ascii="宋体" w:hAnsi="宋体" w:hint="eastAsia"/>
                <w:sz w:val="18"/>
                <w:szCs w:val="18"/>
              </w:rPr>
              <w:t>科目已生效，</w:t>
            </w:r>
            <w:r w:rsidR="00A5471B" w:rsidRPr="00184420">
              <w:rPr>
                <w:rFonts w:ascii="宋体" w:hAnsi="宋体" w:hint="eastAsia"/>
                <w:sz w:val="18"/>
                <w:szCs w:val="18"/>
              </w:rPr>
              <w:t>不允许修改</w:t>
            </w:r>
            <w:r w:rsidRPr="00184420">
              <w:rPr>
                <w:rFonts w:ascii="宋体" w:hAnsi="宋体" w:hint="eastAsia"/>
                <w:sz w:val="18"/>
                <w:szCs w:val="18"/>
              </w:rPr>
              <w:t>；</w:t>
            </w:r>
          </w:p>
          <w:p w14:paraId="4D6BEE82" w14:textId="0F3B282B" w:rsidR="00DF1058" w:rsidRPr="00184420" w:rsidRDefault="00DF1058" w:rsidP="00DF1058">
            <w:pPr>
              <w:rPr>
                <w:rFonts w:ascii="宋体" w:hAnsi="宋体"/>
                <w:sz w:val="18"/>
                <w:szCs w:val="18"/>
              </w:rPr>
            </w:pPr>
            <w:r>
              <w:rPr>
                <w:rFonts w:ascii="宋体" w:hAnsi="宋体" w:hint="eastAsia"/>
                <w:sz w:val="18"/>
                <w:szCs w:val="18"/>
              </w:rPr>
              <w:t>2.</w:t>
            </w:r>
            <w:r w:rsidRPr="00184420">
              <w:rPr>
                <w:rFonts w:ascii="宋体" w:hAnsi="宋体" w:hint="eastAsia"/>
                <w:sz w:val="18"/>
                <w:szCs w:val="18"/>
              </w:rPr>
              <w:t>科目未生效，允许修改：</w:t>
            </w:r>
          </w:p>
          <w:p w14:paraId="40A9CE96" w14:textId="77777777" w:rsidR="00DF1058" w:rsidRPr="003516D2" w:rsidRDefault="00DF1058" w:rsidP="00DF1058">
            <w:pPr>
              <w:pStyle w:val="ad"/>
              <w:numPr>
                <w:ilvl w:val="0"/>
                <w:numId w:val="127"/>
              </w:numPr>
              <w:ind w:firstLineChars="0"/>
              <w:rPr>
                <w:rFonts w:ascii="宋体" w:hAnsi="宋体"/>
                <w:sz w:val="18"/>
                <w:szCs w:val="18"/>
                <w:highlight w:val="yellow"/>
              </w:rPr>
            </w:pPr>
            <w:r w:rsidRPr="00B64E13">
              <w:rPr>
                <w:rFonts w:ascii="宋体" w:hAnsi="宋体" w:hint="eastAsia"/>
                <w:sz w:val="18"/>
                <w:szCs w:val="18"/>
                <w:highlight w:val="yellow"/>
              </w:rPr>
              <w:t>将B改为C,</w:t>
            </w:r>
            <w:r w:rsidRPr="00B64E13">
              <w:rPr>
                <w:rFonts w:ascii="宋体" w:hAnsi="宋体"/>
                <w:sz w:val="18"/>
                <w:szCs w:val="18"/>
                <w:highlight w:val="yellow"/>
              </w:rPr>
              <w:t>如果其下级科目存在</w:t>
            </w:r>
            <w:r w:rsidRPr="00B64E13">
              <w:rPr>
                <w:rFonts w:ascii="宋体" w:hAnsi="宋体" w:hint="eastAsia"/>
                <w:sz w:val="18"/>
                <w:szCs w:val="18"/>
                <w:highlight w:val="yellow"/>
              </w:rPr>
              <w:t>B或D,则报错；</w:t>
            </w:r>
            <w:r>
              <w:rPr>
                <w:rFonts w:ascii="宋体" w:hAnsi="宋体" w:hint="eastAsia"/>
                <w:sz w:val="18"/>
                <w:szCs w:val="18"/>
                <w:highlight w:val="yellow"/>
              </w:rPr>
              <w:t>如果其分户标识为</w:t>
            </w:r>
            <w:r w:rsidRPr="003516D2">
              <w:rPr>
                <w:rFonts w:ascii="宋体" w:hAnsi="宋体" w:hint="eastAsia"/>
                <w:sz w:val="18"/>
                <w:szCs w:val="18"/>
                <w:highlight w:val="yellow"/>
              </w:rPr>
              <w:t>“Y</w:t>
            </w:r>
            <w:r w:rsidRPr="003516D2">
              <w:rPr>
                <w:rFonts w:ascii="宋体" w:hAnsi="宋体"/>
                <w:sz w:val="18"/>
                <w:szCs w:val="18"/>
                <w:highlight w:val="yellow"/>
              </w:rPr>
              <w:t>’, 其名下的内部户控制表余额方向为</w:t>
            </w:r>
            <w:r w:rsidRPr="003516D2">
              <w:rPr>
                <w:rFonts w:ascii="宋体" w:hAnsi="宋体" w:hint="eastAsia"/>
                <w:sz w:val="18"/>
                <w:szCs w:val="18"/>
                <w:highlight w:val="yellow"/>
              </w:rPr>
              <w:t>B或D</w:t>
            </w:r>
            <w:r w:rsidRPr="003516D2">
              <w:rPr>
                <w:rFonts w:ascii="宋体" w:hAnsi="宋体"/>
                <w:sz w:val="18"/>
                <w:szCs w:val="18"/>
                <w:highlight w:val="yellow"/>
              </w:rPr>
              <w:t>,则报错</w:t>
            </w:r>
            <w:r w:rsidRPr="003516D2">
              <w:rPr>
                <w:rFonts w:ascii="宋体" w:hAnsi="宋体" w:hint="eastAsia"/>
                <w:sz w:val="18"/>
                <w:szCs w:val="18"/>
                <w:highlight w:val="yellow"/>
              </w:rPr>
              <w:t>；</w:t>
            </w:r>
          </w:p>
          <w:p w14:paraId="4D6736C5" w14:textId="77777777" w:rsidR="00DF1058" w:rsidRPr="003516D2" w:rsidRDefault="00DF1058" w:rsidP="00DF1058">
            <w:pPr>
              <w:pStyle w:val="ad"/>
              <w:numPr>
                <w:ilvl w:val="0"/>
                <w:numId w:val="127"/>
              </w:numPr>
              <w:ind w:firstLineChars="0"/>
              <w:rPr>
                <w:rFonts w:ascii="宋体" w:hAnsi="宋体"/>
                <w:sz w:val="18"/>
                <w:szCs w:val="18"/>
                <w:highlight w:val="yellow"/>
              </w:rPr>
            </w:pPr>
            <w:r w:rsidRPr="00B64E13">
              <w:rPr>
                <w:rFonts w:ascii="宋体" w:hAnsi="宋体" w:hint="eastAsia"/>
                <w:sz w:val="18"/>
                <w:szCs w:val="18"/>
                <w:highlight w:val="yellow"/>
              </w:rPr>
              <w:t>将B改为</w:t>
            </w:r>
            <w:r>
              <w:rPr>
                <w:rFonts w:ascii="宋体" w:hAnsi="宋体"/>
                <w:sz w:val="18"/>
                <w:szCs w:val="18"/>
                <w:highlight w:val="yellow"/>
              </w:rPr>
              <w:t>D</w:t>
            </w:r>
            <w:r w:rsidRPr="00B64E13">
              <w:rPr>
                <w:rFonts w:ascii="宋体" w:hAnsi="宋体" w:hint="eastAsia"/>
                <w:sz w:val="18"/>
                <w:szCs w:val="18"/>
                <w:highlight w:val="yellow"/>
              </w:rPr>
              <w:t>,</w:t>
            </w:r>
            <w:r>
              <w:rPr>
                <w:rFonts w:ascii="宋体" w:hAnsi="宋体"/>
                <w:sz w:val="18"/>
                <w:szCs w:val="18"/>
                <w:highlight w:val="yellow"/>
              </w:rPr>
              <w:t>如果其下级科目存在</w:t>
            </w:r>
            <w:r w:rsidRPr="00B64E13">
              <w:rPr>
                <w:rFonts w:ascii="宋体" w:hAnsi="宋体" w:hint="eastAsia"/>
                <w:sz w:val="18"/>
                <w:szCs w:val="18"/>
                <w:highlight w:val="yellow"/>
              </w:rPr>
              <w:t>B或</w:t>
            </w:r>
            <w:r>
              <w:rPr>
                <w:rFonts w:ascii="宋体" w:hAnsi="宋体"/>
                <w:sz w:val="18"/>
                <w:szCs w:val="18"/>
                <w:highlight w:val="yellow"/>
              </w:rPr>
              <w:t>C</w:t>
            </w:r>
            <w:r w:rsidRPr="00B64E13">
              <w:rPr>
                <w:rFonts w:ascii="宋体" w:hAnsi="宋体" w:hint="eastAsia"/>
                <w:sz w:val="18"/>
                <w:szCs w:val="18"/>
                <w:highlight w:val="yellow"/>
              </w:rPr>
              <w:t>,则报</w:t>
            </w:r>
            <w:r>
              <w:rPr>
                <w:rFonts w:ascii="宋体" w:hAnsi="宋体" w:hint="eastAsia"/>
                <w:sz w:val="18"/>
                <w:szCs w:val="18"/>
                <w:highlight w:val="yellow"/>
              </w:rPr>
              <w:t>错；如果其分户标识为</w:t>
            </w:r>
            <w:r w:rsidRPr="003516D2">
              <w:rPr>
                <w:rFonts w:ascii="宋体" w:hAnsi="宋体" w:hint="eastAsia"/>
                <w:sz w:val="18"/>
                <w:szCs w:val="18"/>
                <w:highlight w:val="yellow"/>
              </w:rPr>
              <w:t>“Y</w:t>
            </w:r>
            <w:r w:rsidRPr="003516D2">
              <w:rPr>
                <w:rFonts w:ascii="宋体" w:hAnsi="宋体"/>
                <w:sz w:val="18"/>
                <w:szCs w:val="18"/>
                <w:highlight w:val="yellow"/>
              </w:rPr>
              <w:t>’, 其名下的内部户控制表余额方向为</w:t>
            </w:r>
            <w:r w:rsidRPr="003516D2">
              <w:rPr>
                <w:rFonts w:ascii="宋体" w:hAnsi="宋体" w:hint="eastAsia"/>
                <w:sz w:val="18"/>
                <w:szCs w:val="18"/>
                <w:highlight w:val="yellow"/>
              </w:rPr>
              <w:t>B或</w:t>
            </w:r>
            <w:r>
              <w:rPr>
                <w:rFonts w:ascii="宋体" w:hAnsi="宋体"/>
                <w:sz w:val="18"/>
                <w:szCs w:val="18"/>
                <w:highlight w:val="yellow"/>
              </w:rPr>
              <w:t>C</w:t>
            </w:r>
            <w:r w:rsidRPr="003516D2">
              <w:rPr>
                <w:rFonts w:ascii="宋体" w:hAnsi="宋体"/>
                <w:sz w:val="18"/>
                <w:szCs w:val="18"/>
                <w:highlight w:val="yellow"/>
              </w:rPr>
              <w:t>,则报错</w:t>
            </w:r>
            <w:r w:rsidRPr="003516D2">
              <w:rPr>
                <w:rFonts w:ascii="宋体" w:hAnsi="宋体" w:hint="eastAsia"/>
                <w:sz w:val="18"/>
                <w:szCs w:val="18"/>
                <w:highlight w:val="yellow"/>
              </w:rPr>
              <w:t>；</w:t>
            </w:r>
          </w:p>
          <w:p w14:paraId="0BACFB16" w14:textId="77777777" w:rsidR="00DF1058" w:rsidRPr="0062116F" w:rsidRDefault="00DF1058" w:rsidP="00DF1058">
            <w:pPr>
              <w:pStyle w:val="ad"/>
              <w:numPr>
                <w:ilvl w:val="0"/>
                <w:numId w:val="127"/>
              </w:numPr>
              <w:ind w:firstLineChars="0"/>
              <w:rPr>
                <w:rFonts w:ascii="宋体" w:hAnsi="宋体"/>
                <w:sz w:val="18"/>
                <w:szCs w:val="18"/>
              </w:rPr>
            </w:pPr>
            <w:r w:rsidRPr="00B64E13">
              <w:rPr>
                <w:rFonts w:ascii="宋体" w:hAnsi="宋体" w:hint="eastAsia"/>
                <w:sz w:val="18"/>
                <w:szCs w:val="18"/>
                <w:highlight w:val="yellow"/>
              </w:rPr>
              <w:t>将</w:t>
            </w:r>
            <w:r>
              <w:rPr>
                <w:rFonts w:ascii="宋体" w:hAnsi="宋体" w:hint="eastAsia"/>
                <w:sz w:val="18"/>
                <w:szCs w:val="18"/>
                <w:highlight w:val="yellow"/>
              </w:rPr>
              <w:t>C</w:t>
            </w:r>
            <w:r w:rsidRPr="00B64E13">
              <w:rPr>
                <w:rFonts w:ascii="宋体" w:hAnsi="宋体" w:hint="eastAsia"/>
                <w:sz w:val="18"/>
                <w:szCs w:val="18"/>
                <w:highlight w:val="yellow"/>
              </w:rPr>
              <w:t>改为</w:t>
            </w:r>
            <w:r>
              <w:rPr>
                <w:rFonts w:ascii="宋体" w:hAnsi="宋体"/>
                <w:sz w:val="18"/>
                <w:szCs w:val="18"/>
                <w:highlight w:val="yellow"/>
              </w:rPr>
              <w:t>B</w:t>
            </w:r>
            <w:r w:rsidRPr="00B64E13">
              <w:rPr>
                <w:rFonts w:ascii="宋体" w:hAnsi="宋体" w:hint="eastAsia"/>
                <w:sz w:val="18"/>
                <w:szCs w:val="18"/>
                <w:highlight w:val="yellow"/>
              </w:rPr>
              <w:t>,</w:t>
            </w:r>
            <w:r w:rsidRPr="00B64E13">
              <w:rPr>
                <w:rFonts w:ascii="宋体" w:hAnsi="宋体"/>
                <w:sz w:val="18"/>
                <w:szCs w:val="18"/>
                <w:highlight w:val="yellow"/>
              </w:rPr>
              <w:t>如果其</w:t>
            </w:r>
            <w:r>
              <w:rPr>
                <w:rFonts w:ascii="宋体" w:hAnsi="宋体" w:hint="eastAsia"/>
                <w:sz w:val="18"/>
                <w:szCs w:val="18"/>
                <w:highlight w:val="yellow"/>
              </w:rPr>
              <w:t>上级科目为C</w:t>
            </w:r>
            <w:r w:rsidRPr="00B64E13">
              <w:rPr>
                <w:rFonts w:ascii="宋体" w:hAnsi="宋体" w:hint="eastAsia"/>
                <w:sz w:val="18"/>
                <w:szCs w:val="18"/>
                <w:highlight w:val="yellow"/>
              </w:rPr>
              <w:t>,则报错；</w:t>
            </w:r>
            <w:r>
              <w:rPr>
                <w:rFonts w:ascii="宋体" w:hAnsi="宋体" w:hint="eastAsia"/>
                <w:sz w:val="18"/>
                <w:szCs w:val="18"/>
                <w:highlight w:val="yellow"/>
              </w:rPr>
              <w:t>如果其余额红字标识为“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则改为</w:t>
            </w:r>
            <w:proofErr w:type="gramStart"/>
            <w:r>
              <w:rPr>
                <w:rFonts w:ascii="宋体" w:hAnsi="宋体" w:hint="eastAsia"/>
                <w:sz w:val="18"/>
                <w:szCs w:val="18"/>
                <w:highlight w:val="yellow"/>
              </w:rPr>
              <w:t>”</w:t>
            </w:r>
            <w:proofErr w:type="gramEnd"/>
            <w:r>
              <w:rPr>
                <w:rFonts w:ascii="宋体" w:hAnsi="宋体"/>
                <w:sz w:val="18"/>
                <w:szCs w:val="18"/>
              </w:rPr>
              <w:t>N</w:t>
            </w:r>
            <w:proofErr w:type="gramStart"/>
            <w:r>
              <w:rPr>
                <w:rFonts w:ascii="宋体" w:hAnsi="宋体"/>
                <w:sz w:val="18"/>
                <w:szCs w:val="18"/>
              </w:rPr>
              <w:t>”</w:t>
            </w:r>
            <w:proofErr w:type="gramEnd"/>
            <w:r>
              <w:rPr>
                <w:rFonts w:ascii="宋体" w:hAnsi="宋体"/>
                <w:sz w:val="18"/>
                <w:szCs w:val="18"/>
              </w:rPr>
              <w:t>.</w:t>
            </w:r>
            <w:r>
              <w:rPr>
                <w:rFonts w:ascii="宋体" w:hAnsi="宋体" w:hint="eastAsia"/>
                <w:sz w:val="18"/>
                <w:szCs w:val="18"/>
                <w:highlight w:val="yellow"/>
              </w:rPr>
              <w:t xml:space="preserve"> 如果其分户标识为“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其名下的内部户控制表余额红字表示为</w:t>
            </w:r>
            <w:r>
              <w:rPr>
                <w:rFonts w:ascii="宋体" w:hAnsi="宋体"/>
                <w:sz w:val="18"/>
                <w:szCs w:val="18"/>
              </w:rPr>
              <w:t>Y,</w:t>
            </w:r>
            <w:r>
              <w:rPr>
                <w:rFonts w:ascii="宋体" w:hAnsi="宋体"/>
                <w:sz w:val="18"/>
                <w:szCs w:val="18"/>
                <w:highlight w:val="yellow"/>
              </w:rPr>
              <w:t xml:space="preserve"> 则改为</w:t>
            </w:r>
            <w:r>
              <w:rPr>
                <w:rFonts w:ascii="宋体" w:hAnsi="宋体" w:hint="eastAsia"/>
                <w:sz w:val="18"/>
                <w:szCs w:val="18"/>
                <w:highlight w:val="yellow"/>
              </w:rPr>
              <w:t>”</w:t>
            </w:r>
            <w:r>
              <w:rPr>
                <w:rFonts w:ascii="宋体" w:hAnsi="宋体"/>
                <w:sz w:val="18"/>
                <w:szCs w:val="18"/>
              </w:rPr>
              <w:t>N</w:t>
            </w:r>
            <w:proofErr w:type="gramStart"/>
            <w:r>
              <w:rPr>
                <w:rFonts w:ascii="宋体" w:hAnsi="宋体"/>
                <w:sz w:val="18"/>
                <w:szCs w:val="18"/>
              </w:rPr>
              <w:t>”</w:t>
            </w:r>
            <w:proofErr w:type="gramEnd"/>
            <w:r>
              <w:rPr>
                <w:rFonts w:ascii="宋体" w:hAnsi="宋体" w:hint="eastAsia"/>
                <w:sz w:val="18"/>
                <w:szCs w:val="18"/>
                <w:highlight w:val="yellow"/>
              </w:rPr>
              <w:t>。</w:t>
            </w:r>
          </w:p>
          <w:p w14:paraId="06293477" w14:textId="77777777" w:rsidR="00DF1058" w:rsidRPr="00B64E13" w:rsidRDefault="00DF1058" w:rsidP="00DF1058">
            <w:pPr>
              <w:pStyle w:val="ad"/>
              <w:numPr>
                <w:ilvl w:val="0"/>
                <w:numId w:val="127"/>
              </w:numPr>
              <w:ind w:firstLineChars="0"/>
              <w:rPr>
                <w:rFonts w:ascii="宋体" w:hAnsi="宋体"/>
                <w:sz w:val="18"/>
                <w:szCs w:val="18"/>
              </w:rPr>
            </w:pPr>
            <w:r w:rsidRPr="00B64E13">
              <w:rPr>
                <w:rFonts w:ascii="宋体" w:hAnsi="宋体" w:hint="eastAsia"/>
                <w:sz w:val="18"/>
                <w:szCs w:val="18"/>
                <w:highlight w:val="yellow"/>
              </w:rPr>
              <w:t>将</w:t>
            </w:r>
            <w:r>
              <w:rPr>
                <w:rFonts w:ascii="宋体" w:hAnsi="宋体" w:hint="eastAsia"/>
                <w:sz w:val="18"/>
                <w:szCs w:val="18"/>
                <w:highlight w:val="yellow"/>
              </w:rPr>
              <w:t>C</w:t>
            </w:r>
            <w:r w:rsidRPr="00B64E13">
              <w:rPr>
                <w:rFonts w:ascii="宋体" w:hAnsi="宋体" w:hint="eastAsia"/>
                <w:sz w:val="18"/>
                <w:szCs w:val="18"/>
                <w:highlight w:val="yellow"/>
              </w:rPr>
              <w:t>改为</w:t>
            </w:r>
            <w:r>
              <w:rPr>
                <w:rFonts w:ascii="宋体" w:hAnsi="宋体" w:hint="eastAsia"/>
                <w:sz w:val="18"/>
                <w:szCs w:val="18"/>
                <w:highlight w:val="yellow"/>
              </w:rPr>
              <w:t>D</w:t>
            </w:r>
            <w:r w:rsidRPr="00B64E13">
              <w:rPr>
                <w:rFonts w:ascii="宋体" w:hAnsi="宋体" w:hint="eastAsia"/>
                <w:sz w:val="18"/>
                <w:szCs w:val="18"/>
                <w:highlight w:val="yellow"/>
              </w:rPr>
              <w:t>,</w:t>
            </w:r>
            <w:r w:rsidRPr="00B64E13">
              <w:rPr>
                <w:rFonts w:ascii="宋体" w:hAnsi="宋体"/>
                <w:sz w:val="18"/>
                <w:szCs w:val="18"/>
                <w:highlight w:val="yellow"/>
              </w:rPr>
              <w:t>如果其</w:t>
            </w:r>
            <w:r>
              <w:rPr>
                <w:rFonts w:ascii="宋体" w:hAnsi="宋体" w:hint="eastAsia"/>
                <w:sz w:val="18"/>
                <w:szCs w:val="18"/>
                <w:highlight w:val="yellow"/>
              </w:rPr>
              <w:t>上级科目为C</w:t>
            </w:r>
            <w:r w:rsidRPr="00B64E13">
              <w:rPr>
                <w:rFonts w:ascii="宋体" w:hAnsi="宋体" w:hint="eastAsia"/>
                <w:sz w:val="18"/>
                <w:szCs w:val="18"/>
                <w:highlight w:val="yellow"/>
              </w:rPr>
              <w:t>,则报错；</w:t>
            </w:r>
            <w:r>
              <w:rPr>
                <w:rFonts w:ascii="宋体" w:hAnsi="宋体" w:hint="eastAsia"/>
                <w:sz w:val="18"/>
                <w:szCs w:val="18"/>
                <w:highlight w:val="yellow"/>
              </w:rPr>
              <w:t>如果其下级科目为</w:t>
            </w:r>
            <w:r>
              <w:rPr>
                <w:rFonts w:ascii="宋体" w:hAnsi="宋体" w:hint="eastAsia"/>
                <w:sz w:val="18"/>
                <w:szCs w:val="18"/>
              </w:rPr>
              <w:t>C,</w:t>
            </w:r>
            <w:r>
              <w:rPr>
                <w:rFonts w:ascii="宋体" w:hAnsi="宋体" w:hint="eastAsia"/>
                <w:sz w:val="18"/>
                <w:szCs w:val="18"/>
                <w:highlight w:val="yellow"/>
              </w:rPr>
              <w:t>则报错。如果其分户标识为“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其名下的内部户控制表余额方向为</w:t>
            </w:r>
            <w:r>
              <w:rPr>
                <w:rFonts w:ascii="宋体" w:hAnsi="宋体" w:hint="eastAsia"/>
                <w:sz w:val="18"/>
                <w:szCs w:val="18"/>
              </w:rPr>
              <w:t>C,</w:t>
            </w:r>
            <w:r>
              <w:rPr>
                <w:rFonts w:ascii="宋体" w:hAnsi="宋体" w:hint="eastAsia"/>
                <w:sz w:val="18"/>
                <w:szCs w:val="18"/>
                <w:highlight w:val="yellow"/>
              </w:rPr>
              <w:t>则报错。</w:t>
            </w:r>
          </w:p>
          <w:p w14:paraId="75CE78EB" w14:textId="77777777" w:rsidR="00DF1058" w:rsidRPr="0062116F" w:rsidRDefault="00DF1058" w:rsidP="00DF1058">
            <w:pPr>
              <w:pStyle w:val="ad"/>
              <w:numPr>
                <w:ilvl w:val="0"/>
                <w:numId w:val="127"/>
              </w:numPr>
              <w:ind w:firstLineChars="0"/>
              <w:rPr>
                <w:rFonts w:ascii="宋体" w:hAnsi="宋体"/>
                <w:sz w:val="18"/>
                <w:szCs w:val="18"/>
              </w:rPr>
            </w:pPr>
            <w:r w:rsidRPr="00B64E13">
              <w:rPr>
                <w:rFonts w:ascii="宋体" w:hAnsi="宋体" w:hint="eastAsia"/>
                <w:sz w:val="18"/>
                <w:szCs w:val="18"/>
                <w:highlight w:val="yellow"/>
              </w:rPr>
              <w:t>将</w:t>
            </w:r>
            <w:r>
              <w:rPr>
                <w:rFonts w:ascii="宋体" w:hAnsi="宋体"/>
                <w:sz w:val="18"/>
                <w:szCs w:val="18"/>
                <w:highlight w:val="yellow"/>
              </w:rPr>
              <w:t>D</w:t>
            </w:r>
            <w:r w:rsidRPr="00B64E13">
              <w:rPr>
                <w:rFonts w:ascii="宋体" w:hAnsi="宋体" w:hint="eastAsia"/>
                <w:sz w:val="18"/>
                <w:szCs w:val="18"/>
                <w:highlight w:val="yellow"/>
              </w:rPr>
              <w:t>改为</w:t>
            </w:r>
            <w:r>
              <w:rPr>
                <w:rFonts w:ascii="宋体" w:hAnsi="宋体"/>
                <w:sz w:val="18"/>
                <w:szCs w:val="18"/>
                <w:highlight w:val="yellow"/>
              </w:rPr>
              <w:t>B</w:t>
            </w:r>
            <w:r w:rsidRPr="00B64E13">
              <w:rPr>
                <w:rFonts w:ascii="宋体" w:hAnsi="宋体" w:hint="eastAsia"/>
                <w:sz w:val="18"/>
                <w:szCs w:val="18"/>
                <w:highlight w:val="yellow"/>
              </w:rPr>
              <w:t>,</w:t>
            </w:r>
            <w:r w:rsidRPr="00B64E13">
              <w:rPr>
                <w:rFonts w:ascii="宋体" w:hAnsi="宋体"/>
                <w:sz w:val="18"/>
                <w:szCs w:val="18"/>
                <w:highlight w:val="yellow"/>
              </w:rPr>
              <w:t>如果其</w:t>
            </w:r>
            <w:r>
              <w:rPr>
                <w:rFonts w:ascii="宋体" w:hAnsi="宋体" w:hint="eastAsia"/>
                <w:sz w:val="18"/>
                <w:szCs w:val="18"/>
                <w:highlight w:val="yellow"/>
              </w:rPr>
              <w:t>上级科目为</w:t>
            </w:r>
            <w:r>
              <w:rPr>
                <w:rFonts w:ascii="宋体" w:hAnsi="宋体"/>
                <w:sz w:val="18"/>
                <w:szCs w:val="18"/>
                <w:highlight w:val="yellow"/>
              </w:rPr>
              <w:t>D</w:t>
            </w:r>
            <w:r w:rsidRPr="00B64E13">
              <w:rPr>
                <w:rFonts w:ascii="宋体" w:hAnsi="宋体" w:hint="eastAsia"/>
                <w:sz w:val="18"/>
                <w:szCs w:val="18"/>
                <w:highlight w:val="yellow"/>
              </w:rPr>
              <w:t>,则报错；</w:t>
            </w:r>
            <w:r>
              <w:rPr>
                <w:rFonts w:ascii="宋体" w:hAnsi="宋体" w:hint="eastAsia"/>
                <w:sz w:val="18"/>
                <w:szCs w:val="18"/>
                <w:highlight w:val="yellow"/>
              </w:rPr>
              <w:t>如果其余额红字标识为“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则改为</w:t>
            </w:r>
            <w:proofErr w:type="gramStart"/>
            <w:r>
              <w:rPr>
                <w:rFonts w:ascii="宋体" w:hAnsi="宋体" w:hint="eastAsia"/>
                <w:sz w:val="18"/>
                <w:szCs w:val="18"/>
                <w:highlight w:val="yellow"/>
              </w:rPr>
              <w:t>”</w:t>
            </w:r>
            <w:proofErr w:type="gramEnd"/>
            <w:r>
              <w:rPr>
                <w:rFonts w:ascii="宋体" w:hAnsi="宋体"/>
                <w:sz w:val="18"/>
                <w:szCs w:val="18"/>
              </w:rPr>
              <w:t>N</w:t>
            </w:r>
            <w:proofErr w:type="gramStart"/>
            <w:r>
              <w:rPr>
                <w:rFonts w:ascii="宋体" w:hAnsi="宋体"/>
                <w:sz w:val="18"/>
                <w:szCs w:val="18"/>
              </w:rPr>
              <w:t>”</w:t>
            </w:r>
            <w:proofErr w:type="gramEnd"/>
            <w:r>
              <w:rPr>
                <w:rFonts w:ascii="宋体" w:hAnsi="宋体"/>
                <w:sz w:val="18"/>
                <w:szCs w:val="18"/>
              </w:rPr>
              <w:t>.</w:t>
            </w:r>
            <w:r>
              <w:rPr>
                <w:rFonts w:ascii="宋体" w:hAnsi="宋体" w:hint="eastAsia"/>
                <w:sz w:val="18"/>
                <w:szCs w:val="18"/>
                <w:highlight w:val="yellow"/>
              </w:rPr>
              <w:t xml:space="preserve"> 如果其分户标识为“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其名下的内部户控制表余额红字表示为</w:t>
            </w:r>
            <w:r>
              <w:rPr>
                <w:rFonts w:ascii="宋体" w:hAnsi="宋体"/>
                <w:sz w:val="18"/>
                <w:szCs w:val="18"/>
              </w:rPr>
              <w:t>Y,</w:t>
            </w:r>
            <w:r>
              <w:rPr>
                <w:rFonts w:ascii="宋体" w:hAnsi="宋体"/>
                <w:sz w:val="18"/>
                <w:szCs w:val="18"/>
                <w:highlight w:val="yellow"/>
              </w:rPr>
              <w:t xml:space="preserve"> 则改为</w:t>
            </w:r>
            <w:r>
              <w:rPr>
                <w:rFonts w:ascii="宋体" w:hAnsi="宋体" w:hint="eastAsia"/>
                <w:sz w:val="18"/>
                <w:szCs w:val="18"/>
                <w:highlight w:val="yellow"/>
              </w:rPr>
              <w:t>”</w:t>
            </w:r>
            <w:r>
              <w:rPr>
                <w:rFonts w:ascii="宋体" w:hAnsi="宋体"/>
                <w:sz w:val="18"/>
                <w:szCs w:val="18"/>
              </w:rPr>
              <w:t>N</w:t>
            </w:r>
            <w:proofErr w:type="gramStart"/>
            <w:r>
              <w:rPr>
                <w:rFonts w:ascii="宋体" w:hAnsi="宋体"/>
                <w:sz w:val="18"/>
                <w:szCs w:val="18"/>
              </w:rPr>
              <w:t>”</w:t>
            </w:r>
            <w:proofErr w:type="gramEnd"/>
            <w:r>
              <w:rPr>
                <w:rFonts w:ascii="宋体" w:hAnsi="宋体" w:hint="eastAsia"/>
                <w:sz w:val="18"/>
                <w:szCs w:val="18"/>
                <w:highlight w:val="yellow"/>
              </w:rPr>
              <w:t>。</w:t>
            </w:r>
          </w:p>
          <w:p w14:paraId="0D51C80A" w14:textId="0D01B859" w:rsidR="00DF1058" w:rsidRPr="00184420" w:rsidRDefault="00DF1058" w:rsidP="00184420">
            <w:pPr>
              <w:pStyle w:val="ad"/>
              <w:numPr>
                <w:ilvl w:val="0"/>
                <w:numId w:val="127"/>
              </w:numPr>
              <w:ind w:firstLineChars="0"/>
              <w:rPr>
                <w:rFonts w:ascii="宋体" w:hAnsi="宋体"/>
                <w:sz w:val="18"/>
                <w:szCs w:val="18"/>
              </w:rPr>
            </w:pPr>
            <w:r w:rsidRPr="00B64E13">
              <w:rPr>
                <w:rFonts w:ascii="宋体" w:hAnsi="宋体" w:hint="eastAsia"/>
                <w:sz w:val="18"/>
                <w:szCs w:val="18"/>
                <w:highlight w:val="yellow"/>
              </w:rPr>
              <w:t>将</w:t>
            </w:r>
            <w:r>
              <w:rPr>
                <w:rFonts w:ascii="宋体" w:hAnsi="宋体"/>
                <w:sz w:val="18"/>
                <w:szCs w:val="18"/>
                <w:highlight w:val="yellow"/>
              </w:rPr>
              <w:t>D</w:t>
            </w:r>
            <w:r w:rsidRPr="00B64E13">
              <w:rPr>
                <w:rFonts w:ascii="宋体" w:hAnsi="宋体" w:hint="eastAsia"/>
                <w:sz w:val="18"/>
                <w:szCs w:val="18"/>
                <w:highlight w:val="yellow"/>
              </w:rPr>
              <w:t>改为</w:t>
            </w:r>
            <w:r>
              <w:rPr>
                <w:rFonts w:ascii="宋体" w:hAnsi="宋体"/>
                <w:sz w:val="18"/>
                <w:szCs w:val="18"/>
                <w:highlight w:val="yellow"/>
              </w:rPr>
              <w:t>C</w:t>
            </w:r>
            <w:r w:rsidRPr="00B64E13">
              <w:rPr>
                <w:rFonts w:ascii="宋体" w:hAnsi="宋体" w:hint="eastAsia"/>
                <w:sz w:val="18"/>
                <w:szCs w:val="18"/>
                <w:highlight w:val="yellow"/>
              </w:rPr>
              <w:t>,</w:t>
            </w:r>
            <w:r w:rsidRPr="00B64E13">
              <w:rPr>
                <w:rFonts w:ascii="宋体" w:hAnsi="宋体"/>
                <w:sz w:val="18"/>
                <w:szCs w:val="18"/>
                <w:highlight w:val="yellow"/>
              </w:rPr>
              <w:t>如果其</w:t>
            </w:r>
            <w:r>
              <w:rPr>
                <w:rFonts w:ascii="宋体" w:hAnsi="宋体" w:hint="eastAsia"/>
                <w:sz w:val="18"/>
                <w:szCs w:val="18"/>
                <w:highlight w:val="yellow"/>
              </w:rPr>
              <w:t>上级科目为</w:t>
            </w:r>
            <w:r>
              <w:rPr>
                <w:rFonts w:ascii="宋体" w:hAnsi="宋体"/>
                <w:sz w:val="18"/>
                <w:szCs w:val="18"/>
                <w:highlight w:val="yellow"/>
              </w:rPr>
              <w:t>D</w:t>
            </w:r>
            <w:r w:rsidRPr="00B64E13">
              <w:rPr>
                <w:rFonts w:ascii="宋体" w:hAnsi="宋体" w:hint="eastAsia"/>
                <w:sz w:val="18"/>
                <w:szCs w:val="18"/>
                <w:highlight w:val="yellow"/>
              </w:rPr>
              <w:t>,则报错；</w:t>
            </w:r>
            <w:r>
              <w:rPr>
                <w:rFonts w:ascii="宋体" w:hAnsi="宋体" w:hint="eastAsia"/>
                <w:sz w:val="18"/>
                <w:szCs w:val="18"/>
                <w:highlight w:val="yellow"/>
              </w:rPr>
              <w:t>如果其下级科目为</w:t>
            </w:r>
            <w:r>
              <w:rPr>
                <w:rFonts w:ascii="宋体" w:hAnsi="宋体"/>
                <w:sz w:val="18"/>
                <w:szCs w:val="18"/>
              </w:rPr>
              <w:t>D</w:t>
            </w:r>
            <w:r>
              <w:rPr>
                <w:rFonts w:ascii="宋体" w:hAnsi="宋体" w:hint="eastAsia"/>
                <w:sz w:val="18"/>
                <w:szCs w:val="18"/>
              </w:rPr>
              <w:t>,</w:t>
            </w:r>
            <w:r>
              <w:rPr>
                <w:rFonts w:ascii="宋体" w:hAnsi="宋体" w:hint="eastAsia"/>
                <w:sz w:val="18"/>
                <w:szCs w:val="18"/>
                <w:highlight w:val="yellow"/>
              </w:rPr>
              <w:t>则报错。如果其分户标识为“</w:t>
            </w:r>
            <w:r>
              <w:rPr>
                <w:rFonts w:ascii="宋体" w:hAnsi="宋体" w:hint="eastAsia"/>
                <w:sz w:val="18"/>
                <w:szCs w:val="18"/>
              </w:rPr>
              <w:t>Y</w:t>
            </w:r>
            <w:r>
              <w:rPr>
                <w:rFonts w:ascii="宋体" w:hAnsi="宋体"/>
                <w:sz w:val="18"/>
                <w:szCs w:val="18"/>
              </w:rPr>
              <w:t>’,</w:t>
            </w:r>
            <w:r>
              <w:rPr>
                <w:rFonts w:ascii="宋体" w:hAnsi="宋体"/>
                <w:sz w:val="18"/>
                <w:szCs w:val="18"/>
                <w:highlight w:val="yellow"/>
              </w:rPr>
              <w:t>其名下的内部户控制表余额方向为</w:t>
            </w:r>
            <w:r>
              <w:rPr>
                <w:rFonts w:ascii="宋体" w:hAnsi="宋体"/>
                <w:sz w:val="18"/>
                <w:szCs w:val="18"/>
              </w:rPr>
              <w:t>D</w:t>
            </w:r>
            <w:r>
              <w:rPr>
                <w:rFonts w:ascii="宋体" w:hAnsi="宋体" w:hint="eastAsia"/>
                <w:sz w:val="18"/>
                <w:szCs w:val="18"/>
              </w:rPr>
              <w:t>,</w:t>
            </w:r>
            <w:r>
              <w:rPr>
                <w:rFonts w:ascii="宋体" w:hAnsi="宋体" w:hint="eastAsia"/>
                <w:sz w:val="18"/>
                <w:szCs w:val="18"/>
                <w:highlight w:val="yellow"/>
              </w:rPr>
              <w:t>则报错。</w:t>
            </w:r>
          </w:p>
        </w:tc>
      </w:tr>
      <w:tr w:rsidR="00A5471B" w:rsidRPr="005F4C6D" w14:paraId="6F219263" w14:textId="77777777" w:rsidTr="00184420">
        <w:trPr>
          <w:trHeight w:val="20"/>
        </w:trPr>
        <w:tc>
          <w:tcPr>
            <w:tcW w:w="363" w:type="pct"/>
          </w:tcPr>
          <w:p w14:paraId="19D1A587" w14:textId="77777777" w:rsidR="00A5471B" w:rsidRPr="00A66346" w:rsidRDefault="00A5471B" w:rsidP="00F21884">
            <w:pPr>
              <w:rPr>
                <w:rFonts w:ascii="宋体" w:hAnsi="宋体"/>
                <w:sz w:val="18"/>
                <w:szCs w:val="18"/>
              </w:rPr>
            </w:pPr>
            <w:r w:rsidRPr="00A66346">
              <w:rPr>
                <w:rFonts w:ascii="宋体" w:hAnsi="宋体" w:hint="eastAsia"/>
                <w:sz w:val="18"/>
                <w:szCs w:val="18"/>
              </w:rPr>
              <w:t>12</w:t>
            </w:r>
          </w:p>
        </w:tc>
        <w:tc>
          <w:tcPr>
            <w:tcW w:w="625" w:type="pct"/>
          </w:tcPr>
          <w:p w14:paraId="1AC7DC99" w14:textId="77777777" w:rsidR="00A5471B" w:rsidRPr="00A66346" w:rsidRDefault="00A5471B" w:rsidP="00F21884">
            <w:pPr>
              <w:rPr>
                <w:rFonts w:ascii="宋体" w:hAnsi="宋体"/>
                <w:sz w:val="18"/>
                <w:szCs w:val="18"/>
              </w:rPr>
            </w:pPr>
            <w:r w:rsidRPr="00A66346">
              <w:rPr>
                <w:rFonts w:ascii="宋体" w:hAnsi="宋体" w:hint="eastAsia"/>
                <w:sz w:val="18"/>
                <w:szCs w:val="18"/>
              </w:rPr>
              <w:t>余额是否红字</w:t>
            </w:r>
          </w:p>
        </w:tc>
        <w:tc>
          <w:tcPr>
            <w:tcW w:w="1816" w:type="pct"/>
          </w:tcPr>
          <w:p w14:paraId="0066A809" w14:textId="77777777" w:rsidR="00A5471B" w:rsidRPr="00A66346" w:rsidRDefault="00A5471B" w:rsidP="00F21884">
            <w:pPr>
              <w:rPr>
                <w:rFonts w:ascii="宋体" w:hAnsi="宋体"/>
                <w:sz w:val="18"/>
                <w:szCs w:val="18"/>
              </w:rPr>
            </w:pPr>
            <w:r w:rsidRPr="00A66346">
              <w:rPr>
                <w:rFonts w:ascii="宋体" w:hAnsi="宋体" w:hint="eastAsia"/>
                <w:sz w:val="18"/>
                <w:szCs w:val="18"/>
              </w:rPr>
              <w:t>Y－允许；N－不允许</w:t>
            </w:r>
          </w:p>
          <w:p w14:paraId="7D491B8F" w14:textId="77777777" w:rsidR="00A5471B" w:rsidRPr="00A66346" w:rsidRDefault="00A5471B" w:rsidP="00F21884">
            <w:pPr>
              <w:rPr>
                <w:rFonts w:ascii="宋体" w:hAnsi="宋体"/>
                <w:sz w:val="18"/>
                <w:szCs w:val="18"/>
              </w:rPr>
            </w:pPr>
            <w:r w:rsidRPr="00A66346">
              <w:rPr>
                <w:rFonts w:ascii="宋体" w:hAnsi="宋体" w:hint="eastAsia"/>
                <w:sz w:val="18"/>
                <w:szCs w:val="18"/>
              </w:rPr>
              <w:t>默认值为N</w:t>
            </w:r>
            <w:r w:rsidRPr="00A66346">
              <w:rPr>
                <w:rFonts w:ascii="宋体" w:hAnsi="宋体"/>
                <w:sz w:val="18"/>
                <w:szCs w:val="18"/>
              </w:rPr>
              <w:t>-</w:t>
            </w:r>
            <w:r w:rsidRPr="00A66346">
              <w:rPr>
                <w:rFonts w:ascii="宋体" w:hAnsi="宋体" w:hint="eastAsia"/>
                <w:sz w:val="18"/>
                <w:szCs w:val="18"/>
              </w:rPr>
              <w:t>不允许。</w:t>
            </w:r>
          </w:p>
          <w:p w14:paraId="78B3494A" w14:textId="77777777" w:rsidR="00A5471B" w:rsidRPr="00A66346" w:rsidRDefault="00A5471B" w:rsidP="00F21884">
            <w:pPr>
              <w:rPr>
                <w:rFonts w:ascii="宋体" w:hAnsi="宋体"/>
                <w:sz w:val="18"/>
                <w:szCs w:val="18"/>
              </w:rPr>
            </w:pPr>
          </w:p>
          <w:p w14:paraId="110F8C5A" w14:textId="77777777" w:rsidR="00A5471B" w:rsidRDefault="00A5471B" w:rsidP="00F21884">
            <w:pPr>
              <w:rPr>
                <w:rFonts w:ascii="宋体" w:hAnsi="宋体"/>
                <w:sz w:val="18"/>
                <w:szCs w:val="18"/>
              </w:rPr>
            </w:pPr>
            <w:r w:rsidRPr="00A66346">
              <w:rPr>
                <w:rFonts w:ascii="宋体" w:hAnsi="宋体" w:hint="eastAsia"/>
                <w:sz w:val="18"/>
                <w:szCs w:val="18"/>
              </w:rPr>
              <w:t>仅当科目的余额方向为C（贷方反映）或D（借方反映）的科目才允许设置</w:t>
            </w:r>
            <w:r>
              <w:rPr>
                <w:rFonts w:ascii="宋体" w:hAnsi="宋体" w:hint="eastAsia"/>
                <w:sz w:val="18"/>
                <w:szCs w:val="18"/>
              </w:rPr>
              <w:t>。</w:t>
            </w:r>
          </w:p>
          <w:p w14:paraId="1C8824E6" w14:textId="77777777" w:rsidR="00A5471B" w:rsidRPr="00737AA7" w:rsidRDefault="00A5471B" w:rsidP="00F21884">
            <w:pPr>
              <w:rPr>
                <w:rFonts w:ascii="宋体" w:hAnsi="宋体"/>
                <w:sz w:val="18"/>
                <w:szCs w:val="18"/>
              </w:rPr>
            </w:pPr>
          </w:p>
          <w:p w14:paraId="2DFC5AFB" w14:textId="5B94AF1D" w:rsidR="00A5471B" w:rsidRPr="00A66346" w:rsidRDefault="004B37E0" w:rsidP="00F21884">
            <w:pPr>
              <w:rPr>
                <w:rFonts w:ascii="宋体" w:hAnsi="宋体"/>
                <w:sz w:val="18"/>
                <w:szCs w:val="18"/>
              </w:rPr>
            </w:pPr>
            <w:r w:rsidRPr="00DB40AA">
              <w:rPr>
                <w:rFonts w:ascii="宋体" w:hAnsi="宋体" w:hint="eastAsia"/>
                <w:sz w:val="18"/>
                <w:szCs w:val="18"/>
              </w:rPr>
              <w:t>1级科目和2级科目的红字标识要一致 ，如果1级2级科目的红字标识为N ，3级也要为N ,如果1级2级科目的红字标识为Y ,3级可以是N也可以是Y</w:t>
            </w:r>
          </w:p>
        </w:tc>
        <w:tc>
          <w:tcPr>
            <w:tcW w:w="2197" w:type="pct"/>
          </w:tcPr>
          <w:p w14:paraId="453B1757" w14:textId="269ECF57" w:rsidR="00A5471B" w:rsidRDefault="00A5471B" w:rsidP="00FA7F5D">
            <w:pPr>
              <w:pStyle w:val="ad"/>
              <w:numPr>
                <w:ilvl w:val="0"/>
                <w:numId w:val="63"/>
              </w:numPr>
              <w:ind w:firstLineChars="0"/>
              <w:rPr>
                <w:rFonts w:ascii="宋体" w:hAnsi="宋体"/>
                <w:sz w:val="18"/>
                <w:szCs w:val="18"/>
              </w:rPr>
            </w:pPr>
            <w:proofErr w:type="gramStart"/>
            <w:r w:rsidRPr="00C73EFC">
              <w:rPr>
                <w:rFonts w:ascii="宋体" w:hAnsi="宋体" w:hint="eastAsia"/>
                <w:sz w:val="18"/>
                <w:szCs w:val="18"/>
              </w:rPr>
              <w:lastRenderedPageBreak/>
              <w:t>由允许</w:t>
            </w:r>
            <w:proofErr w:type="gramEnd"/>
            <w:r w:rsidRPr="00C73EFC">
              <w:rPr>
                <w:rFonts w:ascii="宋体" w:hAnsi="宋体" w:hint="eastAsia"/>
                <w:sz w:val="18"/>
                <w:szCs w:val="18"/>
              </w:rPr>
              <w:t>改为不允许时，系统检查分户（包括</w:t>
            </w:r>
            <w:r w:rsidR="001C57A9" w:rsidRPr="001C57A9">
              <w:rPr>
                <w:rFonts w:ascii="宋体" w:hAnsi="宋体" w:hint="eastAsia"/>
                <w:sz w:val="18"/>
                <w:szCs w:val="18"/>
                <w:highlight w:val="yellow"/>
              </w:rPr>
              <w:t>分户</w:t>
            </w:r>
            <w:r w:rsidR="00B15D7F" w:rsidRPr="001C57A9">
              <w:rPr>
                <w:rFonts w:ascii="宋体" w:hAnsi="宋体" w:hint="eastAsia"/>
                <w:sz w:val="18"/>
                <w:szCs w:val="18"/>
                <w:highlight w:val="yellow"/>
              </w:rPr>
              <w:t>标识</w:t>
            </w:r>
            <w:r w:rsidR="00B15D7F" w:rsidRPr="00A611EA">
              <w:rPr>
                <w:rFonts w:ascii="宋体" w:hAnsi="宋体" w:hint="eastAsia"/>
                <w:sz w:val="18"/>
                <w:szCs w:val="18"/>
              </w:rPr>
              <w:t>为Y的</w:t>
            </w:r>
            <w:proofErr w:type="gramStart"/>
            <w:r w:rsidR="00B15D7F" w:rsidRPr="00A611EA">
              <w:rPr>
                <w:rFonts w:ascii="宋体" w:hAnsi="宋体" w:hint="eastAsia"/>
                <w:sz w:val="18"/>
                <w:szCs w:val="18"/>
              </w:rPr>
              <w:t>内部户</w:t>
            </w:r>
            <w:proofErr w:type="gramEnd"/>
            <w:r w:rsidR="00B15D7F" w:rsidRPr="00A611EA">
              <w:rPr>
                <w:rFonts w:ascii="宋体" w:hAnsi="宋体" w:hint="eastAsia"/>
                <w:sz w:val="18"/>
                <w:szCs w:val="18"/>
              </w:rPr>
              <w:t>或</w:t>
            </w:r>
            <w:r w:rsidR="001C57A9">
              <w:rPr>
                <w:rFonts w:ascii="宋体" w:hAnsi="宋体" w:hint="eastAsia"/>
                <w:sz w:val="18"/>
                <w:szCs w:val="18"/>
              </w:rPr>
              <w:t>分户</w:t>
            </w:r>
            <w:r w:rsidR="00B15D7F" w:rsidRPr="00A611EA">
              <w:rPr>
                <w:rFonts w:ascii="宋体" w:hAnsi="宋体" w:hint="eastAsia"/>
                <w:sz w:val="18"/>
                <w:szCs w:val="18"/>
              </w:rPr>
              <w:lastRenderedPageBreak/>
              <w:t>标识为</w:t>
            </w:r>
            <w:r w:rsidR="00B15D7F" w:rsidRPr="004A12FA">
              <w:rPr>
                <w:rFonts w:ascii="宋体" w:hAnsi="宋体" w:hint="eastAsia"/>
                <w:sz w:val="18"/>
                <w:szCs w:val="18"/>
                <w:highlight w:val="yellow"/>
              </w:rPr>
              <w:t>N</w:t>
            </w:r>
            <w:r w:rsidR="004A12FA" w:rsidRPr="004A12FA">
              <w:rPr>
                <w:rFonts w:ascii="宋体" w:hAnsi="宋体"/>
                <w:sz w:val="18"/>
                <w:szCs w:val="18"/>
                <w:highlight w:val="yellow"/>
              </w:rPr>
              <w:t>/G</w:t>
            </w:r>
            <w:r w:rsidR="00B15D7F" w:rsidRPr="00A611EA">
              <w:rPr>
                <w:rFonts w:ascii="宋体" w:hAnsi="宋体" w:hint="eastAsia"/>
                <w:sz w:val="18"/>
                <w:szCs w:val="18"/>
              </w:rPr>
              <w:t>的科目总账</w:t>
            </w:r>
            <w:r w:rsidRPr="00C73EFC">
              <w:rPr>
                <w:rFonts w:ascii="宋体" w:hAnsi="宋体" w:hint="eastAsia"/>
                <w:sz w:val="18"/>
                <w:szCs w:val="18"/>
              </w:rPr>
              <w:t>）是否有透支余额，如果有透支余额则报错，拒绝修改；如果透支余额为0，则可以修改，同时同步</w:t>
            </w:r>
            <w:proofErr w:type="gramStart"/>
            <w:r w:rsidRPr="00C73EFC">
              <w:rPr>
                <w:rFonts w:ascii="宋体" w:hAnsi="宋体" w:hint="eastAsia"/>
                <w:sz w:val="18"/>
                <w:szCs w:val="18"/>
              </w:rPr>
              <w:t>内部户控制表</w:t>
            </w:r>
            <w:proofErr w:type="gramEnd"/>
            <w:r w:rsidRPr="00C73EFC">
              <w:rPr>
                <w:rFonts w:ascii="宋体" w:hAnsi="宋体" w:hint="eastAsia"/>
                <w:sz w:val="18"/>
                <w:szCs w:val="18"/>
              </w:rPr>
              <w:t>及内部分户的【余额红字标识】属性。</w:t>
            </w:r>
          </w:p>
          <w:p w14:paraId="06FB3B60" w14:textId="77777777" w:rsidR="00A5471B" w:rsidRDefault="00A5471B" w:rsidP="00FA7F5D">
            <w:pPr>
              <w:pStyle w:val="ad"/>
              <w:numPr>
                <w:ilvl w:val="0"/>
                <w:numId w:val="63"/>
              </w:numPr>
              <w:ind w:firstLineChars="0"/>
              <w:rPr>
                <w:rFonts w:ascii="宋体" w:hAnsi="宋体"/>
                <w:sz w:val="18"/>
                <w:szCs w:val="18"/>
              </w:rPr>
            </w:pPr>
            <w:r w:rsidRPr="00C73EFC">
              <w:rPr>
                <w:rFonts w:ascii="宋体" w:hAnsi="宋体" w:hint="eastAsia"/>
                <w:sz w:val="18"/>
                <w:szCs w:val="18"/>
              </w:rPr>
              <w:t>如果由不允许改为允许时，不同步</w:t>
            </w:r>
            <w:proofErr w:type="gramStart"/>
            <w:r w:rsidRPr="00C73EFC">
              <w:rPr>
                <w:rFonts w:ascii="宋体" w:hAnsi="宋体" w:hint="eastAsia"/>
                <w:sz w:val="18"/>
                <w:szCs w:val="18"/>
              </w:rPr>
              <w:t>内部户控制表</w:t>
            </w:r>
            <w:proofErr w:type="gramEnd"/>
            <w:r w:rsidRPr="00C73EFC">
              <w:rPr>
                <w:rFonts w:ascii="宋体" w:hAnsi="宋体" w:hint="eastAsia"/>
                <w:sz w:val="18"/>
                <w:szCs w:val="18"/>
              </w:rPr>
              <w:t>的【余额红字标识】属性。</w:t>
            </w:r>
          </w:p>
        </w:tc>
      </w:tr>
      <w:tr w:rsidR="00A5471B" w14:paraId="7E4664EF" w14:textId="77777777" w:rsidTr="00184420">
        <w:trPr>
          <w:trHeight w:val="20"/>
        </w:trPr>
        <w:tc>
          <w:tcPr>
            <w:tcW w:w="363" w:type="pct"/>
          </w:tcPr>
          <w:p w14:paraId="75F9C8DD" w14:textId="77777777" w:rsidR="00A5471B" w:rsidRPr="00A66346" w:rsidRDefault="00A5471B" w:rsidP="00F21884">
            <w:pPr>
              <w:rPr>
                <w:rFonts w:ascii="宋体" w:hAnsi="宋体"/>
                <w:sz w:val="18"/>
                <w:szCs w:val="18"/>
              </w:rPr>
            </w:pPr>
            <w:r w:rsidRPr="00A66346">
              <w:rPr>
                <w:rFonts w:ascii="宋体" w:hAnsi="宋体" w:hint="eastAsia"/>
                <w:sz w:val="18"/>
                <w:szCs w:val="18"/>
              </w:rPr>
              <w:lastRenderedPageBreak/>
              <w:t>13</w:t>
            </w:r>
          </w:p>
        </w:tc>
        <w:tc>
          <w:tcPr>
            <w:tcW w:w="625" w:type="pct"/>
          </w:tcPr>
          <w:p w14:paraId="0A9BAB84" w14:textId="77777777" w:rsidR="00A5471B" w:rsidRPr="00A66346" w:rsidRDefault="00A5471B" w:rsidP="00F21884">
            <w:pPr>
              <w:rPr>
                <w:rFonts w:ascii="宋体" w:hAnsi="宋体"/>
                <w:sz w:val="18"/>
                <w:szCs w:val="18"/>
              </w:rPr>
            </w:pPr>
            <w:r w:rsidRPr="00A66346">
              <w:rPr>
                <w:rFonts w:ascii="宋体" w:hAnsi="宋体" w:hint="eastAsia"/>
                <w:sz w:val="18"/>
                <w:szCs w:val="18"/>
              </w:rPr>
              <w:t>上级科目</w:t>
            </w:r>
          </w:p>
        </w:tc>
        <w:tc>
          <w:tcPr>
            <w:tcW w:w="1816" w:type="pct"/>
          </w:tcPr>
          <w:p w14:paraId="110FA9B8" w14:textId="77777777" w:rsidR="00A5471B" w:rsidRPr="00A66346" w:rsidRDefault="00A5471B" w:rsidP="00F21884">
            <w:pPr>
              <w:rPr>
                <w:rFonts w:ascii="宋体" w:hAnsi="宋体"/>
                <w:sz w:val="18"/>
                <w:szCs w:val="18"/>
              </w:rPr>
            </w:pPr>
            <w:r w:rsidRPr="00A66346">
              <w:rPr>
                <w:rFonts w:ascii="宋体" w:hAnsi="宋体" w:hint="eastAsia"/>
                <w:sz w:val="18"/>
                <w:szCs w:val="18"/>
              </w:rPr>
              <w:t>系统自动</w:t>
            </w:r>
            <w:proofErr w:type="gramStart"/>
            <w:r w:rsidRPr="00A66346">
              <w:rPr>
                <w:rFonts w:ascii="宋体" w:hAnsi="宋体" w:hint="eastAsia"/>
                <w:sz w:val="18"/>
                <w:szCs w:val="18"/>
              </w:rPr>
              <w:t>反显该科目</w:t>
            </w:r>
            <w:proofErr w:type="gramEnd"/>
            <w:r w:rsidRPr="00A66346">
              <w:rPr>
                <w:rFonts w:ascii="宋体" w:hAnsi="宋体" w:hint="eastAsia"/>
                <w:sz w:val="18"/>
                <w:szCs w:val="18"/>
              </w:rPr>
              <w:t>的上级科目</w:t>
            </w:r>
          </w:p>
        </w:tc>
        <w:tc>
          <w:tcPr>
            <w:tcW w:w="2197" w:type="pct"/>
          </w:tcPr>
          <w:p w14:paraId="20EEA541" w14:textId="77777777" w:rsidR="00A5471B" w:rsidRPr="00A66346" w:rsidRDefault="00A5471B" w:rsidP="00F21884">
            <w:pPr>
              <w:rPr>
                <w:rFonts w:ascii="宋体" w:hAnsi="宋体"/>
                <w:sz w:val="18"/>
                <w:szCs w:val="18"/>
              </w:rPr>
            </w:pPr>
            <w:r w:rsidRPr="00A66346">
              <w:rPr>
                <w:rFonts w:ascii="宋体" w:hAnsi="宋体" w:hint="eastAsia"/>
                <w:sz w:val="18"/>
                <w:szCs w:val="18"/>
              </w:rPr>
              <w:t>不允许修改</w:t>
            </w:r>
          </w:p>
        </w:tc>
      </w:tr>
      <w:tr w:rsidR="00A5471B" w14:paraId="28538542" w14:textId="77777777" w:rsidTr="00184420">
        <w:trPr>
          <w:trHeight w:val="20"/>
        </w:trPr>
        <w:tc>
          <w:tcPr>
            <w:tcW w:w="363" w:type="pct"/>
          </w:tcPr>
          <w:p w14:paraId="2DE7F044" w14:textId="4A70AAFA" w:rsidR="00A5471B" w:rsidRPr="00A66346" w:rsidRDefault="00A5471B" w:rsidP="004A12FA">
            <w:pPr>
              <w:rPr>
                <w:rFonts w:ascii="宋体" w:hAnsi="宋体"/>
                <w:sz w:val="18"/>
                <w:szCs w:val="18"/>
              </w:rPr>
            </w:pPr>
            <w:r w:rsidRPr="00A66346">
              <w:rPr>
                <w:rFonts w:ascii="宋体" w:hAnsi="宋体" w:hint="eastAsia"/>
                <w:sz w:val="18"/>
                <w:szCs w:val="18"/>
              </w:rPr>
              <w:t>1</w:t>
            </w:r>
            <w:r w:rsidR="004A12FA">
              <w:rPr>
                <w:rFonts w:ascii="宋体" w:hAnsi="宋体"/>
                <w:sz w:val="18"/>
                <w:szCs w:val="18"/>
              </w:rPr>
              <w:t>4</w:t>
            </w:r>
          </w:p>
        </w:tc>
        <w:tc>
          <w:tcPr>
            <w:tcW w:w="625" w:type="pct"/>
          </w:tcPr>
          <w:p w14:paraId="35F93380" w14:textId="77777777" w:rsidR="00A5471B" w:rsidRPr="00A66346" w:rsidRDefault="00A5471B" w:rsidP="00F21884">
            <w:pPr>
              <w:rPr>
                <w:rFonts w:ascii="宋体" w:hAnsi="宋体"/>
                <w:sz w:val="18"/>
                <w:szCs w:val="18"/>
              </w:rPr>
            </w:pPr>
            <w:r w:rsidRPr="00A66346">
              <w:rPr>
                <w:rFonts w:ascii="宋体" w:hAnsi="宋体" w:hint="eastAsia"/>
                <w:sz w:val="18"/>
                <w:szCs w:val="18"/>
              </w:rPr>
              <w:t>冻结生效日</w:t>
            </w:r>
          </w:p>
        </w:tc>
        <w:tc>
          <w:tcPr>
            <w:tcW w:w="1816" w:type="pct"/>
          </w:tcPr>
          <w:p w14:paraId="34398453" w14:textId="77777777" w:rsidR="00A5471B" w:rsidRPr="00A66346" w:rsidRDefault="00A5471B" w:rsidP="00F21884">
            <w:pPr>
              <w:rPr>
                <w:rFonts w:ascii="宋体" w:hAnsi="宋体"/>
                <w:sz w:val="18"/>
                <w:szCs w:val="18"/>
              </w:rPr>
            </w:pPr>
            <w:r w:rsidRPr="00A66346">
              <w:rPr>
                <w:rFonts w:ascii="宋体" w:hAnsi="宋体" w:hint="eastAsia"/>
                <w:sz w:val="18"/>
                <w:szCs w:val="18"/>
              </w:rPr>
              <w:t>科目冻结的生效日期，必须大于等于当前会计日，默认为下一工作日，当天生效需要授权。</w:t>
            </w:r>
          </w:p>
        </w:tc>
        <w:tc>
          <w:tcPr>
            <w:tcW w:w="2197" w:type="pct"/>
          </w:tcPr>
          <w:p w14:paraId="70F4E408" w14:textId="77777777" w:rsidR="00A5471B" w:rsidRDefault="00A5471B" w:rsidP="00F21884">
            <w:pPr>
              <w:rPr>
                <w:rFonts w:ascii="宋体" w:hAnsi="宋体"/>
                <w:sz w:val="18"/>
                <w:szCs w:val="18"/>
              </w:rPr>
            </w:pPr>
            <w:r w:rsidRPr="00A66346">
              <w:rPr>
                <w:rFonts w:ascii="宋体" w:hAnsi="宋体" w:hint="eastAsia"/>
                <w:sz w:val="18"/>
                <w:szCs w:val="18"/>
              </w:rPr>
              <w:t>未生效的允许修改，已生效的不允许修改。</w:t>
            </w:r>
          </w:p>
          <w:p w14:paraId="1D96414A" w14:textId="41E8D150" w:rsidR="004A12FA" w:rsidRPr="00A66346" w:rsidRDefault="004A12FA" w:rsidP="00F21884">
            <w:pPr>
              <w:rPr>
                <w:rFonts w:ascii="宋体" w:hAnsi="宋体"/>
                <w:sz w:val="18"/>
                <w:szCs w:val="18"/>
              </w:rPr>
            </w:pPr>
            <w:del w:id="68" w:author="胡增祥" w:date="2025-06-16T10:23:00Z">
              <w:r w:rsidRPr="004A12FA" w:rsidDel="003F4984">
                <w:rPr>
                  <w:rFonts w:ascii="宋体" w:hAnsi="宋体"/>
                  <w:sz w:val="18"/>
                  <w:szCs w:val="18"/>
                  <w:highlight w:val="yellow"/>
                </w:rPr>
                <w:delText>苏州银行</w:delText>
              </w:r>
            </w:del>
            <w:ins w:id="69" w:author="胡增祥" w:date="2025-06-16T10:23:00Z">
              <w:r w:rsidR="003F4984">
                <w:rPr>
                  <w:rFonts w:ascii="宋体" w:hAnsi="宋体"/>
                  <w:sz w:val="18"/>
                  <w:szCs w:val="18"/>
                  <w:highlight w:val="yellow"/>
                </w:rPr>
                <w:t>XX银行</w:t>
              </w:r>
            </w:ins>
            <w:r w:rsidRPr="004A12FA">
              <w:rPr>
                <w:rFonts w:ascii="宋体" w:hAnsi="宋体" w:hint="eastAsia"/>
                <w:sz w:val="18"/>
                <w:szCs w:val="18"/>
                <w:highlight w:val="yellow"/>
              </w:rPr>
              <w:t>“</w:t>
            </w:r>
            <w:r w:rsidRPr="004A12FA">
              <w:rPr>
                <w:rFonts w:ascii="宋体" w:hAnsi="宋体"/>
                <w:sz w:val="18"/>
                <w:szCs w:val="18"/>
                <w:highlight w:val="yellow"/>
              </w:rPr>
              <w:t>科目冻结功能</w:t>
            </w:r>
            <w:r w:rsidRPr="004A12FA">
              <w:rPr>
                <w:rFonts w:ascii="宋体" w:hAnsi="宋体" w:hint="eastAsia"/>
                <w:sz w:val="18"/>
                <w:szCs w:val="18"/>
                <w:highlight w:val="yellow"/>
              </w:rPr>
              <w:t>”</w:t>
            </w:r>
            <w:r w:rsidRPr="004A12FA">
              <w:rPr>
                <w:rFonts w:ascii="宋体" w:hAnsi="宋体"/>
                <w:sz w:val="18"/>
                <w:szCs w:val="18"/>
                <w:highlight w:val="yellow"/>
              </w:rPr>
              <w:t>暂封</w:t>
            </w:r>
            <w:r w:rsidRPr="004A12FA">
              <w:rPr>
                <w:rFonts w:ascii="宋体" w:hAnsi="宋体" w:hint="eastAsia"/>
                <w:sz w:val="18"/>
                <w:szCs w:val="18"/>
                <w:highlight w:val="yellow"/>
              </w:rPr>
              <w:t>。</w:t>
            </w:r>
          </w:p>
        </w:tc>
      </w:tr>
      <w:tr w:rsidR="00796357" w:rsidRPr="005E1635" w14:paraId="0CAC8A72" w14:textId="77777777" w:rsidTr="00184420">
        <w:trPr>
          <w:trHeight w:val="20"/>
        </w:trPr>
        <w:tc>
          <w:tcPr>
            <w:tcW w:w="363" w:type="pct"/>
          </w:tcPr>
          <w:p w14:paraId="75409B35" w14:textId="5247E0A0" w:rsidR="00796357" w:rsidRPr="00F206DE" w:rsidRDefault="00796357" w:rsidP="004A12FA">
            <w:pPr>
              <w:rPr>
                <w:rFonts w:ascii="宋体" w:hAnsi="宋体"/>
                <w:sz w:val="18"/>
                <w:szCs w:val="18"/>
                <w:highlight w:val="yellow"/>
              </w:rPr>
            </w:pPr>
            <w:r>
              <w:rPr>
                <w:rFonts w:ascii="宋体" w:hAnsi="宋体" w:hint="eastAsia"/>
                <w:sz w:val="18"/>
                <w:szCs w:val="18"/>
                <w:highlight w:val="yellow"/>
              </w:rPr>
              <w:t>15</w:t>
            </w:r>
          </w:p>
        </w:tc>
        <w:tc>
          <w:tcPr>
            <w:tcW w:w="625" w:type="pct"/>
          </w:tcPr>
          <w:p w14:paraId="4A8F3059" w14:textId="243AB800" w:rsidR="00796357" w:rsidRPr="00F206DE" w:rsidRDefault="00796357" w:rsidP="00F21884">
            <w:pPr>
              <w:rPr>
                <w:rFonts w:ascii="宋体" w:hAnsi="宋体"/>
                <w:sz w:val="18"/>
                <w:szCs w:val="18"/>
                <w:highlight w:val="yellow"/>
              </w:rPr>
            </w:pPr>
            <w:r>
              <w:rPr>
                <w:rFonts w:ascii="宋体" w:hAnsi="宋体" w:hint="eastAsia"/>
                <w:sz w:val="18"/>
                <w:szCs w:val="18"/>
                <w:highlight w:val="yellow"/>
              </w:rPr>
              <w:t>零余额</w:t>
            </w:r>
            <w:r w:rsidR="003E1A8F">
              <w:rPr>
                <w:rFonts w:ascii="宋体" w:hAnsi="宋体" w:hint="eastAsia"/>
                <w:sz w:val="18"/>
                <w:szCs w:val="18"/>
                <w:highlight w:val="yellow"/>
              </w:rPr>
              <w:t>检查</w:t>
            </w:r>
            <w:r>
              <w:rPr>
                <w:rFonts w:ascii="宋体" w:hAnsi="宋体" w:hint="eastAsia"/>
                <w:sz w:val="18"/>
                <w:szCs w:val="18"/>
                <w:highlight w:val="yellow"/>
              </w:rPr>
              <w:t>标识</w:t>
            </w:r>
          </w:p>
        </w:tc>
        <w:tc>
          <w:tcPr>
            <w:tcW w:w="1816" w:type="pct"/>
          </w:tcPr>
          <w:p w14:paraId="0B15BB28" w14:textId="77777777" w:rsidR="00796357" w:rsidRDefault="00796357" w:rsidP="006B17E5">
            <w:pPr>
              <w:rPr>
                <w:rFonts w:ascii="宋体" w:hAnsi="宋体"/>
                <w:sz w:val="18"/>
                <w:szCs w:val="18"/>
              </w:rPr>
            </w:pPr>
            <w:r>
              <w:rPr>
                <w:rFonts w:ascii="宋体" w:hAnsi="宋体" w:hint="eastAsia"/>
                <w:sz w:val="18"/>
                <w:szCs w:val="18"/>
              </w:rPr>
              <w:t>N-</w:t>
            </w:r>
            <w:r w:rsidRPr="00901AA9">
              <w:rPr>
                <w:rFonts w:ascii="宋体" w:hAnsi="宋体" w:hint="eastAsia"/>
                <w:sz w:val="18"/>
                <w:szCs w:val="18"/>
              </w:rPr>
              <w:t>不检查</w:t>
            </w:r>
            <w:r>
              <w:rPr>
                <w:rFonts w:ascii="宋体" w:hAnsi="宋体" w:hint="eastAsia"/>
                <w:sz w:val="18"/>
                <w:szCs w:val="18"/>
              </w:rPr>
              <w:t>;</w:t>
            </w:r>
          </w:p>
          <w:p w14:paraId="2E70B742" w14:textId="1631DC51" w:rsidR="00796357" w:rsidRDefault="00796357" w:rsidP="006B17E5">
            <w:pPr>
              <w:rPr>
                <w:rFonts w:ascii="宋体" w:hAnsi="宋体"/>
                <w:sz w:val="18"/>
                <w:szCs w:val="18"/>
              </w:rPr>
            </w:pPr>
            <w:r>
              <w:rPr>
                <w:rFonts w:ascii="宋体" w:hAnsi="宋体"/>
                <w:sz w:val="18"/>
                <w:szCs w:val="18"/>
              </w:rPr>
              <w:t>D-</w:t>
            </w:r>
            <w:r>
              <w:rPr>
                <w:rFonts w:ascii="宋体" w:hAnsi="宋体" w:hint="eastAsia"/>
                <w:sz w:val="18"/>
                <w:szCs w:val="18"/>
              </w:rPr>
              <w:t>日终余额为零;</w:t>
            </w:r>
          </w:p>
          <w:p w14:paraId="22131FE1" w14:textId="07425EC9" w:rsidR="00796357" w:rsidRDefault="00796357" w:rsidP="006B17E5">
            <w:pPr>
              <w:rPr>
                <w:rFonts w:ascii="宋体" w:hAnsi="宋体"/>
                <w:sz w:val="18"/>
                <w:szCs w:val="18"/>
              </w:rPr>
            </w:pPr>
            <w:r>
              <w:rPr>
                <w:rFonts w:ascii="宋体" w:hAnsi="宋体"/>
                <w:sz w:val="18"/>
                <w:szCs w:val="18"/>
              </w:rPr>
              <w:t>M-</w:t>
            </w:r>
            <w:r>
              <w:rPr>
                <w:rFonts w:ascii="宋体" w:hAnsi="宋体" w:hint="eastAsia"/>
                <w:sz w:val="18"/>
                <w:szCs w:val="18"/>
              </w:rPr>
              <w:t>月终余额为零;</w:t>
            </w:r>
          </w:p>
          <w:p w14:paraId="1702E397" w14:textId="2BD7353B" w:rsidR="00796357" w:rsidRDefault="00796357" w:rsidP="006B17E5">
            <w:pPr>
              <w:rPr>
                <w:rFonts w:ascii="宋体" w:hAnsi="宋体"/>
                <w:sz w:val="18"/>
                <w:szCs w:val="18"/>
              </w:rPr>
            </w:pPr>
            <w:r>
              <w:rPr>
                <w:rFonts w:ascii="宋体" w:hAnsi="宋体" w:hint="eastAsia"/>
                <w:sz w:val="18"/>
                <w:szCs w:val="18"/>
              </w:rPr>
              <w:t>Y-年终余额为零;</w:t>
            </w:r>
          </w:p>
          <w:p w14:paraId="723E95FA" w14:textId="2F7DC418" w:rsidR="00796357" w:rsidRPr="00F206DE" w:rsidRDefault="00796357" w:rsidP="006B17E5">
            <w:pPr>
              <w:rPr>
                <w:rFonts w:ascii="宋体" w:hAnsi="宋体"/>
                <w:sz w:val="18"/>
                <w:szCs w:val="18"/>
                <w:highlight w:val="yellow"/>
              </w:rPr>
            </w:pPr>
            <w:r>
              <w:rPr>
                <w:rFonts w:ascii="宋体" w:hAnsi="宋体"/>
                <w:sz w:val="18"/>
                <w:szCs w:val="18"/>
              </w:rPr>
              <w:t>如果分户标识为</w:t>
            </w:r>
            <w:r>
              <w:rPr>
                <w:rFonts w:ascii="宋体" w:hAnsi="宋体" w:hint="eastAsia"/>
                <w:sz w:val="18"/>
                <w:szCs w:val="18"/>
              </w:rPr>
              <w:t>“</w:t>
            </w:r>
            <w:r>
              <w:rPr>
                <w:rFonts w:ascii="宋体" w:hAnsi="宋体"/>
                <w:sz w:val="18"/>
                <w:szCs w:val="18"/>
              </w:rPr>
              <w:t>Y”,则置为</w:t>
            </w:r>
            <w:proofErr w:type="gramStart"/>
            <w:r>
              <w:rPr>
                <w:rFonts w:ascii="宋体" w:hAnsi="宋体" w:hint="eastAsia"/>
                <w:sz w:val="18"/>
                <w:szCs w:val="18"/>
              </w:rPr>
              <w:t>”</w:t>
            </w:r>
            <w:proofErr w:type="gramEnd"/>
            <w:r w:rsidR="00516556">
              <w:rPr>
                <w:rFonts w:ascii="宋体" w:hAnsi="宋体" w:hint="eastAsia"/>
                <w:sz w:val="18"/>
                <w:szCs w:val="18"/>
              </w:rPr>
              <w:t>N-</w:t>
            </w:r>
            <w:r>
              <w:rPr>
                <w:rFonts w:ascii="宋体" w:hAnsi="宋体"/>
                <w:sz w:val="18"/>
                <w:szCs w:val="18"/>
              </w:rPr>
              <w:t>不检查</w:t>
            </w:r>
            <w:r>
              <w:rPr>
                <w:rFonts w:ascii="宋体" w:hAnsi="宋体" w:hint="eastAsia"/>
                <w:sz w:val="18"/>
                <w:szCs w:val="18"/>
              </w:rPr>
              <w:t>“</w:t>
            </w:r>
            <w:r w:rsidR="00516556">
              <w:rPr>
                <w:rFonts w:ascii="宋体" w:hAnsi="宋体" w:hint="eastAsia"/>
                <w:sz w:val="18"/>
                <w:szCs w:val="18"/>
              </w:rPr>
              <w:t>,</w:t>
            </w:r>
            <w:r>
              <w:rPr>
                <w:rFonts w:ascii="宋体" w:hAnsi="宋体"/>
                <w:sz w:val="18"/>
                <w:szCs w:val="18"/>
              </w:rPr>
              <w:t>则在内部户层检查</w:t>
            </w:r>
          </w:p>
        </w:tc>
        <w:tc>
          <w:tcPr>
            <w:tcW w:w="2197" w:type="pct"/>
          </w:tcPr>
          <w:p w14:paraId="6E6EE616" w14:textId="77777777" w:rsidR="00796357" w:rsidRDefault="00796357" w:rsidP="008B11CC">
            <w:pPr>
              <w:rPr>
                <w:rFonts w:ascii="宋体" w:hAnsi="宋体"/>
                <w:sz w:val="18"/>
                <w:szCs w:val="18"/>
                <w:highlight w:val="yellow"/>
              </w:rPr>
            </w:pPr>
            <w:r>
              <w:rPr>
                <w:rFonts w:ascii="宋体" w:hAnsi="宋体" w:hint="eastAsia"/>
                <w:sz w:val="18"/>
                <w:szCs w:val="18"/>
                <w:highlight w:val="yellow"/>
              </w:rPr>
              <w:t>允许修改</w:t>
            </w:r>
          </w:p>
          <w:p w14:paraId="660C9B3E" w14:textId="318B1D10" w:rsidR="00516556" w:rsidRPr="00F206DE" w:rsidRDefault="00516556">
            <w:pPr>
              <w:rPr>
                <w:rFonts w:ascii="宋体" w:hAnsi="宋体"/>
                <w:sz w:val="18"/>
                <w:szCs w:val="18"/>
                <w:highlight w:val="yellow"/>
              </w:rPr>
            </w:pPr>
            <w:r>
              <w:rPr>
                <w:rFonts w:ascii="宋体" w:hAnsi="宋体"/>
                <w:sz w:val="18"/>
                <w:szCs w:val="18"/>
              </w:rPr>
              <w:t>如果分户标识为</w:t>
            </w:r>
            <w:r>
              <w:rPr>
                <w:rFonts w:ascii="宋体" w:hAnsi="宋体" w:hint="eastAsia"/>
                <w:sz w:val="18"/>
                <w:szCs w:val="18"/>
              </w:rPr>
              <w:t>“</w:t>
            </w:r>
            <w:r>
              <w:rPr>
                <w:rFonts w:ascii="宋体" w:hAnsi="宋体"/>
                <w:sz w:val="18"/>
                <w:szCs w:val="18"/>
              </w:rPr>
              <w:t>Y”,则</w:t>
            </w:r>
            <w:r>
              <w:rPr>
                <w:rFonts w:ascii="宋体" w:hAnsi="宋体" w:hint="eastAsia"/>
                <w:sz w:val="18"/>
                <w:szCs w:val="18"/>
              </w:rPr>
              <w:t>只允许</w:t>
            </w:r>
            <w:r>
              <w:rPr>
                <w:rFonts w:ascii="宋体" w:hAnsi="宋体"/>
                <w:sz w:val="18"/>
                <w:szCs w:val="18"/>
              </w:rPr>
              <w:t>为</w:t>
            </w:r>
            <w:proofErr w:type="gramStart"/>
            <w:r>
              <w:rPr>
                <w:rFonts w:ascii="宋体" w:hAnsi="宋体" w:hint="eastAsia"/>
                <w:sz w:val="18"/>
                <w:szCs w:val="18"/>
              </w:rPr>
              <w:t>”</w:t>
            </w:r>
            <w:proofErr w:type="gramEnd"/>
            <w:r>
              <w:rPr>
                <w:rFonts w:ascii="宋体" w:hAnsi="宋体" w:hint="eastAsia"/>
                <w:sz w:val="18"/>
                <w:szCs w:val="18"/>
              </w:rPr>
              <w:t>N-</w:t>
            </w:r>
            <w:r>
              <w:rPr>
                <w:rFonts w:ascii="宋体" w:hAnsi="宋体"/>
                <w:sz w:val="18"/>
                <w:szCs w:val="18"/>
              </w:rPr>
              <w:t>不检查</w:t>
            </w:r>
            <w:r>
              <w:rPr>
                <w:rFonts w:ascii="宋体" w:hAnsi="宋体" w:hint="eastAsia"/>
                <w:sz w:val="18"/>
                <w:szCs w:val="18"/>
              </w:rPr>
              <w:t>“</w:t>
            </w:r>
          </w:p>
        </w:tc>
      </w:tr>
      <w:tr w:rsidR="00A35ECD" w:rsidRPr="005E1635" w14:paraId="0E8DD9A9" w14:textId="77777777" w:rsidTr="00184420">
        <w:trPr>
          <w:trHeight w:val="20"/>
        </w:trPr>
        <w:tc>
          <w:tcPr>
            <w:tcW w:w="363" w:type="pct"/>
          </w:tcPr>
          <w:p w14:paraId="7AABB6C2" w14:textId="5BB9A281" w:rsidR="00A35ECD" w:rsidRPr="00184420" w:rsidRDefault="00A35ECD" w:rsidP="004A12FA">
            <w:pPr>
              <w:rPr>
                <w:rFonts w:ascii="宋体" w:hAnsi="宋体"/>
                <w:sz w:val="18"/>
                <w:szCs w:val="18"/>
                <w:highlight w:val="yellow"/>
              </w:rPr>
            </w:pPr>
            <w:r w:rsidRPr="00184420">
              <w:rPr>
                <w:rFonts w:ascii="宋体" w:hAnsi="宋体"/>
                <w:sz w:val="18"/>
                <w:szCs w:val="18"/>
                <w:highlight w:val="yellow"/>
              </w:rPr>
              <w:t>15</w:t>
            </w:r>
          </w:p>
        </w:tc>
        <w:tc>
          <w:tcPr>
            <w:tcW w:w="625" w:type="pct"/>
          </w:tcPr>
          <w:p w14:paraId="288F2D4F" w14:textId="59E8E82C" w:rsidR="00A35ECD" w:rsidRPr="00184420" w:rsidRDefault="00A35ECD" w:rsidP="00F21884">
            <w:pPr>
              <w:pBdr>
                <w:top w:val="single" w:sz="4" w:space="0" w:color="auto"/>
                <w:left w:val="single" w:sz="4" w:space="0" w:color="auto"/>
              </w:pBdr>
              <w:spacing w:before="100" w:beforeAutospacing="1" w:after="100" w:afterAutospacing="1"/>
              <w:rPr>
                <w:rFonts w:ascii="宋体" w:hAnsi="宋体"/>
                <w:sz w:val="18"/>
                <w:szCs w:val="18"/>
                <w:highlight w:val="yellow"/>
              </w:rPr>
            </w:pPr>
            <w:r w:rsidRPr="00184420">
              <w:rPr>
                <w:rFonts w:ascii="宋体" w:hAnsi="宋体" w:hint="eastAsia"/>
                <w:sz w:val="18"/>
                <w:szCs w:val="18"/>
                <w:highlight w:val="yellow"/>
              </w:rPr>
              <w:t>搜索代码</w:t>
            </w:r>
          </w:p>
        </w:tc>
        <w:tc>
          <w:tcPr>
            <w:tcW w:w="1816" w:type="pct"/>
          </w:tcPr>
          <w:p w14:paraId="17C9FADB" w14:textId="77777777" w:rsidR="00A35ECD" w:rsidRPr="00184420" w:rsidRDefault="00A35ECD" w:rsidP="006B17E5">
            <w:pPr>
              <w:rPr>
                <w:rFonts w:ascii="宋体" w:hAnsi="宋体"/>
                <w:sz w:val="18"/>
                <w:szCs w:val="18"/>
                <w:highlight w:val="yellow"/>
              </w:rPr>
            </w:pPr>
          </w:p>
        </w:tc>
        <w:tc>
          <w:tcPr>
            <w:tcW w:w="2197" w:type="pct"/>
          </w:tcPr>
          <w:p w14:paraId="3AA95E27" w14:textId="571FD851" w:rsidR="00A35ECD" w:rsidRPr="00184420" w:rsidRDefault="00A35ECD" w:rsidP="008B11CC">
            <w:pPr>
              <w:pBdr>
                <w:top w:val="single" w:sz="4" w:space="0" w:color="auto"/>
                <w:left w:val="single" w:sz="4" w:space="0" w:color="auto"/>
              </w:pBdr>
              <w:spacing w:before="100" w:beforeAutospacing="1" w:after="100" w:afterAutospacing="1"/>
              <w:rPr>
                <w:rFonts w:ascii="宋体" w:hAnsi="宋体"/>
                <w:sz w:val="18"/>
                <w:szCs w:val="18"/>
                <w:highlight w:val="yellow"/>
              </w:rPr>
            </w:pPr>
            <w:r w:rsidRPr="00184420">
              <w:rPr>
                <w:rFonts w:ascii="宋体" w:hAnsi="宋体" w:hint="eastAsia"/>
                <w:sz w:val="18"/>
                <w:szCs w:val="18"/>
                <w:highlight w:val="yellow"/>
              </w:rPr>
              <w:t>允许修改</w:t>
            </w:r>
          </w:p>
        </w:tc>
      </w:tr>
      <w:tr w:rsidR="00A5471B" w:rsidRPr="005E1635" w14:paraId="66647CFF" w14:textId="77777777" w:rsidTr="00184420">
        <w:trPr>
          <w:trHeight w:val="20"/>
        </w:trPr>
        <w:tc>
          <w:tcPr>
            <w:tcW w:w="363" w:type="pct"/>
          </w:tcPr>
          <w:p w14:paraId="272BF27F" w14:textId="3F4D940B" w:rsidR="00A5471B" w:rsidRPr="00A66346" w:rsidRDefault="00A5471B" w:rsidP="004A12FA">
            <w:pPr>
              <w:rPr>
                <w:rFonts w:ascii="宋体" w:hAnsi="宋体"/>
                <w:sz w:val="18"/>
                <w:szCs w:val="18"/>
              </w:rPr>
            </w:pPr>
            <w:r w:rsidRPr="00A66346">
              <w:rPr>
                <w:rFonts w:ascii="宋体" w:hAnsi="宋体" w:hint="eastAsia"/>
                <w:sz w:val="18"/>
                <w:szCs w:val="18"/>
              </w:rPr>
              <w:t>1</w:t>
            </w:r>
            <w:r w:rsidR="00A35ECD">
              <w:rPr>
                <w:rFonts w:ascii="宋体" w:hAnsi="宋体"/>
                <w:sz w:val="18"/>
                <w:szCs w:val="18"/>
              </w:rPr>
              <w:t>6</w:t>
            </w:r>
          </w:p>
        </w:tc>
        <w:tc>
          <w:tcPr>
            <w:tcW w:w="625" w:type="pct"/>
          </w:tcPr>
          <w:p w14:paraId="5C02AA7B" w14:textId="77777777" w:rsidR="00A5471B" w:rsidRPr="00A66346" w:rsidRDefault="00A5471B" w:rsidP="00F21884">
            <w:pPr>
              <w:rPr>
                <w:rFonts w:ascii="宋体" w:hAnsi="宋体"/>
                <w:sz w:val="18"/>
                <w:szCs w:val="18"/>
              </w:rPr>
            </w:pPr>
            <w:r w:rsidRPr="00A66346">
              <w:rPr>
                <w:rFonts w:ascii="宋体" w:hAnsi="宋体" w:hint="eastAsia"/>
                <w:sz w:val="18"/>
                <w:szCs w:val="18"/>
              </w:rPr>
              <w:t>科目状态</w:t>
            </w:r>
          </w:p>
        </w:tc>
        <w:tc>
          <w:tcPr>
            <w:tcW w:w="1816" w:type="pct"/>
          </w:tcPr>
          <w:p w14:paraId="6D53214C" w14:textId="45A94FB8" w:rsidR="00A5471B" w:rsidRPr="00A66346" w:rsidRDefault="00A5471B" w:rsidP="006B17E5">
            <w:pPr>
              <w:rPr>
                <w:rFonts w:ascii="宋体" w:hAnsi="宋体"/>
                <w:sz w:val="18"/>
                <w:szCs w:val="18"/>
              </w:rPr>
            </w:pPr>
            <w:r w:rsidRPr="00A66346">
              <w:rPr>
                <w:rFonts w:ascii="宋体" w:hAnsi="宋体" w:hint="eastAsia"/>
                <w:sz w:val="18"/>
                <w:szCs w:val="18"/>
              </w:rPr>
              <w:t>待生效、正常、停用、注销</w:t>
            </w:r>
          </w:p>
        </w:tc>
        <w:tc>
          <w:tcPr>
            <w:tcW w:w="2197" w:type="pct"/>
          </w:tcPr>
          <w:p w14:paraId="2931610A" w14:textId="3D5A72AA" w:rsidR="00A5471B" w:rsidRPr="00A66346" w:rsidRDefault="00A5471B" w:rsidP="008B11CC">
            <w:pPr>
              <w:rPr>
                <w:rFonts w:ascii="宋体" w:hAnsi="宋体"/>
                <w:sz w:val="18"/>
                <w:szCs w:val="18"/>
              </w:rPr>
            </w:pPr>
            <w:r w:rsidRPr="00A66346">
              <w:rPr>
                <w:rFonts w:ascii="宋体" w:hAnsi="宋体" w:hint="eastAsia"/>
                <w:sz w:val="18"/>
                <w:szCs w:val="18"/>
              </w:rPr>
              <w:t>参见下文的科目停用处理原则、科目重</w:t>
            </w:r>
            <w:proofErr w:type="gramStart"/>
            <w:r w:rsidRPr="00A66346">
              <w:rPr>
                <w:rFonts w:ascii="宋体" w:hAnsi="宋体" w:hint="eastAsia"/>
                <w:sz w:val="18"/>
                <w:szCs w:val="18"/>
              </w:rPr>
              <w:t>开处理</w:t>
            </w:r>
            <w:proofErr w:type="gramEnd"/>
            <w:r w:rsidRPr="00A66346">
              <w:rPr>
                <w:rFonts w:ascii="宋体" w:hAnsi="宋体" w:hint="eastAsia"/>
                <w:sz w:val="18"/>
                <w:szCs w:val="18"/>
              </w:rPr>
              <w:t>原则描述。</w:t>
            </w:r>
          </w:p>
        </w:tc>
      </w:tr>
    </w:tbl>
    <w:p w14:paraId="381C1D9A" w14:textId="77777777" w:rsidR="00A5471B" w:rsidRDefault="00A5471B" w:rsidP="00A5471B">
      <w:pPr>
        <w:pStyle w:val="-31"/>
        <w:spacing w:line="360" w:lineRule="auto"/>
        <w:ind w:left="448" w:firstLineChars="0" w:firstLine="0"/>
        <w:rPr>
          <w:rFonts w:ascii="宋体" w:hAnsi="宋体" w:cs="Arial"/>
          <w:sz w:val="21"/>
          <w:szCs w:val="21"/>
        </w:rPr>
      </w:pPr>
    </w:p>
    <w:p w14:paraId="29A8640E" w14:textId="77777777" w:rsidR="00A5471B" w:rsidRDefault="00A5471B" w:rsidP="00F35CA4">
      <w:pPr>
        <w:pStyle w:val="af6"/>
        <w:numPr>
          <w:ilvl w:val="3"/>
          <w:numId w:val="1"/>
        </w:numPr>
        <w:spacing w:before="156" w:after="156"/>
        <w:ind w:left="426" w:hanging="437"/>
      </w:pPr>
      <w:r>
        <w:rPr>
          <w:rFonts w:hint="eastAsia"/>
        </w:rPr>
        <w:t>科目状态变更规则</w:t>
      </w:r>
    </w:p>
    <w:p w14:paraId="3C132F06" w14:textId="77777777" w:rsidR="00A5471B" w:rsidRPr="00DE4789" w:rsidRDefault="00A5471B" w:rsidP="00A5471B">
      <w:pPr>
        <w:pStyle w:val="-31"/>
        <w:spacing w:line="360" w:lineRule="auto"/>
        <w:ind w:left="448" w:firstLineChars="0" w:firstLine="0"/>
        <w:rPr>
          <w:rFonts w:ascii="宋体" w:hAnsi="宋体" w:cs="Arial"/>
          <w:sz w:val="21"/>
          <w:szCs w:val="21"/>
        </w:rPr>
      </w:pPr>
      <w:r w:rsidRPr="00DE4789">
        <w:rPr>
          <w:rFonts w:ascii="宋体" w:hAnsi="宋体" w:hint="eastAsia"/>
          <w:sz w:val="21"/>
          <w:szCs w:val="21"/>
        </w:rPr>
        <w:t>科目的状态变更流程如下所示：（</w:t>
      </w:r>
      <w:r w:rsidRPr="00DE4789">
        <w:rPr>
          <w:rFonts w:ascii="宋体" w:hAnsi="宋体"/>
          <w:sz w:val="21"/>
          <w:szCs w:val="21"/>
        </w:rPr>
        <w:t>SOD</w:t>
      </w:r>
      <w:r w:rsidRPr="00DE4789">
        <w:rPr>
          <w:rFonts w:ascii="宋体" w:hAnsi="宋体" w:hint="eastAsia"/>
          <w:sz w:val="21"/>
          <w:szCs w:val="21"/>
        </w:rPr>
        <w:t>：日始</w:t>
      </w:r>
      <w:r w:rsidRPr="00DE4789">
        <w:rPr>
          <w:rFonts w:ascii="宋体" w:hAnsi="宋体"/>
          <w:sz w:val="21"/>
          <w:szCs w:val="21"/>
        </w:rPr>
        <w:t>Start Of Day</w:t>
      </w:r>
      <w:r w:rsidRPr="00DE4789">
        <w:rPr>
          <w:rFonts w:ascii="宋体" w:hAnsi="宋体" w:hint="eastAsia"/>
          <w:sz w:val="21"/>
          <w:szCs w:val="21"/>
        </w:rPr>
        <w:t>；</w:t>
      </w:r>
      <w:r w:rsidRPr="00DE4789">
        <w:rPr>
          <w:rFonts w:ascii="宋体" w:hAnsi="宋体"/>
          <w:sz w:val="21"/>
          <w:szCs w:val="21"/>
        </w:rPr>
        <w:t>EOD</w:t>
      </w:r>
      <w:r w:rsidRPr="00DE4789">
        <w:rPr>
          <w:rFonts w:ascii="宋体" w:hAnsi="宋体" w:hint="eastAsia"/>
          <w:sz w:val="21"/>
          <w:szCs w:val="21"/>
        </w:rPr>
        <w:t>：日终</w:t>
      </w:r>
      <w:r w:rsidRPr="00DE4789">
        <w:rPr>
          <w:rFonts w:ascii="宋体" w:hAnsi="宋体"/>
          <w:sz w:val="21"/>
          <w:szCs w:val="21"/>
        </w:rPr>
        <w:t>End Of Day</w:t>
      </w:r>
      <w:r w:rsidRPr="00DE4789">
        <w:rPr>
          <w:rFonts w:ascii="宋体" w:hAnsi="宋体" w:hint="eastAsia"/>
          <w:sz w:val="21"/>
          <w:szCs w:val="21"/>
        </w:rPr>
        <w:t>）</w:t>
      </w:r>
    </w:p>
    <w:p w14:paraId="46FFCD06" w14:textId="51EDC949" w:rsidR="00A5471B" w:rsidRDefault="009777F9" w:rsidP="00DE4789">
      <w:pPr>
        <w:pStyle w:val="-31"/>
        <w:spacing w:line="360" w:lineRule="auto"/>
        <w:ind w:left="448" w:firstLineChars="0" w:firstLine="0"/>
        <w:rPr>
          <w:rFonts w:ascii="宋体" w:hAnsi="宋体"/>
        </w:rPr>
      </w:pPr>
      <w:r w:rsidRPr="001751D0">
        <w:rPr>
          <w:rFonts w:ascii="宋体" w:hAnsi="宋体"/>
          <w:noProof/>
        </w:rPr>
        <w:lastRenderedPageBreak/>
        <w:drawing>
          <wp:inline distT="0" distB="0" distL="0" distR="0" wp14:anchorId="031AF1BA" wp14:editId="3BB81DB9">
            <wp:extent cx="5058481" cy="3143689"/>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科目状态流程图》修改后.png"/>
                    <pic:cNvPicPr/>
                  </pic:nvPicPr>
                  <pic:blipFill>
                    <a:blip r:embed="rId23">
                      <a:extLst>
                        <a:ext uri="{28A0092B-C50C-407E-A947-70E740481C1C}">
                          <a14:useLocalDpi xmlns:a14="http://schemas.microsoft.com/office/drawing/2010/main" val="0"/>
                        </a:ext>
                      </a:extLst>
                    </a:blip>
                    <a:stretch>
                      <a:fillRect/>
                    </a:stretch>
                  </pic:blipFill>
                  <pic:spPr>
                    <a:xfrm>
                      <a:off x="0" y="0"/>
                      <a:ext cx="5058481" cy="3143689"/>
                    </a:xfrm>
                    <a:prstGeom prst="rect">
                      <a:avLst/>
                    </a:prstGeom>
                  </pic:spPr>
                </pic:pic>
              </a:graphicData>
            </a:graphic>
          </wp:inline>
        </w:drawing>
      </w:r>
    </w:p>
    <w:p w14:paraId="5E6942D5" w14:textId="77777777" w:rsidR="00A5471B" w:rsidRPr="00B87A41" w:rsidRDefault="00A5471B" w:rsidP="00FA7F5D">
      <w:pPr>
        <w:numPr>
          <w:ilvl w:val="0"/>
          <w:numId w:val="83"/>
        </w:numPr>
        <w:spacing w:line="360" w:lineRule="auto"/>
        <w:rPr>
          <w:rFonts w:ascii="宋体" w:hAnsi="宋体"/>
        </w:rPr>
      </w:pPr>
      <w:r w:rsidRPr="00B87A41">
        <w:rPr>
          <w:rFonts w:ascii="宋体" w:hAnsi="宋体" w:hint="eastAsia"/>
        </w:rPr>
        <w:t>科目停用：</w:t>
      </w:r>
    </w:p>
    <w:p w14:paraId="0735D58D" w14:textId="77777777" w:rsidR="00A5471B" w:rsidRPr="00B87A41" w:rsidRDefault="00A5471B" w:rsidP="00FA7F5D">
      <w:pPr>
        <w:pStyle w:val="-31"/>
        <w:numPr>
          <w:ilvl w:val="0"/>
          <w:numId w:val="80"/>
        </w:numPr>
        <w:spacing w:line="360" w:lineRule="auto"/>
        <w:ind w:firstLineChars="0"/>
        <w:rPr>
          <w:rFonts w:ascii="宋体" w:hAnsi="宋体"/>
          <w:sz w:val="21"/>
          <w:szCs w:val="21"/>
        </w:rPr>
      </w:pPr>
      <w:r w:rsidRPr="00B87A41">
        <w:rPr>
          <w:rFonts w:ascii="宋体" w:hAnsi="宋体" w:hint="eastAsia"/>
          <w:sz w:val="21"/>
          <w:szCs w:val="21"/>
        </w:rPr>
        <w:t>在科目的失效日期</w:t>
      </w:r>
      <w:r w:rsidR="00644FEB">
        <w:rPr>
          <w:rFonts w:ascii="宋体" w:hAnsi="宋体" w:hint="eastAsia"/>
          <w:sz w:val="21"/>
          <w:szCs w:val="21"/>
        </w:rPr>
        <w:t>日始</w:t>
      </w:r>
      <w:r w:rsidRPr="00B87A41">
        <w:rPr>
          <w:rFonts w:ascii="宋体" w:hAnsi="宋体" w:hint="eastAsia"/>
          <w:sz w:val="21"/>
          <w:szCs w:val="21"/>
        </w:rPr>
        <w:t>，系统自动对</w:t>
      </w:r>
      <w:proofErr w:type="gramStart"/>
      <w:r w:rsidR="008679D8">
        <w:rPr>
          <w:rFonts w:ascii="宋体" w:hAnsi="宋体" w:hint="eastAsia"/>
          <w:sz w:val="21"/>
          <w:szCs w:val="21"/>
        </w:rPr>
        <w:t>“</w:t>
      </w:r>
      <w:proofErr w:type="gramEnd"/>
      <w:r w:rsidR="008679D8">
        <w:rPr>
          <w:rFonts w:ascii="宋体" w:hAnsi="宋体" w:hint="eastAsia"/>
          <w:sz w:val="21"/>
          <w:szCs w:val="21"/>
        </w:rPr>
        <w:t>正常“状态的</w:t>
      </w:r>
      <w:r w:rsidRPr="00B87A41">
        <w:rPr>
          <w:rFonts w:ascii="宋体" w:hAnsi="宋体" w:hint="eastAsia"/>
          <w:sz w:val="21"/>
          <w:szCs w:val="21"/>
        </w:rPr>
        <w:t>科目进行停用处理。</w:t>
      </w:r>
    </w:p>
    <w:p w14:paraId="374E327A" w14:textId="05763BAE" w:rsidR="00A5471B" w:rsidRPr="00B87A41" w:rsidRDefault="00A5471B" w:rsidP="00FA7F5D">
      <w:pPr>
        <w:pStyle w:val="-31"/>
        <w:numPr>
          <w:ilvl w:val="0"/>
          <w:numId w:val="80"/>
        </w:numPr>
        <w:spacing w:line="360" w:lineRule="auto"/>
        <w:ind w:firstLineChars="0"/>
        <w:rPr>
          <w:rFonts w:ascii="宋体" w:hAnsi="宋体"/>
          <w:sz w:val="21"/>
          <w:szCs w:val="21"/>
        </w:rPr>
      </w:pPr>
      <w:r w:rsidRPr="00B87A41">
        <w:rPr>
          <w:rFonts w:ascii="宋体" w:hAnsi="宋体" w:hint="eastAsia"/>
          <w:sz w:val="21"/>
          <w:szCs w:val="21"/>
        </w:rPr>
        <w:t>如果科目的</w:t>
      </w:r>
      <w:r w:rsidR="00DA75D5" w:rsidRPr="00DA75D5">
        <w:rPr>
          <w:rFonts w:ascii="宋体" w:hAnsi="宋体" w:hint="eastAsia"/>
          <w:sz w:val="21"/>
          <w:szCs w:val="21"/>
          <w:highlight w:val="yellow"/>
        </w:rPr>
        <w:t>分户</w:t>
      </w:r>
      <w:r w:rsidRPr="00DA75D5">
        <w:rPr>
          <w:rFonts w:ascii="宋体" w:hAnsi="宋体" w:hint="eastAsia"/>
          <w:sz w:val="21"/>
          <w:szCs w:val="21"/>
          <w:highlight w:val="yellow"/>
        </w:rPr>
        <w:t>标识</w:t>
      </w:r>
      <w:r w:rsidRPr="00B87A41">
        <w:rPr>
          <w:rFonts w:ascii="宋体" w:hAnsi="宋体" w:hint="eastAsia"/>
          <w:sz w:val="21"/>
          <w:szCs w:val="21"/>
        </w:rPr>
        <w:t>为“Y-内部户”：</w:t>
      </w:r>
    </w:p>
    <w:p w14:paraId="4DF34B42" w14:textId="77777777" w:rsidR="00A5471B" w:rsidRPr="00B87A41" w:rsidRDefault="00A5471B" w:rsidP="00FA7F5D">
      <w:pPr>
        <w:pStyle w:val="-31"/>
        <w:numPr>
          <w:ilvl w:val="0"/>
          <w:numId w:val="65"/>
        </w:numPr>
        <w:spacing w:line="360" w:lineRule="auto"/>
        <w:ind w:firstLineChars="0"/>
        <w:rPr>
          <w:rFonts w:ascii="宋体" w:hAnsi="宋体"/>
          <w:sz w:val="21"/>
          <w:szCs w:val="21"/>
        </w:rPr>
      </w:pPr>
      <w:r w:rsidRPr="00B87A41">
        <w:rPr>
          <w:rFonts w:ascii="宋体" w:hAnsi="宋体" w:hint="eastAsia"/>
          <w:sz w:val="21"/>
          <w:szCs w:val="21"/>
        </w:rPr>
        <w:t>对该科目下的</w:t>
      </w:r>
      <w:proofErr w:type="gramStart"/>
      <w:r w:rsidRPr="00B87A41">
        <w:rPr>
          <w:rFonts w:ascii="宋体" w:hAnsi="宋体" w:hint="eastAsia"/>
          <w:sz w:val="21"/>
          <w:szCs w:val="21"/>
        </w:rPr>
        <w:t>内部户控制表</w:t>
      </w:r>
      <w:proofErr w:type="gramEnd"/>
      <w:r w:rsidRPr="00B87A41">
        <w:rPr>
          <w:rFonts w:ascii="宋体" w:hAnsi="宋体" w:hint="eastAsia"/>
          <w:sz w:val="21"/>
          <w:szCs w:val="21"/>
        </w:rPr>
        <w:t>进行停用处理。</w:t>
      </w:r>
    </w:p>
    <w:p w14:paraId="099B141F" w14:textId="22FF9D0E" w:rsidR="00A5471B" w:rsidRPr="00B87A41" w:rsidRDefault="00A5471B" w:rsidP="00FA7F5D">
      <w:pPr>
        <w:pStyle w:val="-31"/>
        <w:numPr>
          <w:ilvl w:val="0"/>
          <w:numId w:val="65"/>
        </w:numPr>
        <w:spacing w:line="360" w:lineRule="auto"/>
        <w:ind w:firstLineChars="0"/>
        <w:rPr>
          <w:rFonts w:ascii="宋体" w:hAnsi="宋体"/>
          <w:sz w:val="21"/>
          <w:szCs w:val="21"/>
        </w:rPr>
      </w:pPr>
      <w:r w:rsidRPr="00B87A41">
        <w:rPr>
          <w:rFonts w:ascii="宋体" w:hAnsi="宋体" w:hint="eastAsia"/>
          <w:sz w:val="21"/>
          <w:szCs w:val="21"/>
        </w:rPr>
        <w:t>检查该科目下的</w:t>
      </w:r>
      <w:proofErr w:type="gramStart"/>
      <w:r w:rsidRPr="00B87A41">
        <w:rPr>
          <w:rFonts w:ascii="宋体" w:hAnsi="宋体" w:hint="eastAsia"/>
          <w:sz w:val="21"/>
          <w:szCs w:val="21"/>
        </w:rPr>
        <w:t>内部户</w:t>
      </w:r>
      <w:proofErr w:type="gramEnd"/>
      <w:r w:rsidRPr="00B87A41">
        <w:rPr>
          <w:rFonts w:ascii="宋体" w:hAnsi="宋体" w:hint="eastAsia"/>
          <w:sz w:val="21"/>
          <w:szCs w:val="21"/>
        </w:rPr>
        <w:t>余额情况并进行相应处理。如果</w:t>
      </w:r>
      <w:proofErr w:type="gramStart"/>
      <w:r w:rsidRPr="00B87A41">
        <w:rPr>
          <w:rFonts w:ascii="宋体" w:hAnsi="宋体" w:hint="eastAsia"/>
          <w:sz w:val="21"/>
          <w:szCs w:val="21"/>
        </w:rPr>
        <w:t>内部户</w:t>
      </w:r>
      <w:proofErr w:type="gramEnd"/>
      <w:r w:rsidRPr="00B87A41">
        <w:rPr>
          <w:rFonts w:ascii="宋体" w:hAnsi="宋体" w:hint="eastAsia"/>
          <w:sz w:val="21"/>
          <w:szCs w:val="21"/>
        </w:rPr>
        <w:t>余额为0，则对</w:t>
      </w:r>
      <w:proofErr w:type="gramStart"/>
      <w:r w:rsidRPr="00B87A41">
        <w:rPr>
          <w:rFonts w:ascii="宋体" w:hAnsi="宋体" w:hint="eastAsia"/>
          <w:sz w:val="21"/>
          <w:szCs w:val="21"/>
        </w:rPr>
        <w:t>内部户</w:t>
      </w:r>
      <w:proofErr w:type="gramEnd"/>
      <w:r w:rsidRPr="00B87A41">
        <w:rPr>
          <w:rFonts w:ascii="宋体" w:hAnsi="宋体" w:hint="eastAsia"/>
          <w:sz w:val="21"/>
          <w:szCs w:val="21"/>
        </w:rPr>
        <w:t>进行注销，如果</w:t>
      </w:r>
      <w:proofErr w:type="gramStart"/>
      <w:r w:rsidRPr="00B87A41">
        <w:rPr>
          <w:rFonts w:ascii="宋体" w:hAnsi="宋体" w:hint="eastAsia"/>
          <w:sz w:val="21"/>
          <w:szCs w:val="21"/>
        </w:rPr>
        <w:t>内部户</w:t>
      </w:r>
      <w:proofErr w:type="gramEnd"/>
      <w:r w:rsidRPr="00B87A41">
        <w:rPr>
          <w:rFonts w:ascii="宋体" w:hAnsi="宋体" w:hint="eastAsia"/>
          <w:sz w:val="21"/>
          <w:szCs w:val="21"/>
        </w:rPr>
        <w:t>余额不为0，则置为</w:t>
      </w:r>
      <w:r w:rsidR="00950585">
        <w:rPr>
          <w:rFonts w:ascii="宋体" w:hAnsi="宋体" w:hint="eastAsia"/>
          <w:sz w:val="21"/>
          <w:szCs w:val="21"/>
        </w:rPr>
        <w:t>停用</w:t>
      </w:r>
      <w:r w:rsidRPr="00B87A41">
        <w:rPr>
          <w:rFonts w:ascii="宋体" w:hAnsi="宋体" w:hint="eastAsia"/>
          <w:sz w:val="21"/>
          <w:szCs w:val="21"/>
        </w:rPr>
        <w:t>状态。</w:t>
      </w:r>
    </w:p>
    <w:p w14:paraId="1D5FA761" w14:textId="77777777" w:rsidR="00A5471B" w:rsidRPr="00B87A41" w:rsidRDefault="00A5471B" w:rsidP="00FA7F5D">
      <w:pPr>
        <w:pStyle w:val="-31"/>
        <w:numPr>
          <w:ilvl w:val="0"/>
          <w:numId w:val="65"/>
        </w:numPr>
        <w:spacing w:line="360" w:lineRule="auto"/>
        <w:ind w:firstLineChars="0"/>
        <w:rPr>
          <w:rFonts w:ascii="宋体" w:hAnsi="宋体"/>
          <w:sz w:val="21"/>
          <w:szCs w:val="21"/>
        </w:rPr>
      </w:pPr>
      <w:r w:rsidRPr="00B87A41">
        <w:rPr>
          <w:rFonts w:ascii="宋体" w:hAnsi="宋体" w:hint="eastAsia"/>
          <w:sz w:val="21"/>
          <w:szCs w:val="21"/>
        </w:rPr>
        <w:t>如果科目下所有</w:t>
      </w:r>
      <w:proofErr w:type="gramStart"/>
      <w:r w:rsidRPr="00B87A41">
        <w:rPr>
          <w:rFonts w:ascii="宋体" w:hAnsi="宋体" w:hint="eastAsia"/>
          <w:sz w:val="21"/>
          <w:szCs w:val="21"/>
        </w:rPr>
        <w:t>内部户</w:t>
      </w:r>
      <w:proofErr w:type="gramEnd"/>
      <w:r w:rsidRPr="00B87A41">
        <w:rPr>
          <w:rFonts w:ascii="宋体" w:hAnsi="宋体" w:hint="eastAsia"/>
          <w:sz w:val="21"/>
          <w:szCs w:val="21"/>
        </w:rPr>
        <w:t>都已注销，则科目置为注销状态。如果科目下仍有</w:t>
      </w:r>
      <w:proofErr w:type="gramStart"/>
      <w:r w:rsidRPr="00B87A41">
        <w:rPr>
          <w:rFonts w:ascii="宋体" w:hAnsi="宋体" w:hint="eastAsia"/>
          <w:sz w:val="21"/>
          <w:szCs w:val="21"/>
        </w:rPr>
        <w:t>内部户</w:t>
      </w:r>
      <w:proofErr w:type="gramEnd"/>
      <w:r w:rsidRPr="00B87A41">
        <w:rPr>
          <w:rFonts w:ascii="宋体" w:hAnsi="宋体" w:hint="eastAsia"/>
          <w:sz w:val="21"/>
          <w:szCs w:val="21"/>
        </w:rPr>
        <w:t>未注销，则科目置为停用状态。</w:t>
      </w:r>
    </w:p>
    <w:p w14:paraId="79A4FDF7" w14:textId="4338F448" w:rsidR="00A5471B" w:rsidRPr="00B87A41" w:rsidRDefault="00A5471B" w:rsidP="00FA7F5D">
      <w:pPr>
        <w:pStyle w:val="-31"/>
        <w:numPr>
          <w:ilvl w:val="0"/>
          <w:numId w:val="65"/>
        </w:numPr>
        <w:spacing w:line="360" w:lineRule="auto"/>
        <w:ind w:firstLineChars="0"/>
        <w:rPr>
          <w:rFonts w:ascii="宋体" w:hAnsi="宋体"/>
          <w:sz w:val="21"/>
          <w:szCs w:val="21"/>
        </w:rPr>
      </w:pPr>
      <w:r w:rsidRPr="00B87A41">
        <w:rPr>
          <w:rFonts w:ascii="宋体" w:hAnsi="宋体" w:hint="eastAsia"/>
          <w:sz w:val="21"/>
          <w:szCs w:val="21"/>
        </w:rPr>
        <w:t>每日批次检查</w:t>
      </w:r>
      <w:r w:rsidR="00950585">
        <w:rPr>
          <w:rFonts w:ascii="宋体" w:hAnsi="宋体" w:hint="eastAsia"/>
          <w:sz w:val="21"/>
          <w:szCs w:val="21"/>
        </w:rPr>
        <w:t>停用</w:t>
      </w:r>
      <w:r w:rsidRPr="00B87A41">
        <w:rPr>
          <w:rFonts w:ascii="宋体" w:hAnsi="宋体" w:hint="eastAsia"/>
          <w:sz w:val="21"/>
          <w:szCs w:val="21"/>
        </w:rPr>
        <w:t>状态的</w:t>
      </w:r>
      <w:proofErr w:type="gramStart"/>
      <w:r w:rsidRPr="00B87A41">
        <w:rPr>
          <w:rFonts w:ascii="宋体" w:hAnsi="宋体" w:hint="eastAsia"/>
          <w:sz w:val="21"/>
          <w:szCs w:val="21"/>
        </w:rPr>
        <w:t>内部户</w:t>
      </w:r>
      <w:proofErr w:type="gramEnd"/>
      <w:r w:rsidRPr="00B87A41">
        <w:rPr>
          <w:rFonts w:ascii="宋体" w:hAnsi="宋体" w:hint="eastAsia"/>
          <w:sz w:val="21"/>
          <w:szCs w:val="21"/>
        </w:rPr>
        <w:t>如果余额为0，则置为注销状态。如果科目下所有</w:t>
      </w:r>
      <w:proofErr w:type="gramStart"/>
      <w:r w:rsidRPr="00B87A41">
        <w:rPr>
          <w:rFonts w:ascii="宋体" w:hAnsi="宋体" w:hint="eastAsia"/>
          <w:sz w:val="21"/>
          <w:szCs w:val="21"/>
        </w:rPr>
        <w:t>内部户</w:t>
      </w:r>
      <w:proofErr w:type="gramEnd"/>
      <w:r w:rsidRPr="00B87A41">
        <w:rPr>
          <w:rFonts w:ascii="宋体" w:hAnsi="宋体" w:hint="eastAsia"/>
          <w:sz w:val="21"/>
          <w:szCs w:val="21"/>
        </w:rPr>
        <w:t>都已注销，则科目置为注销状态。</w:t>
      </w:r>
    </w:p>
    <w:p w14:paraId="49AFE2BE" w14:textId="17893300" w:rsidR="00A5471B" w:rsidRPr="00B87A41" w:rsidRDefault="00A5471B" w:rsidP="00FA7F5D">
      <w:pPr>
        <w:pStyle w:val="-31"/>
        <w:numPr>
          <w:ilvl w:val="0"/>
          <w:numId w:val="80"/>
        </w:numPr>
        <w:spacing w:line="360" w:lineRule="auto"/>
        <w:ind w:firstLineChars="0"/>
        <w:rPr>
          <w:rFonts w:ascii="宋体" w:hAnsi="宋体"/>
          <w:sz w:val="21"/>
          <w:szCs w:val="21"/>
        </w:rPr>
      </w:pPr>
      <w:r w:rsidRPr="00B87A41">
        <w:rPr>
          <w:rFonts w:ascii="宋体" w:hAnsi="宋体" w:hint="eastAsia"/>
          <w:sz w:val="21"/>
          <w:szCs w:val="21"/>
        </w:rPr>
        <w:t>如果科目的</w:t>
      </w:r>
      <w:r w:rsidR="00DA75D5" w:rsidRPr="00DA75D5">
        <w:rPr>
          <w:rFonts w:ascii="宋体" w:hAnsi="宋体" w:hint="eastAsia"/>
          <w:sz w:val="21"/>
          <w:szCs w:val="21"/>
          <w:highlight w:val="yellow"/>
        </w:rPr>
        <w:t>分户</w:t>
      </w:r>
      <w:r w:rsidRPr="00DA75D5">
        <w:rPr>
          <w:rFonts w:ascii="宋体" w:hAnsi="宋体" w:hint="eastAsia"/>
          <w:sz w:val="21"/>
          <w:szCs w:val="21"/>
          <w:highlight w:val="yellow"/>
        </w:rPr>
        <w:t>标识为“N-</w:t>
      </w:r>
      <w:r w:rsidR="00DA75D5" w:rsidRPr="00DA75D5">
        <w:rPr>
          <w:rFonts w:ascii="宋体" w:hAnsi="宋体" w:hint="eastAsia"/>
          <w:sz w:val="21"/>
          <w:szCs w:val="21"/>
          <w:highlight w:val="yellow"/>
        </w:rPr>
        <w:t>外部</w:t>
      </w:r>
      <w:proofErr w:type="gramStart"/>
      <w:r w:rsidRPr="00DA75D5">
        <w:rPr>
          <w:rFonts w:ascii="宋体" w:hAnsi="宋体" w:hint="eastAsia"/>
          <w:sz w:val="21"/>
          <w:szCs w:val="21"/>
          <w:highlight w:val="yellow"/>
        </w:rPr>
        <w:t>部</w:t>
      </w:r>
      <w:proofErr w:type="gramEnd"/>
      <w:r w:rsidRPr="00DA75D5">
        <w:rPr>
          <w:rFonts w:ascii="宋体" w:hAnsi="宋体" w:hint="eastAsia"/>
          <w:sz w:val="21"/>
          <w:szCs w:val="21"/>
          <w:highlight w:val="yellow"/>
        </w:rPr>
        <w:t>户”</w:t>
      </w:r>
      <w:r w:rsidR="00DA75D5" w:rsidRPr="00DA75D5">
        <w:rPr>
          <w:rFonts w:ascii="宋体" w:hAnsi="宋体" w:hint="eastAsia"/>
          <w:sz w:val="21"/>
          <w:szCs w:val="21"/>
          <w:highlight w:val="yellow"/>
        </w:rPr>
        <w:t>或“G-科目”</w:t>
      </w:r>
      <w:r w:rsidRPr="00B87A41">
        <w:rPr>
          <w:rFonts w:ascii="宋体" w:hAnsi="宋体" w:hint="eastAsia"/>
          <w:sz w:val="21"/>
          <w:szCs w:val="21"/>
        </w:rPr>
        <w:t>：</w:t>
      </w:r>
    </w:p>
    <w:p w14:paraId="7B9A7028" w14:textId="77777777" w:rsidR="00A5471B" w:rsidRPr="00B87A41" w:rsidRDefault="00A5471B" w:rsidP="00FA7F5D">
      <w:pPr>
        <w:pStyle w:val="-31"/>
        <w:numPr>
          <w:ilvl w:val="0"/>
          <w:numId w:val="66"/>
        </w:numPr>
        <w:spacing w:line="360" w:lineRule="auto"/>
        <w:ind w:firstLineChars="0"/>
        <w:rPr>
          <w:rFonts w:ascii="宋体" w:hAnsi="宋体"/>
          <w:sz w:val="21"/>
          <w:szCs w:val="21"/>
        </w:rPr>
      </w:pPr>
      <w:r w:rsidRPr="00B87A41">
        <w:rPr>
          <w:rFonts w:ascii="宋体" w:hAnsi="宋体" w:hint="eastAsia"/>
          <w:sz w:val="21"/>
          <w:szCs w:val="21"/>
        </w:rPr>
        <w:t>如果科目相应的总账余额不为0，则将科目置为停用状态。</w:t>
      </w:r>
    </w:p>
    <w:p w14:paraId="6ECDA644" w14:textId="77777777" w:rsidR="00A5471B" w:rsidRPr="00B87A41" w:rsidRDefault="00A5471B" w:rsidP="00FA7F5D">
      <w:pPr>
        <w:pStyle w:val="-31"/>
        <w:numPr>
          <w:ilvl w:val="0"/>
          <w:numId w:val="66"/>
        </w:numPr>
        <w:spacing w:line="360" w:lineRule="auto"/>
        <w:ind w:firstLineChars="0"/>
        <w:rPr>
          <w:rFonts w:ascii="宋体" w:hAnsi="宋体"/>
          <w:sz w:val="21"/>
          <w:szCs w:val="21"/>
        </w:rPr>
      </w:pPr>
      <w:r w:rsidRPr="00B87A41">
        <w:rPr>
          <w:rFonts w:ascii="宋体" w:hAnsi="宋体" w:hint="eastAsia"/>
          <w:sz w:val="21"/>
          <w:szCs w:val="21"/>
        </w:rPr>
        <w:t>如果科目相应的总账余额都为0，则将科目置为注销状态。</w:t>
      </w:r>
    </w:p>
    <w:p w14:paraId="627062BB" w14:textId="77777777" w:rsidR="00A5471B" w:rsidRPr="00B87A41" w:rsidRDefault="00A5471B" w:rsidP="00A5471B">
      <w:pPr>
        <w:pStyle w:val="-31"/>
        <w:spacing w:line="360" w:lineRule="auto"/>
        <w:ind w:left="1288" w:firstLineChars="0" w:firstLine="0"/>
        <w:rPr>
          <w:rFonts w:ascii="宋体" w:hAnsi="宋体"/>
          <w:sz w:val="21"/>
          <w:szCs w:val="21"/>
        </w:rPr>
      </w:pPr>
    </w:p>
    <w:p w14:paraId="0C888CA8" w14:textId="77777777" w:rsidR="00A5471B" w:rsidRPr="00DE4789" w:rsidRDefault="00A5471B" w:rsidP="00FA7F5D">
      <w:pPr>
        <w:numPr>
          <w:ilvl w:val="0"/>
          <w:numId w:val="83"/>
        </w:numPr>
        <w:spacing w:line="360" w:lineRule="auto"/>
        <w:rPr>
          <w:rFonts w:ascii="宋体" w:hAnsi="宋体"/>
          <w:szCs w:val="21"/>
        </w:rPr>
      </w:pPr>
      <w:r w:rsidRPr="00DE4789">
        <w:rPr>
          <w:rFonts w:ascii="宋体" w:hAnsi="宋体" w:hint="eastAsia"/>
          <w:szCs w:val="21"/>
        </w:rPr>
        <w:t>科目重开的处理原则：</w:t>
      </w:r>
    </w:p>
    <w:p w14:paraId="6D88D202" w14:textId="77777777" w:rsidR="00A5471B" w:rsidRPr="00DE4789" w:rsidRDefault="00A5471B" w:rsidP="00FA7F5D">
      <w:pPr>
        <w:pStyle w:val="-31"/>
        <w:numPr>
          <w:ilvl w:val="0"/>
          <w:numId w:val="67"/>
        </w:numPr>
        <w:spacing w:line="360" w:lineRule="auto"/>
        <w:ind w:firstLineChars="0"/>
        <w:rPr>
          <w:rFonts w:ascii="宋体" w:hAnsi="宋体"/>
          <w:sz w:val="21"/>
          <w:szCs w:val="21"/>
        </w:rPr>
      </w:pPr>
      <w:r w:rsidRPr="00DE4789">
        <w:rPr>
          <w:rFonts w:ascii="宋体" w:hAnsi="宋体" w:hint="eastAsia"/>
          <w:sz w:val="21"/>
          <w:szCs w:val="21"/>
        </w:rPr>
        <w:t>已停用或注销的科目可以激活，恢复为正常状态。</w:t>
      </w:r>
    </w:p>
    <w:p w14:paraId="34ED93C8" w14:textId="77777777" w:rsidR="00A5471B" w:rsidRPr="00DE4789" w:rsidRDefault="00A5471B" w:rsidP="00FA7F5D">
      <w:pPr>
        <w:pStyle w:val="-31"/>
        <w:numPr>
          <w:ilvl w:val="0"/>
          <w:numId w:val="67"/>
        </w:numPr>
        <w:spacing w:line="360" w:lineRule="auto"/>
        <w:ind w:firstLineChars="0"/>
        <w:rPr>
          <w:rFonts w:ascii="宋体" w:hAnsi="宋体"/>
          <w:sz w:val="21"/>
          <w:szCs w:val="21"/>
        </w:rPr>
      </w:pPr>
      <w:r w:rsidRPr="00DE4789">
        <w:rPr>
          <w:rFonts w:ascii="宋体" w:hAnsi="宋体" w:hint="eastAsia"/>
          <w:sz w:val="21"/>
          <w:szCs w:val="21"/>
        </w:rPr>
        <w:lastRenderedPageBreak/>
        <w:t>如果科目的失效日期已过期，则置为无限期。</w:t>
      </w:r>
    </w:p>
    <w:p w14:paraId="194B3FA4" w14:textId="77777777" w:rsidR="00A5471B" w:rsidRPr="00DE4789" w:rsidRDefault="00A5471B" w:rsidP="00FA7F5D">
      <w:pPr>
        <w:pStyle w:val="-31"/>
        <w:numPr>
          <w:ilvl w:val="0"/>
          <w:numId w:val="67"/>
        </w:numPr>
        <w:spacing w:line="360" w:lineRule="auto"/>
        <w:ind w:firstLineChars="0"/>
        <w:rPr>
          <w:rFonts w:ascii="宋体" w:hAnsi="宋体"/>
          <w:sz w:val="21"/>
          <w:szCs w:val="21"/>
        </w:rPr>
      </w:pPr>
      <w:r w:rsidRPr="00DE4789">
        <w:rPr>
          <w:rFonts w:ascii="宋体" w:hAnsi="宋体" w:hint="eastAsia"/>
          <w:sz w:val="21"/>
          <w:szCs w:val="21"/>
        </w:rPr>
        <w:t>科目激活，</w:t>
      </w:r>
      <w:proofErr w:type="gramStart"/>
      <w:r w:rsidRPr="00DE4789">
        <w:rPr>
          <w:rFonts w:ascii="宋体" w:hAnsi="宋体" w:hint="eastAsia"/>
          <w:sz w:val="21"/>
          <w:szCs w:val="21"/>
        </w:rPr>
        <w:t>不</w:t>
      </w:r>
      <w:proofErr w:type="gramEnd"/>
      <w:r w:rsidRPr="00DE4789">
        <w:rPr>
          <w:rFonts w:ascii="宋体" w:hAnsi="宋体" w:hint="eastAsia"/>
          <w:sz w:val="21"/>
          <w:szCs w:val="21"/>
        </w:rPr>
        <w:t>自动同步激活相应的</w:t>
      </w:r>
      <w:proofErr w:type="gramStart"/>
      <w:r w:rsidRPr="00DE4789">
        <w:rPr>
          <w:rFonts w:ascii="宋体" w:hAnsi="宋体" w:hint="eastAsia"/>
          <w:sz w:val="21"/>
          <w:szCs w:val="21"/>
        </w:rPr>
        <w:t>内部户控制表</w:t>
      </w:r>
      <w:r w:rsidR="00950585">
        <w:rPr>
          <w:rFonts w:ascii="宋体" w:hAnsi="宋体" w:hint="eastAsia"/>
          <w:sz w:val="21"/>
          <w:szCs w:val="21"/>
        </w:rPr>
        <w:t>和内部户相关</w:t>
      </w:r>
      <w:proofErr w:type="gramEnd"/>
      <w:r w:rsidR="00950585">
        <w:rPr>
          <w:rFonts w:ascii="宋体" w:hAnsi="宋体" w:hint="eastAsia"/>
          <w:sz w:val="21"/>
          <w:szCs w:val="21"/>
        </w:rPr>
        <w:t>记录</w:t>
      </w:r>
      <w:r w:rsidRPr="00DE4789">
        <w:rPr>
          <w:rFonts w:ascii="宋体" w:hAnsi="宋体" w:hint="eastAsia"/>
          <w:sz w:val="21"/>
          <w:szCs w:val="21"/>
        </w:rPr>
        <w:t>；由手工根据业务需要激活</w:t>
      </w:r>
      <w:proofErr w:type="gramStart"/>
      <w:r w:rsidRPr="00DE4789">
        <w:rPr>
          <w:rFonts w:ascii="宋体" w:hAnsi="宋体" w:hint="eastAsia"/>
          <w:sz w:val="21"/>
          <w:szCs w:val="21"/>
        </w:rPr>
        <w:t>内部户控制表</w:t>
      </w:r>
      <w:proofErr w:type="gramEnd"/>
      <w:r w:rsidR="00950585">
        <w:rPr>
          <w:rFonts w:ascii="宋体" w:hAnsi="宋体" w:hint="eastAsia"/>
          <w:sz w:val="21"/>
          <w:szCs w:val="21"/>
        </w:rPr>
        <w:t>和内部户</w:t>
      </w:r>
      <w:r w:rsidRPr="00DE4789">
        <w:rPr>
          <w:rFonts w:ascii="宋体" w:hAnsi="宋体" w:hint="eastAsia"/>
          <w:sz w:val="21"/>
          <w:szCs w:val="21"/>
        </w:rPr>
        <w:t>。</w:t>
      </w:r>
    </w:p>
    <w:p w14:paraId="76D54433" w14:textId="77777777" w:rsidR="00A5471B" w:rsidRPr="00DE4789" w:rsidRDefault="00A5471B" w:rsidP="00A5471B">
      <w:pPr>
        <w:pStyle w:val="-31"/>
        <w:spacing w:line="360" w:lineRule="auto"/>
        <w:ind w:left="1288" w:firstLineChars="0" w:firstLine="0"/>
        <w:rPr>
          <w:rFonts w:ascii="宋体" w:hAnsi="宋体"/>
          <w:sz w:val="21"/>
          <w:szCs w:val="21"/>
        </w:rPr>
      </w:pPr>
    </w:p>
    <w:p w14:paraId="6EA65F9F" w14:textId="1BB2BFB5" w:rsidR="00A5471B" w:rsidRPr="00DE4789" w:rsidRDefault="00A5471B" w:rsidP="00FA7F5D">
      <w:pPr>
        <w:numPr>
          <w:ilvl w:val="0"/>
          <w:numId w:val="83"/>
        </w:numPr>
        <w:spacing w:line="360" w:lineRule="auto"/>
        <w:rPr>
          <w:rFonts w:ascii="宋体" w:hAnsi="宋体"/>
          <w:szCs w:val="21"/>
        </w:rPr>
      </w:pPr>
      <w:r w:rsidRPr="00DE4789">
        <w:rPr>
          <w:rFonts w:ascii="宋体" w:hAnsi="宋体" w:hint="eastAsia"/>
          <w:szCs w:val="21"/>
        </w:rPr>
        <w:t>科目冻结处理规则：</w:t>
      </w:r>
      <w:r w:rsidR="00DA75D5" w:rsidRPr="00DA75D5">
        <w:rPr>
          <w:rFonts w:ascii="宋体" w:hAnsi="宋体" w:hint="eastAsia"/>
          <w:szCs w:val="21"/>
          <w:highlight w:val="yellow"/>
        </w:rPr>
        <w:t>（</w:t>
      </w:r>
      <w:del w:id="70" w:author="胡增祥" w:date="2025-06-16T10:23:00Z">
        <w:r w:rsidR="00DA75D5" w:rsidRPr="00DA75D5" w:rsidDel="003F4984">
          <w:rPr>
            <w:rFonts w:ascii="宋体" w:hAnsi="宋体" w:hint="eastAsia"/>
            <w:szCs w:val="21"/>
            <w:highlight w:val="yellow"/>
          </w:rPr>
          <w:delText>苏州银行</w:delText>
        </w:r>
      </w:del>
      <w:ins w:id="71" w:author="胡增祥" w:date="2025-06-16T10:23:00Z">
        <w:r w:rsidR="003F4984">
          <w:rPr>
            <w:rFonts w:ascii="宋体" w:hAnsi="宋体" w:hint="eastAsia"/>
            <w:szCs w:val="21"/>
            <w:highlight w:val="yellow"/>
          </w:rPr>
          <w:t>XX银行</w:t>
        </w:r>
      </w:ins>
      <w:r w:rsidR="00DA75D5" w:rsidRPr="00DA75D5">
        <w:rPr>
          <w:rFonts w:ascii="宋体" w:hAnsi="宋体" w:hint="eastAsia"/>
          <w:szCs w:val="21"/>
          <w:highlight w:val="yellow"/>
        </w:rPr>
        <w:t>的“科目冻结功能”暂封）</w:t>
      </w:r>
    </w:p>
    <w:p w14:paraId="7FAF43C7" w14:textId="0F1E2D97" w:rsidR="00A5471B" w:rsidRPr="00DE4789" w:rsidRDefault="00A5471B" w:rsidP="00FA7F5D">
      <w:pPr>
        <w:pStyle w:val="-31"/>
        <w:numPr>
          <w:ilvl w:val="0"/>
          <w:numId w:val="73"/>
        </w:numPr>
        <w:spacing w:line="360" w:lineRule="auto"/>
        <w:ind w:firstLineChars="0"/>
        <w:rPr>
          <w:rFonts w:ascii="宋体" w:hAnsi="宋体"/>
          <w:sz w:val="21"/>
          <w:szCs w:val="21"/>
        </w:rPr>
      </w:pPr>
      <w:r w:rsidRPr="00DE4789">
        <w:rPr>
          <w:rFonts w:ascii="宋体" w:hAnsi="宋体" w:hint="eastAsia"/>
          <w:sz w:val="21"/>
          <w:szCs w:val="21"/>
        </w:rPr>
        <w:t>科目冻结，仅对用于</w:t>
      </w:r>
      <w:proofErr w:type="gramStart"/>
      <w:r w:rsidRPr="00DE4789">
        <w:rPr>
          <w:rFonts w:ascii="宋体" w:hAnsi="宋体" w:hint="eastAsia"/>
          <w:sz w:val="21"/>
          <w:szCs w:val="21"/>
        </w:rPr>
        <w:t>内部户</w:t>
      </w:r>
      <w:proofErr w:type="gramEnd"/>
      <w:r w:rsidRPr="00DE4789">
        <w:rPr>
          <w:rFonts w:ascii="宋体" w:hAnsi="宋体" w:hint="eastAsia"/>
          <w:sz w:val="21"/>
          <w:szCs w:val="21"/>
        </w:rPr>
        <w:t>核算的3级科目（</w:t>
      </w:r>
      <w:r w:rsidR="00DA75D5" w:rsidRPr="00DA75D5">
        <w:rPr>
          <w:rFonts w:ascii="宋体" w:hAnsi="宋体" w:hint="eastAsia"/>
          <w:sz w:val="21"/>
          <w:szCs w:val="21"/>
          <w:highlight w:val="yellow"/>
        </w:rPr>
        <w:t>分户标识</w:t>
      </w:r>
      <w:r w:rsidRPr="00DE4789">
        <w:rPr>
          <w:rFonts w:ascii="宋体" w:hAnsi="宋体" w:hint="eastAsia"/>
          <w:sz w:val="21"/>
          <w:szCs w:val="21"/>
        </w:rPr>
        <w:t>为“Y”）进行冻结。</w:t>
      </w:r>
      <w:proofErr w:type="gramStart"/>
      <w:r w:rsidRPr="00DE4789">
        <w:rPr>
          <w:rFonts w:ascii="宋体" w:hAnsi="宋体" w:hint="eastAsia"/>
          <w:sz w:val="21"/>
          <w:szCs w:val="21"/>
        </w:rPr>
        <w:t>外部户</w:t>
      </w:r>
      <w:proofErr w:type="gramEnd"/>
      <w:r w:rsidRPr="00DE4789">
        <w:rPr>
          <w:rFonts w:ascii="宋体" w:hAnsi="宋体" w:hint="eastAsia"/>
          <w:sz w:val="21"/>
          <w:szCs w:val="21"/>
        </w:rPr>
        <w:t>的冻结通过相关的应用子系统处理。</w:t>
      </w:r>
    </w:p>
    <w:p w14:paraId="01C83497" w14:textId="7B0051F5" w:rsidR="00A5471B" w:rsidRPr="00DE4789" w:rsidRDefault="00A5471B" w:rsidP="00FA7F5D">
      <w:pPr>
        <w:pStyle w:val="-31"/>
        <w:numPr>
          <w:ilvl w:val="1"/>
          <w:numId w:val="73"/>
        </w:numPr>
        <w:spacing w:line="360" w:lineRule="auto"/>
        <w:ind w:firstLineChars="0"/>
        <w:rPr>
          <w:rFonts w:ascii="宋体" w:hAnsi="宋体"/>
          <w:sz w:val="21"/>
          <w:szCs w:val="21"/>
        </w:rPr>
      </w:pPr>
      <w:r w:rsidRPr="00DE4789">
        <w:rPr>
          <w:rFonts w:ascii="宋体" w:hAnsi="宋体" w:hint="eastAsia"/>
          <w:sz w:val="21"/>
          <w:szCs w:val="21"/>
        </w:rPr>
        <w:t>科目冻结，对该科目下的</w:t>
      </w:r>
      <w:proofErr w:type="gramStart"/>
      <w:r w:rsidR="008679D8">
        <w:rPr>
          <w:rFonts w:ascii="宋体" w:hAnsi="宋体" w:hint="eastAsia"/>
          <w:sz w:val="21"/>
          <w:szCs w:val="21"/>
        </w:rPr>
        <w:t>“</w:t>
      </w:r>
      <w:proofErr w:type="gramEnd"/>
      <w:r w:rsidR="008679D8">
        <w:rPr>
          <w:rFonts w:ascii="宋体" w:hAnsi="宋体" w:hint="eastAsia"/>
          <w:sz w:val="21"/>
          <w:szCs w:val="21"/>
        </w:rPr>
        <w:t>正常“状态下的</w:t>
      </w:r>
      <w:r w:rsidRPr="00DE4789">
        <w:rPr>
          <w:rFonts w:ascii="宋体" w:hAnsi="宋体" w:hint="eastAsia"/>
          <w:sz w:val="21"/>
          <w:szCs w:val="21"/>
        </w:rPr>
        <w:t>内部户控制表进行</w:t>
      </w:r>
      <w:r w:rsidR="00950585">
        <w:rPr>
          <w:rFonts w:ascii="宋体" w:hAnsi="宋体" w:hint="eastAsia"/>
          <w:sz w:val="21"/>
          <w:szCs w:val="21"/>
        </w:rPr>
        <w:t>冻结</w:t>
      </w:r>
      <w:r w:rsidRPr="00DE4789">
        <w:rPr>
          <w:rFonts w:ascii="宋体" w:hAnsi="宋体" w:hint="eastAsia"/>
          <w:sz w:val="21"/>
          <w:szCs w:val="21"/>
        </w:rPr>
        <w:t>处理。</w:t>
      </w:r>
    </w:p>
    <w:p w14:paraId="78962BBD" w14:textId="77777777" w:rsidR="00A5471B" w:rsidRPr="00DE4789" w:rsidRDefault="00A5471B" w:rsidP="00FA7F5D">
      <w:pPr>
        <w:pStyle w:val="-31"/>
        <w:numPr>
          <w:ilvl w:val="1"/>
          <w:numId w:val="73"/>
        </w:numPr>
        <w:spacing w:line="360" w:lineRule="auto"/>
        <w:ind w:firstLineChars="0"/>
        <w:rPr>
          <w:rFonts w:ascii="宋体" w:hAnsi="宋体"/>
          <w:sz w:val="21"/>
          <w:szCs w:val="21"/>
        </w:rPr>
      </w:pPr>
      <w:r w:rsidRPr="00DE4789">
        <w:rPr>
          <w:rFonts w:ascii="宋体" w:hAnsi="宋体" w:hint="eastAsia"/>
          <w:sz w:val="21"/>
          <w:szCs w:val="21"/>
        </w:rPr>
        <w:t>科目冻结，对该科目下</w:t>
      </w:r>
      <w:proofErr w:type="gramStart"/>
      <w:r w:rsidR="008679D8">
        <w:rPr>
          <w:rFonts w:ascii="宋体" w:hAnsi="宋体" w:hint="eastAsia"/>
          <w:sz w:val="21"/>
          <w:szCs w:val="21"/>
        </w:rPr>
        <w:t>“</w:t>
      </w:r>
      <w:proofErr w:type="gramEnd"/>
      <w:r w:rsidR="008679D8">
        <w:rPr>
          <w:rFonts w:ascii="宋体" w:hAnsi="宋体" w:hint="eastAsia"/>
          <w:sz w:val="21"/>
          <w:szCs w:val="21"/>
        </w:rPr>
        <w:t>正常“状态</w:t>
      </w:r>
      <w:r w:rsidRPr="00DE4789">
        <w:rPr>
          <w:rFonts w:ascii="宋体" w:hAnsi="宋体" w:hint="eastAsia"/>
          <w:sz w:val="21"/>
          <w:szCs w:val="21"/>
        </w:rPr>
        <w:t>的内部户记录进行冻结处理。</w:t>
      </w:r>
    </w:p>
    <w:p w14:paraId="3418FC48" w14:textId="5655221B" w:rsidR="00A5471B" w:rsidRPr="00DE4789" w:rsidRDefault="00A5471B" w:rsidP="00FA7F5D">
      <w:pPr>
        <w:pStyle w:val="-31"/>
        <w:numPr>
          <w:ilvl w:val="1"/>
          <w:numId w:val="73"/>
        </w:numPr>
        <w:spacing w:line="360" w:lineRule="auto"/>
        <w:ind w:firstLineChars="0"/>
        <w:rPr>
          <w:rFonts w:ascii="宋体" w:hAnsi="宋体"/>
          <w:sz w:val="21"/>
          <w:szCs w:val="21"/>
        </w:rPr>
      </w:pPr>
      <w:r w:rsidRPr="00DE4789">
        <w:rPr>
          <w:rFonts w:ascii="宋体" w:hAnsi="宋体" w:hint="eastAsia"/>
          <w:sz w:val="21"/>
          <w:szCs w:val="21"/>
        </w:rPr>
        <w:t>科目解冻，不同步相应的</w:t>
      </w:r>
      <w:proofErr w:type="gramStart"/>
      <w:r w:rsidRPr="00DE4789">
        <w:rPr>
          <w:rFonts w:ascii="宋体" w:hAnsi="宋体" w:hint="eastAsia"/>
          <w:sz w:val="21"/>
          <w:szCs w:val="21"/>
        </w:rPr>
        <w:t>内部户控制表和内部户</w:t>
      </w:r>
      <w:proofErr w:type="gramEnd"/>
      <w:r w:rsidRPr="00DE4789">
        <w:rPr>
          <w:rFonts w:ascii="宋体" w:hAnsi="宋体" w:hint="eastAsia"/>
          <w:sz w:val="21"/>
          <w:szCs w:val="21"/>
        </w:rPr>
        <w:t>记录，通过手工对相关的</w:t>
      </w:r>
      <w:proofErr w:type="gramStart"/>
      <w:r w:rsidRPr="00DE4789">
        <w:rPr>
          <w:rFonts w:ascii="宋体" w:hAnsi="宋体" w:hint="eastAsia"/>
          <w:sz w:val="21"/>
          <w:szCs w:val="21"/>
        </w:rPr>
        <w:t>内部户控制表</w:t>
      </w:r>
      <w:proofErr w:type="gramEnd"/>
      <w:r w:rsidRPr="00DE4789">
        <w:rPr>
          <w:rFonts w:ascii="宋体" w:hAnsi="宋体" w:hint="eastAsia"/>
          <w:sz w:val="21"/>
          <w:szCs w:val="21"/>
        </w:rPr>
        <w:t>进行</w:t>
      </w:r>
      <w:r w:rsidR="00950585">
        <w:rPr>
          <w:rFonts w:ascii="宋体" w:hAnsi="宋体" w:hint="eastAsia"/>
          <w:sz w:val="21"/>
          <w:szCs w:val="21"/>
        </w:rPr>
        <w:t>解冻</w:t>
      </w:r>
      <w:r w:rsidRPr="00DE4789">
        <w:rPr>
          <w:rFonts w:ascii="宋体" w:hAnsi="宋体" w:hint="eastAsia"/>
          <w:sz w:val="21"/>
          <w:szCs w:val="21"/>
        </w:rPr>
        <w:t>操作，手工逐个对相关的</w:t>
      </w:r>
      <w:proofErr w:type="gramStart"/>
      <w:r w:rsidRPr="00DE4789">
        <w:rPr>
          <w:rFonts w:ascii="宋体" w:hAnsi="宋体" w:hint="eastAsia"/>
          <w:sz w:val="21"/>
          <w:szCs w:val="21"/>
        </w:rPr>
        <w:t>内部户记录</w:t>
      </w:r>
      <w:proofErr w:type="gramEnd"/>
      <w:r w:rsidRPr="00DE4789">
        <w:rPr>
          <w:rFonts w:ascii="宋体" w:hAnsi="宋体" w:hint="eastAsia"/>
          <w:sz w:val="21"/>
          <w:szCs w:val="21"/>
        </w:rPr>
        <w:t>进行解冻处理。</w:t>
      </w:r>
    </w:p>
    <w:p w14:paraId="3D93220F" w14:textId="77777777" w:rsidR="00A5471B" w:rsidRPr="00DE4789" w:rsidRDefault="00A5471B" w:rsidP="00FA7F5D">
      <w:pPr>
        <w:pStyle w:val="-31"/>
        <w:numPr>
          <w:ilvl w:val="0"/>
          <w:numId w:val="73"/>
        </w:numPr>
        <w:spacing w:line="360" w:lineRule="auto"/>
        <w:ind w:firstLineChars="0"/>
        <w:rPr>
          <w:rFonts w:ascii="宋体" w:hAnsi="宋体"/>
          <w:sz w:val="21"/>
          <w:szCs w:val="21"/>
        </w:rPr>
      </w:pPr>
      <w:r w:rsidRPr="00DE4789">
        <w:rPr>
          <w:rFonts w:ascii="宋体" w:hAnsi="宋体" w:hint="eastAsia"/>
          <w:sz w:val="21"/>
          <w:szCs w:val="21"/>
        </w:rPr>
        <w:t>科目冻结后不允许再发生任何对该科目的记账交易，直至科目解冻为止。</w:t>
      </w:r>
    </w:p>
    <w:p w14:paraId="508E735D" w14:textId="77777777" w:rsidR="00A5471B" w:rsidRDefault="00A5471B" w:rsidP="00A5471B">
      <w:pPr>
        <w:pStyle w:val="-31"/>
        <w:spacing w:line="360" w:lineRule="auto"/>
        <w:ind w:left="868" w:firstLineChars="0" w:firstLine="0"/>
        <w:rPr>
          <w:rFonts w:ascii="宋体" w:hAnsi="宋体"/>
        </w:rPr>
      </w:pPr>
    </w:p>
    <w:p w14:paraId="03EC8F6E" w14:textId="77777777" w:rsidR="00A5471B" w:rsidRDefault="00A5471B" w:rsidP="00F35CA4">
      <w:pPr>
        <w:pStyle w:val="af6"/>
        <w:numPr>
          <w:ilvl w:val="3"/>
          <w:numId w:val="1"/>
        </w:numPr>
        <w:spacing w:before="156" w:after="156"/>
        <w:ind w:left="426" w:hanging="437"/>
      </w:pPr>
      <w:r>
        <w:rPr>
          <w:rFonts w:hint="eastAsia"/>
        </w:rPr>
        <w:t>科目调整规则</w:t>
      </w:r>
    </w:p>
    <w:p w14:paraId="25471DDE" w14:textId="1B0A5AA0" w:rsidR="00A5471B" w:rsidRPr="00DE4789" w:rsidRDefault="00A5471B" w:rsidP="00DE4789">
      <w:pPr>
        <w:pStyle w:val="af9"/>
      </w:pPr>
      <w:r w:rsidRPr="00DE4789">
        <w:rPr>
          <w:rFonts w:hint="eastAsia"/>
        </w:rPr>
        <w:t>科目调整包括科目平移、科目合并</w:t>
      </w:r>
      <w:r w:rsidR="00FF0636">
        <w:rPr>
          <w:rFonts w:hint="eastAsia"/>
        </w:rPr>
        <w:t>、科目拆分</w:t>
      </w:r>
      <w:r w:rsidRPr="00DE4789">
        <w:rPr>
          <w:rFonts w:hint="eastAsia"/>
        </w:rPr>
        <w:t>，</w:t>
      </w:r>
      <w:r w:rsidR="00856BF7">
        <w:rPr>
          <w:rFonts w:hint="eastAsia"/>
        </w:rPr>
        <w:t>由于外部分户</w:t>
      </w:r>
      <w:proofErr w:type="gramStart"/>
      <w:r w:rsidR="00856BF7">
        <w:rPr>
          <w:rFonts w:hint="eastAsia"/>
        </w:rPr>
        <w:t>转产品</w:t>
      </w:r>
      <w:proofErr w:type="gramEnd"/>
      <w:r w:rsidR="00856BF7">
        <w:rPr>
          <w:rFonts w:hint="eastAsia"/>
        </w:rPr>
        <w:t>或客户核算信息变更引起的科目调整和科目拆分</w:t>
      </w:r>
      <w:r w:rsidRPr="00DE4789">
        <w:rPr>
          <w:rFonts w:hint="eastAsia"/>
        </w:rPr>
        <w:t>。</w:t>
      </w:r>
    </w:p>
    <w:p w14:paraId="34519C40" w14:textId="0B6418B8" w:rsidR="00A5471B" w:rsidRDefault="00401391" w:rsidP="00DE4789">
      <w:pPr>
        <w:pStyle w:val="af9"/>
      </w:pPr>
      <w:r>
        <w:rPr>
          <w:rFonts w:hint="eastAsia"/>
        </w:rPr>
        <w:t>由于单纯</w:t>
      </w:r>
      <w:r w:rsidR="00856BF7">
        <w:rPr>
          <w:rFonts w:hint="eastAsia"/>
        </w:rPr>
        <w:t>会计核算</w:t>
      </w:r>
      <w:r>
        <w:rPr>
          <w:rFonts w:hint="eastAsia"/>
        </w:rPr>
        <w:t>的科目平移、科目合并引起的</w:t>
      </w:r>
      <w:r w:rsidR="00A5471B" w:rsidRPr="00DE4789">
        <w:rPr>
          <w:rFonts w:hint="eastAsia"/>
        </w:rPr>
        <w:t>科目调整</w:t>
      </w:r>
      <w:r w:rsidR="00856BF7">
        <w:rPr>
          <w:rFonts w:hint="eastAsia"/>
        </w:rPr>
        <w:t>，不涉及</w:t>
      </w:r>
      <w:proofErr w:type="gramStart"/>
      <w:r w:rsidR="00856BF7">
        <w:rPr>
          <w:rFonts w:hint="eastAsia"/>
        </w:rPr>
        <w:t>外部户产品</w:t>
      </w:r>
      <w:proofErr w:type="gramEnd"/>
      <w:r w:rsidR="00856BF7">
        <w:rPr>
          <w:rFonts w:hint="eastAsia"/>
        </w:rPr>
        <w:t>变更或客户核算属性变更的，</w:t>
      </w:r>
      <w:r w:rsidR="007A0005">
        <w:rPr>
          <w:rFonts w:hint="eastAsia"/>
        </w:rPr>
        <w:t>系统提供一键式自动处理。</w:t>
      </w:r>
      <w:r w:rsidR="00A5471B" w:rsidRPr="00DE4789">
        <w:rPr>
          <w:rFonts w:hint="eastAsia"/>
        </w:rPr>
        <w:t>将会计引擎中的核算科目、</w:t>
      </w:r>
      <w:proofErr w:type="gramStart"/>
      <w:r w:rsidR="00A5471B" w:rsidRPr="00DE4789">
        <w:rPr>
          <w:rFonts w:hint="eastAsia"/>
        </w:rPr>
        <w:t>内部户</w:t>
      </w:r>
      <w:proofErr w:type="gramEnd"/>
      <w:r w:rsidR="00A5471B" w:rsidRPr="00DE4789">
        <w:rPr>
          <w:rFonts w:hint="eastAsia"/>
        </w:rPr>
        <w:t>中的科目以及与业务相关的科目参数（各应用的挂账科目、</w:t>
      </w:r>
      <w:proofErr w:type="gramStart"/>
      <w:r w:rsidR="00A5471B" w:rsidRPr="00DE4789">
        <w:rPr>
          <w:rFonts w:hint="eastAsia"/>
        </w:rPr>
        <w:t>账套科目</w:t>
      </w:r>
      <w:proofErr w:type="gramEnd"/>
      <w:r w:rsidR="00A5471B" w:rsidRPr="00DE4789">
        <w:rPr>
          <w:rFonts w:hint="eastAsia"/>
        </w:rPr>
        <w:t>参数）由原科目更新为新科目；科目的总账余额通过生成的会计传票信息进行调整。科目调整引起</w:t>
      </w:r>
      <w:proofErr w:type="gramStart"/>
      <w:r w:rsidR="00A5471B" w:rsidRPr="00DE4789">
        <w:rPr>
          <w:rFonts w:hint="eastAsia"/>
        </w:rPr>
        <w:t>内部户</w:t>
      </w:r>
      <w:proofErr w:type="gramEnd"/>
      <w:r w:rsidR="00A5471B" w:rsidRPr="00DE4789">
        <w:rPr>
          <w:rFonts w:hint="eastAsia"/>
        </w:rPr>
        <w:t>账号改变，需要修改</w:t>
      </w:r>
      <w:r w:rsidR="007F486E">
        <w:rPr>
          <w:rFonts w:hint="eastAsia"/>
        </w:rPr>
        <w:t>未销账的</w:t>
      </w:r>
      <w:r w:rsidR="00A5471B" w:rsidRPr="00DE4789">
        <w:rPr>
          <w:rFonts w:hint="eastAsia"/>
        </w:rPr>
        <w:t>挂销账相关主表的</w:t>
      </w:r>
      <w:proofErr w:type="gramStart"/>
      <w:r w:rsidR="00A5471B" w:rsidRPr="00DE4789">
        <w:rPr>
          <w:rFonts w:hint="eastAsia"/>
        </w:rPr>
        <w:t>内部户</w:t>
      </w:r>
      <w:proofErr w:type="gramEnd"/>
      <w:r w:rsidR="00A5471B" w:rsidRPr="00DE4789">
        <w:rPr>
          <w:rFonts w:hint="eastAsia"/>
        </w:rPr>
        <w:t>信息，并注明原因（原内部号，调整日期等）。</w:t>
      </w:r>
    </w:p>
    <w:p w14:paraId="3BEEBA90" w14:textId="77777777" w:rsidR="00AB6D3D" w:rsidRDefault="001654C2" w:rsidP="001654C2">
      <w:pPr>
        <w:pStyle w:val="af9"/>
        <w:ind w:firstLineChars="175" w:firstLine="368"/>
      </w:pPr>
      <w:r w:rsidRPr="00DE4789">
        <w:rPr>
          <w:rFonts w:hint="eastAsia"/>
        </w:rPr>
        <w:t>科目拆分是将原有的一个科目拆分为多个科目（</w:t>
      </w:r>
      <w:proofErr w:type="gramStart"/>
      <w:r w:rsidRPr="00DE4789">
        <w:rPr>
          <w:rFonts w:hint="eastAsia"/>
        </w:rPr>
        <w:t>一</w:t>
      </w:r>
      <w:proofErr w:type="gramEnd"/>
      <w:r w:rsidRPr="00DE4789">
        <w:rPr>
          <w:rFonts w:hint="eastAsia"/>
        </w:rPr>
        <w:t>拆多）。按照科目类型的不同，科目拆分</w:t>
      </w:r>
      <w:r>
        <w:rPr>
          <w:rFonts w:hint="eastAsia"/>
        </w:rPr>
        <w:t>包括</w:t>
      </w:r>
      <w:proofErr w:type="gramStart"/>
      <w:r w:rsidR="00A06741" w:rsidRPr="00DE4789">
        <w:rPr>
          <w:rFonts w:hint="eastAsia"/>
        </w:rPr>
        <w:t>内部户</w:t>
      </w:r>
      <w:proofErr w:type="gramEnd"/>
      <w:r w:rsidR="00A06741" w:rsidRPr="00DE4789">
        <w:rPr>
          <w:rFonts w:hint="eastAsia"/>
        </w:rPr>
        <w:t>科目拆分</w:t>
      </w:r>
      <w:r>
        <w:rPr>
          <w:rFonts w:hint="eastAsia"/>
        </w:rPr>
        <w:t>和</w:t>
      </w:r>
      <w:proofErr w:type="gramStart"/>
      <w:r>
        <w:rPr>
          <w:rFonts w:hint="eastAsia"/>
        </w:rPr>
        <w:t>外部户</w:t>
      </w:r>
      <w:proofErr w:type="gramEnd"/>
      <w:r>
        <w:rPr>
          <w:rFonts w:hint="eastAsia"/>
        </w:rPr>
        <w:t>科目拆分</w:t>
      </w:r>
      <w:r w:rsidR="0098028B" w:rsidRPr="0098028B">
        <w:rPr>
          <w:rFonts w:hint="eastAsia"/>
          <w:highlight w:val="yellow"/>
        </w:rPr>
        <w:t>、</w:t>
      </w:r>
      <w:r w:rsidR="008C0273">
        <w:rPr>
          <w:rFonts w:hint="eastAsia"/>
          <w:highlight w:val="yellow"/>
        </w:rPr>
        <w:t>纯</w:t>
      </w:r>
      <w:r w:rsidR="0098028B" w:rsidRPr="0098028B">
        <w:rPr>
          <w:rFonts w:hint="eastAsia"/>
          <w:highlight w:val="yellow"/>
        </w:rPr>
        <w:t>科目拆分</w:t>
      </w:r>
      <w:r>
        <w:rPr>
          <w:rFonts w:hint="eastAsia"/>
        </w:rPr>
        <w:t>。对于</w:t>
      </w:r>
      <w:proofErr w:type="gramStart"/>
      <w:r>
        <w:rPr>
          <w:rFonts w:hint="eastAsia"/>
        </w:rPr>
        <w:t>内部户</w:t>
      </w:r>
      <w:proofErr w:type="gramEnd"/>
      <w:r w:rsidR="002E6D8D" w:rsidRPr="002E6D8D">
        <w:rPr>
          <w:rFonts w:hint="eastAsia"/>
          <w:highlight w:val="yellow"/>
        </w:rPr>
        <w:t>和纯科目</w:t>
      </w:r>
      <w:r w:rsidR="002E6D8D">
        <w:rPr>
          <w:rFonts w:hint="eastAsia"/>
          <w:highlight w:val="yellow"/>
        </w:rPr>
        <w:t>的</w:t>
      </w:r>
      <w:r>
        <w:rPr>
          <w:rFonts w:hint="eastAsia"/>
        </w:rPr>
        <w:t>科目拆分，</w:t>
      </w:r>
      <w:r w:rsidR="00A06741" w:rsidRPr="00DE4789">
        <w:rPr>
          <w:rFonts w:hint="eastAsia"/>
        </w:rPr>
        <w:t>通过手工记账功能将要拆分的</w:t>
      </w:r>
      <w:proofErr w:type="gramStart"/>
      <w:r w:rsidR="00A06741" w:rsidRPr="00DE4789">
        <w:rPr>
          <w:rFonts w:hint="eastAsia"/>
        </w:rPr>
        <w:t>内部户</w:t>
      </w:r>
      <w:proofErr w:type="gramEnd"/>
      <w:r w:rsidR="002E6D8D" w:rsidRPr="002E6D8D">
        <w:rPr>
          <w:rFonts w:hint="eastAsia"/>
          <w:highlight w:val="yellow"/>
        </w:rPr>
        <w:t>和纯科目</w:t>
      </w:r>
      <w:r w:rsidR="00A06741" w:rsidRPr="00DE4789">
        <w:rPr>
          <w:rFonts w:hint="eastAsia"/>
        </w:rPr>
        <w:t>余额调整到目标科目的</w:t>
      </w:r>
      <w:proofErr w:type="gramStart"/>
      <w:r w:rsidR="00A06741" w:rsidRPr="00DE4789">
        <w:rPr>
          <w:rFonts w:hint="eastAsia"/>
        </w:rPr>
        <w:t>内部户</w:t>
      </w:r>
      <w:proofErr w:type="gramEnd"/>
      <w:r w:rsidR="002E6D8D" w:rsidRPr="002E6D8D">
        <w:rPr>
          <w:rFonts w:hint="eastAsia"/>
          <w:highlight w:val="yellow"/>
        </w:rPr>
        <w:t>和纯科目</w:t>
      </w:r>
      <w:r w:rsidR="00A06741" w:rsidRPr="00DE4789">
        <w:rPr>
          <w:rFonts w:hint="eastAsia"/>
        </w:rPr>
        <w:t>中，并</w:t>
      </w:r>
      <w:r w:rsidR="00A06741" w:rsidRPr="00DE4789">
        <w:rPr>
          <w:rFonts w:hint="eastAsia"/>
        </w:rPr>
        <w:lastRenderedPageBreak/>
        <w:t>产生相应的账务记录。会计引擎中的核算科目、业务相关的科目参数，</w:t>
      </w:r>
      <w:r w:rsidR="00A30A03">
        <w:rPr>
          <w:rFonts w:hint="eastAsia"/>
        </w:rPr>
        <w:t>手工</w:t>
      </w:r>
      <w:r w:rsidR="00A06741" w:rsidRPr="00DE4789">
        <w:rPr>
          <w:rFonts w:hint="eastAsia"/>
        </w:rPr>
        <w:t>通过相关维护功能将原科目更新为拆入科目。</w:t>
      </w:r>
    </w:p>
    <w:p w14:paraId="39E40B7B" w14:textId="7C80B0B5" w:rsidR="00A06741" w:rsidRPr="001654C2" w:rsidRDefault="00AB6D3D" w:rsidP="001654C2">
      <w:pPr>
        <w:pStyle w:val="af9"/>
        <w:ind w:firstLineChars="175" w:firstLine="368"/>
      </w:pPr>
      <w:r w:rsidRPr="00184420">
        <w:rPr>
          <w:rFonts w:hint="eastAsia"/>
          <w:highlight w:val="yellow"/>
        </w:rPr>
        <w:t>如果需要纯科目</w:t>
      </w:r>
      <w:proofErr w:type="gramStart"/>
      <w:r w:rsidRPr="00184420">
        <w:rPr>
          <w:rFonts w:hint="eastAsia"/>
          <w:highlight w:val="yellow"/>
        </w:rPr>
        <w:t>转内部户</w:t>
      </w:r>
      <w:proofErr w:type="gramEnd"/>
      <w:r w:rsidRPr="00184420">
        <w:rPr>
          <w:rFonts w:hint="eastAsia"/>
          <w:highlight w:val="yellow"/>
        </w:rPr>
        <w:t>，</w:t>
      </w:r>
      <w:r w:rsidRPr="00184420">
        <w:rPr>
          <w:rFonts w:hint="eastAsia"/>
          <w:color w:val="000000"/>
          <w:highlight w:val="yellow"/>
        </w:rPr>
        <w:t>通过科目调整，提交科目调整申请。要</w:t>
      </w:r>
      <w:proofErr w:type="gramStart"/>
      <w:r w:rsidRPr="00184420">
        <w:rPr>
          <w:rFonts w:hint="eastAsia"/>
          <w:color w:val="000000"/>
          <w:highlight w:val="yellow"/>
        </w:rPr>
        <w:t>求新旧</w:t>
      </w:r>
      <w:proofErr w:type="gramEnd"/>
      <w:r w:rsidRPr="00184420">
        <w:rPr>
          <w:rFonts w:hint="eastAsia"/>
          <w:color w:val="000000"/>
          <w:highlight w:val="yellow"/>
        </w:rPr>
        <w:t>科目号相同且新科目顺序号有输入，</w:t>
      </w:r>
      <w:r>
        <w:rPr>
          <w:rFonts w:hint="eastAsia"/>
          <w:color w:val="000000"/>
          <w:highlight w:val="yellow"/>
        </w:rPr>
        <w:t>要求</w:t>
      </w:r>
      <w:r w:rsidRPr="00184420">
        <w:rPr>
          <w:rFonts w:hint="eastAsia"/>
          <w:color w:val="000000"/>
          <w:highlight w:val="yellow"/>
        </w:rPr>
        <w:t>必须授权。</w:t>
      </w:r>
    </w:p>
    <w:p w14:paraId="7C994B6A" w14:textId="4DD149A8" w:rsidR="00A5471B" w:rsidRDefault="00401391" w:rsidP="00401391">
      <w:pPr>
        <w:pStyle w:val="af9"/>
      </w:pPr>
      <w:r w:rsidRPr="00401391">
        <w:rPr>
          <w:rFonts w:hint="eastAsia"/>
        </w:rPr>
        <w:t>由于</w:t>
      </w:r>
      <w:r w:rsidR="00856BF7">
        <w:rPr>
          <w:rFonts w:hint="eastAsia"/>
        </w:rPr>
        <w:t>外部分户产品变更或客户核算属性变更</w:t>
      </w:r>
      <w:r w:rsidRPr="00401391">
        <w:rPr>
          <w:rFonts w:hint="eastAsia"/>
        </w:rPr>
        <w:t>引起的</w:t>
      </w:r>
      <w:proofErr w:type="gramStart"/>
      <w:r w:rsidR="00A06741">
        <w:rPr>
          <w:rFonts w:hint="eastAsia"/>
        </w:rPr>
        <w:t>外部户</w:t>
      </w:r>
      <w:proofErr w:type="gramEnd"/>
      <w:r>
        <w:rPr>
          <w:rFonts w:hint="eastAsia"/>
        </w:rPr>
        <w:t>科目调整</w:t>
      </w:r>
      <w:r w:rsidR="00856BF7">
        <w:rPr>
          <w:rFonts w:hint="eastAsia"/>
        </w:rPr>
        <w:t>或</w:t>
      </w:r>
      <w:r w:rsidR="00A06741">
        <w:rPr>
          <w:rFonts w:hint="eastAsia"/>
        </w:rPr>
        <w:t>科目</w:t>
      </w:r>
      <w:r w:rsidR="00856BF7">
        <w:rPr>
          <w:rFonts w:hint="eastAsia"/>
        </w:rPr>
        <w:t>拆分</w:t>
      </w:r>
      <w:r>
        <w:rPr>
          <w:rFonts w:hint="eastAsia"/>
        </w:rPr>
        <w:t>，涉及相关</w:t>
      </w:r>
      <w:proofErr w:type="gramStart"/>
      <w:r>
        <w:rPr>
          <w:rFonts w:hint="eastAsia"/>
        </w:rPr>
        <w:t>外部户</w:t>
      </w:r>
      <w:proofErr w:type="gramEnd"/>
      <w:r>
        <w:rPr>
          <w:rFonts w:hint="eastAsia"/>
        </w:rPr>
        <w:t>的本金、表内计提利息、利息等账务调整</w:t>
      </w:r>
      <w:r w:rsidR="00856BF7">
        <w:rPr>
          <w:rFonts w:hint="eastAsia"/>
        </w:rPr>
        <w:t>，由业务</w:t>
      </w:r>
      <w:r w:rsidR="002E6D8D">
        <w:rPr>
          <w:rFonts w:hint="eastAsia"/>
        </w:rPr>
        <w:t>提交转核算处理申请</w:t>
      </w:r>
      <w:r w:rsidR="00856BF7">
        <w:rPr>
          <w:rFonts w:hint="eastAsia"/>
        </w:rPr>
        <w:t>，生成分录传票调整总账余额，并同步更新相关的</w:t>
      </w:r>
      <w:proofErr w:type="gramStart"/>
      <w:r w:rsidR="00856BF7">
        <w:rPr>
          <w:rFonts w:hint="eastAsia"/>
        </w:rPr>
        <w:t>外部户产品</w:t>
      </w:r>
      <w:proofErr w:type="gramEnd"/>
      <w:r w:rsidR="00856BF7">
        <w:rPr>
          <w:rFonts w:hint="eastAsia"/>
        </w:rPr>
        <w:t>信息和客户核算信息</w:t>
      </w:r>
      <w:r>
        <w:rPr>
          <w:rFonts w:hint="eastAsia"/>
        </w:rPr>
        <w:t>。</w:t>
      </w:r>
      <w:r w:rsidR="00856BF7">
        <w:rPr>
          <w:rFonts w:hint="eastAsia"/>
        </w:rPr>
        <w:t>涉及的会计引擎参数和科目参数需</w:t>
      </w:r>
      <w:r w:rsidR="00A30A03">
        <w:rPr>
          <w:rFonts w:hint="eastAsia"/>
        </w:rPr>
        <w:t>手工</w:t>
      </w:r>
      <w:r w:rsidR="00856BF7">
        <w:rPr>
          <w:rFonts w:hint="eastAsia"/>
        </w:rPr>
        <w:t>预先配置。</w:t>
      </w:r>
    </w:p>
    <w:p w14:paraId="1FEF2AA1" w14:textId="77777777" w:rsidR="0013165F" w:rsidRDefault="0013165F" w:rsidP="00401391">
      <w:pPr>
        <w:pStyle w:val="af9"/>
      </w:pPr>
    </w:p>
    <w:p w14:paraId="3543258D" w14:textId="7F1C02E8" w:rsidR="0013165F" w:rsidRDefault="00864091" w:rsidP="0046157A">
      <w:pPr>
        <w:pStyle w:val="af9"/>
      </w:pPr>
      <w:r w:rsidRPr="00864091">
        <w:rPr>
          <w:rFonts w:hint="eastAsia"/>
          <w:highlight w:val="yellow"/>
        </w:rPr>
        <w:t>核心的</w:t>
      </w:r>
      <w:r w:rsidR="0013165F" w:rsidRPr="00864091">
        <w:rPr>
          <w:rFonts w:hint="eastAsia"/>
          <w:highlight w:val="yellow"/>
        </w:rPr>
        <w:t>科目调整</w:t>
      </w:r>
      <w:r w:rsidRPr="00864091">
        <w:rPr>
          <w:rFonts w:hint="eastAsia"/>
          <w:highlight w:val="yellow"/>
        </w:rPr>
        <w:t>和转核算处理完成，线下通知大总账系统</w:t>
      </w:r>
      <w:r w:rsidR="0013165F" w:rsidRPr="00864091">
        <w:rPr>
          <w:rFonts w:hint="eastAsia"/>
          <w:highlight w:val="yellow"/>
        </w:rPr>
        <w:t>。</w:t>
      </w:r>
    </w:p>
    <w:p w14:paraId="7E373010" w14:textId="77777777" w:rsidR="00401391" w:rsidRPr="0046157A" w:rsidRDefault="00401391" w:rsidP="00401391">
      <w:pPr>
        <w:pStyle w:val="af9"/>
      </w:pPr>
    </w:p>
    <w:p w14:paraId="263BCBAD" w14:textId="77777777" w:rsidR="00A5471B" w:rsidRPr="00D22F74" w:rsidRDefault="00A5471B" w:rsidP="00FA7F5D">
      <w:pPr>
        <w:pStyle w:val="ad"/>
        <w:numPr>
          <w:ilvl w:val="0"/>
          <w:numId w:val="75"/>
        </w:numPr>
        <w:spacing w:line="360" w:lineRule="auto"/>
        <w:ind w:firstLineChars="0"/>
        <w:rPr>
          <w:rFonts w:ascii="宋体" w:hAnsi="宋体"/>
          <w:b/>
          <w:sz w:val="24"/>
          <w:szCs w:val="24"/>
        </w:rPr>
      </w:pPr>
      <w:r w:rsidRPr="00D22F74">
        <w:rPr>
          <w:rFonts w:ascii="宋体" w:hAnsi="宋体" w:hint="eastAsia"/>
          <w:b/>
          <w:sz w:val="24"/>
          <w:szCs w:val="24"/>
        </w:rPr>
        <w:t>科目平移</w:t>
      </w:r>
    </w:p>
    <w:p w14:paraId="5F017B0C" w14:textId="6D084FDD" w:rsidR="00A5471B" w:rsidRPr="00DE4789" w:rsidRDefault="00A5471B" w:rsidP="00FA7F5D">
      <w:pPr>
        <w:pStyle w:val="ad"/>
        <w:numPr>
          <w:ilvl w:val="0"/>
          <w:numId w:val="74"/>
        </w:numPr>
        <w:spacing w:line="360" w:lineRule="auto"/>
        <w:ind w:firstLineChars="0"/>
        <w:rPr>
          <w:rFonts w:ascii="宋体" w:hAnsi="宋体"/>
          <w:szCs w:val="21"/>
        </w:rPr>
      </w:pPr>
      <w:r w:rsidRPr="00DE4789">
        <w:rPr>
          <w:rFonts w:ascii="宋体" w:hAnsi="宋体" w:hint="eastAsia"/>
          <w:szCs w:val="21"/>
        </w:rPr>
        <w:t>科目平移是指将原科目的余额（包括总账和分户）全部迁移到一个新科目中（一对一）。</w:t>
      </w:r>
    </w:p>
    <w:p w14:paraId="56DA54F9" w14:textId="77777777" w:rsidR="00A5471B" w:rsidRPr="00DE4789" w:rsidRDefault="00A5471B" w:rsidP="00FA7F5D">
      <w:pPr>
        <w:pStyle w:val="ad"/>
        <w:numPr>
          <w:ilvl w:val="0"/>
          <w:numId w:val="74"/>
        </w:numPr>
        <w:spacing w:line="360" w:lineRule="auto"/>
        <w:ind w:firstLineChars="0"/>
        <w:rPr>
          <w:rFonts w:ascii="宋体" w:hAnsi="宋体"/>
          <w:szCs w:val="21"/>
        </w:rPr>
      </w:pPr>
      <w:r w:rsidRPr="00DE4789">
        <w:rPr>
          <w:rFonts w:ascii="宋体" w:hAnsi="宋体" w:hint="eastAsia"/>
          <w:szCs w:val="21"/>
        </w:rPr>
        <w:t xml:space="preserve"> 科目平移必须在</w:t>
      </w:r>
      <w:proofErr w:type="gramStart"/>
      <w:r w:rsidRPr="00DE4789">
        <w:rPr>
          <w:rFonts w:ascii="宋体" w:hAnsi="宋体" w:hint="eastAsia"/>
          <w:szCs w:val="21"/>
        </w:rPr>
        <w:t>最</w:t>
      </w:r>
      <w:proofErr w:type="gramEnd"/>
      <w:r w:rsidRPr="00DE4789">
        <w:rPr>
          <w:rFonts w:ascii="宋体" w:hAnsi="宋体" w:hint="eastAsia"/>
          <w:szCs w:val="21"/>
        </w:rPr>
        <w:t>底层科目之间进行，且移出科目和移入科目的科目类别、记账方式、</w:t>
      </w:r>
      <w:r w:rsidRPr="00CF1F6D">
        <w:rPr>
          <w:rFonts w:ascii="宋体" w:hAnsi="宋体" w:hint="eastAsia"/>
          <w:szCs w:val="21"/>
          <w:highlight w:val="yellow"/>
        </w:rPr>
        <w:t>分户标识</w:t>
      </w:r>
      <w:r w:rsidRPr="00DE4789">
        <w:rPr>
          <w:rFonts w:ascii="宋体" w:hAnsi="宋体" w:hint="eastAsia"/>
          <w:szCs w:val="21"/>
        </w:rPr>
        <w:t>、透支约定属性应一致。</w:t>
      </w:r>
    </w:p>
    <w:p w14:paraId="10FAB797" w14:textId="77777777" w:rsidR="00A5471B" w:rsidRPr="00DE4789" w:rsidRDefault="00A5471B" w:rsidP="00FA7F5D">
      <w:pPr>
        <w:pStyle w:val="ad"/>
        <w:numPr>
          <w:ilvl w:val="0"/>
          <w:numId w:val="74"/>
        </w:numPr>
        <w:spacing w:line="360" w:lineRule="auto"/>
        <w:ind w:firstLineChars="0"/>
        <w:rPr>
          <w:rFonts w:ascii="宋体" w:hAnsi="宋体"/>
          <w:szCs w:val="21"/>
        </w:rPr>
      </w:pPr>
      <w:r w:rsidRPr="00DE4789">
        <w:rPr>
          <w:rFonts w:ascii="宋体" w:hAnsi="宋体" w:hint="eastAsia"/>
          <w:szCs w:val="21"/>
        </w:rPr>
        <w:t>科目平移后，旧科目设置为停用状态，同时要将科目表、会计引擎中的核算科目、</w:t>
      </w:r>
      <w:proofErr w:type="gramStart"/>
      <w:r w:rsidRPr="00DE4789">
        <w:rPr>
          <w:rFonts w:ascii="宋体" w:hAnsi="宋体" w:hint="eastAsia"/>
          <w:szCs w:val="21"/>
        </w:rPr>
        <w:t>内部户</w:t>
      </w:r>
      <w:proofErr w:type="gramEnd"/>
      <w:r w:rsidRPr="00DE4789">
        <w:rPr>
          <w:rFonts w:ascii="宋体" w:hAnsi="宋体" w:hint="eastAsia"/>
          <w:szCs w:val="21"/>
        </w:rPr>
        <w:t>中的科目号、科目的总账余额以及与业务相关的科目参数由原科目更新为新科目。</w:t>
      </w:r>
    </w:p>
    <w:p w14:paraId="7D61DB3E" w14:textId="6D01D14D" w:rsidR="00A5471B" w:rsidRDefault="00A5471B" w:rsidP="00FA7F5D">
      <w:pPr>
        <w:pStyle w:val="ad"/>
        <w:numPr>
          <w:ilvl w:val="0"/>
          <w:numId w:val="74"/>
        </w:numPr>
        <w:spacing w:line="360" w:lineRule="auto"/>
        <w:ind w:firstLineChars="0"/>
        <w:rPr>
          <w:rFonts w:ascii="宋体" w:hAnsi="宋体"/>
          <w:szCs w:val="21"/>
        </w:rPr>
      </w:pPr>
      <w:r w:rsidRPr="00DE4789">
        <w:rPr>
          <w:rFonts w:ascii="宋体" w:hAnsi="宋体" w:hint="eastAsia"/>
          <w:szCs w:val="21"/>
        </w:rPr>
        <w:t>科目平移，可通过提供的“科目调整”功能，自动完成会计引擎中的核算科目、</w:t>
      </w:r>
      <w:proofErr w:type="gramStart"/>
      <w:r w:rsidRPr="00DE4789">
        <w:rPr>
          <w:rFonts w:ascii="宋体" w:hAnsi="宋体" w:hint="eastAsia"/>
          <w:szCs w:val="21"/>
        </w:rPr>
        <w:t>内部户</w:t>
      </w:r>
      <w:proofErr w:type="gramEnd"/>
      <w:r w:rsidRPr="00DE4789">
        <w:rPr>
          <w:rFonts w:ascii="宋体" w:hAnsi="宋体" w:hint="eastAsia"/>
          <w:szCs w:val="21"/>
        </w:rPr>
        <w:t>中的科目以及与业务相关的科目参数由原科目更新为新科目；并且通过</w:t>
      </w:r>
      <w:proofErr w:type="gramStart"/>
      <w:r w:rsidR="00515DB5">
        <w:rPr>
          <w:rFonts w:ascii="宋体" w:hAnsi="宋体" w:hint="eastAsia"/>
          <w:szCs w:val="21"/>
        </w:rPr>
        <w:t>内部户</w:t>
      </w:r>
      <w:proofErr w:type="gramEnd"/>
      <w:r w:rsidR="00515DB5">
        <w:rPr>
          <w:rFonts w:ascii="宋体" w:hAnsi="宋体" w:hint="eastAsia"/>
          <w:szCs w:val="21"/>
        </w:rPr>
        <w:t>余额</w:t>
      </w:r>
      <w:r w:rsidR="000261A5">
        <w:rPr>
          <w:rFonts w:ascii="宋体" w:hAnsi="宋体" w:hint="eastAsia"/>
          <w:szCs w:val="21"/>
        </w:rPr>
        <w:t>（</w:t>
      </w:r>
      <w:proofErr w:type="gramStart"/>
      <w:r w:rsidR="000261A5">
        <w:rPr>
          <w:rFonts w:ascii="宋体" w:hAnsi="宋体" w:hint="eastAsia"/>
          <w:szCs w:val="21"/>
        </w:rPr>
        <w:t>内部户</w:t>
      </w:r>
      <w:proofErr w:type="gramEnd"/>
      <w:r w:rsidR="000261A5">
        <w:rPr>
          <w:rFonts w:ascii="宋体" w:hAnsi="宋体" w:hint="eastAsia"/>
          <w:szCs w:val="21"/>
        </w:rPr>
        <w:t>科目）</w:t>
      </w:r>
      <w:r w:rsidR="00515DB5">
        <w:rPr>
          <w:rFonts w:ascii="宋体" w:hAnsi="宋体" w:hint="eastAsia"/>
          <w:szCs w:val="21"/>
        </w:rPr>
        <w:t>或科目总账余额</w:t>
      </w:r>
      <w:r w:rsidR="000261A5">
        <w:rPr>
          <w:rFonts w:ascii="宋体" w:hAnsi="宋体" w:hint="eastAsia"/>
          <w:szCs w:val="21"/>
        </w:rPr>
        <w:t>（</w:t>
      </w:r>
      <w:r w:rsidR="00EB153F" w:rsidRPr="00EB153F">
        <w:rPr>
          <w:rFonts w:ascii="宋体" w:hAnsi="宋体" w:hint="eastAsia"/>
          <w:szCs w:val="21"/>
          <w:highlight w:val="yellow"/>
        </w:rPr>
        <w:t>分户标识为“N</w:t>
      </w:r>
      <w:r w:rsidR="00EB153F" w:rsidRPr="00EB153F">
        <w:rPr>
          <w:rFonts w:ascii="宋体" w:hAnsi="宋体"/>
          <w:szCs w:val="21"/>
          <w:highlight w:val="yellow"/>
        </w:rPr>
        <w:t>”/</w:t>
      </w:r>
      <w:proofErr w:type="gramStart"/>
      <w:r w:rsidR="00EB153F" w:rsidRPr="00EB153F">
        <w:rPr>
          <w:rFonts w:ascii="宋体" w:hAnsi="宋体"/>
          <w:szCs w:val="21"/>
          <w:highlight w:val="yellow"/>
        </w:rPr>
        <w:t>”</w:t>
      </w:r>
      <w:proofErr w:type="gramEnd"/>
      <w:r w:rsidR="00EB153F" w:rsidRPr="00EB153F">
        <w:rPr>
          <w:rFonts w:ascii="宋体" w:hAnsi="宋体"/>
          <w:szCs w:val="21"/>
          <w:highlight w:val="yellow"/>
        </w:rPr>
        <w:t>G</w:t>
      </w:r>
      <w:proofErr w:type="gramStart"/>
      <w:r w:rsidR="00EB153F" w:rsidRPr="00EB153F">
        <w:rPr>
          <w:rFonts w:ascii="宋体" w:hAnsi="宋体"/>
          <w:szCs w:val="21"/>
          <w:highlight w:val="yellow"/>
        </w:rPr>
        <w:t>”</w:t>
      </w:r>
      <w:proofErr w:type="gramEnd"/>
      <w:r w:rsidR="000261A5">
        <w:rPr>
          <w:rFonts w:ascii="宋体" w:hAnsi="宋体" w:hint="eastAsia"/>
          <w:szCs w:val="21"/>
        </w:rPr>
        <w:t>）</w:t>
      </w:r>
      <w:r w:rsidR="00515DB5">
        <w:rPr>
          <w:rFonts w:ascii="宋体" w:hAnsi="宋体" w:hint="eastAsia"/>
          <w:szCs w:val="21"/>
        </w:rPr>
        <w:t>生成</w:t>
      </w:r>
      <w:r w:rsidRPr="00DE4789">
        <w:rPr>
          <w:rFonts w:ascii="宋体" w:hAnsi="宋体" w:hint="eastAsia"/>
          <w:szCs w:val="21"/>
        </w:rPr>
        <w:t>会计传票凭证调整相应的科目总账余额</w:t>
      </w:r>
      <w:r w:rsidR="00616BD5">
        <w:rPr>
          <w:rFonts w:ascii="宋体" w:hAnsi="宋体" w:hint="eastAsia"/>
          <w:szCs w:val="21"/>
        </w:rPr>
        <w:t>，调整传票</w:t>
      </w:r>
      <w:r w:rsidR="0006190B">
        <w:rPr>
          <w:rFonts w:ascii="宋体" w:hAnsi="宋体" w:hint="eastAsia"/>
          <w:szCs w:val="21"/>
        </w:rPr>
        <w:t>转出方红字反映</w:t>
      </w:r>
      <w:r w:rsidRPr="00DE4789">
        <w:rPr>
          <w:rFonts w:ascii="宋体" w:hAnsi="宋体" w:hint="eastAsia"/>
          <w:szCs w:val="21"/>
        </w:rPr>
        <w:t>。科目调整引起</w:t>
      </w:r>
      <w:proofErr w:type="gramStart"/>
      <w:r w:rsidRPr="00DE4789">
        <w:rPr>
          <w:rFonts w:ascii="宋体" w:hAnsi="宋体" w:hint="eastAsia"/>
          <w:szCs w:val="21"/>
        </w:rPr>
        <w:t>内部户</w:t>
      </w:r>
      <w:proofErr w:type="gramEnd"/>
      <w:r w:rsidRPr="00DE4789">
        <w:rPr>
          <w:rFonts w:ascii="宋体" w:hAnsi="宋体" w:hint="eastAsia"/>
          <w:szCs w:val="21"/>
        </w:rPr>
        <w:t>账号改变，需要修改</w:t>
      </w:r>
      <w:r w:rsidR="007F486E">
        <w:rPr>
          <w:rFonts w:ascii="宋体" w:hAnsi="宋体" w:hint="eastAsia"/>
          <w:szCs w:val="21"/>
        </w:rPr>
        <w:t>未销账的</w:t>
      </w:r>
      <w:r w:rsidRPr="00DE4789">
        <w:rPr>
          <w:rFonts w:ascii="宋体" w:hAnsi="宋体" w:hint="eastAsia"/>
          <w:szCs w:val="21"/>
        </w:rPr>
        <w:t>挂销账相关主表的</w:t>
      </w:r>
      <w:proofErr w:type="gramStart"/>
      <w:r w:rsidRPr="00DE4789">
        <w:rPr>
          <w:rFonts w:ascii="宋体" w:hAnsi="宋体" w:hint="eastAsia"/>
          <w:szCs w:val="21"/>
        </w:rPr>
        <w:t>内部户</w:t>
      </w:r>
      <w:proofErr w:type="gramEnd"/>
      <w:r w:rsidRPr="00DE4789">
        <w:rPr>
          <w:rFonts w:ascii="宋体" w:hAnsi="宋体" w:hint="eastAsia"/>
          <w:szCs w:val="21"/>
        </w:rPr>
        <w:t>信息，并注明原因（原内部号，调整日期等）。</w:t>
      </w:r>
    </w:p>
    <w:p w14:paraId="7340B887" w14:textId="6BAC9647" w:rsidR="00AB6D3D" w:rsidRPr="00184420" w:rsidRDefault="00AB6D3D" w:rsidP="00FA7F5D">
      <w:pPr>
        <w:pStyle w:val="ad"/>
        <w:numPr>
          <w:ilvl w:val="0"/>
          <w:numId w:val="74"/>
        </w:numPr>
        <w:spacing w:line="360" w:lineRule="auto"/>
        <w:ind w:firstLineChars="0"/>
        <w:rPr>
          <w:rFonts w:ascii="宋体" w:hAnsi="宋体"/>
          <w:szCs w:val="21"/>
          <w:highlight w:val="yellow"/>
        </w:rPr>
      </w:pPr>
      <w:r w:rsidRPr="00184420">
        <w:rPr>
          <w:rFonts w:ascii="宋体" w:hAnsi="宋体" w:hint="eastAsia"/>
          <w:szCs w:val="21"/>
          <w:highlight w:val="yellow"/>
        </w:rPr>
        <w:t>纯科目</w:t>
      </w:r>
      <w:proofErr w:type="gramStart"/>
      <w:r w:rsidRPr="00184420">
        <w:rPr>
          <w:rFonts w:ascii="宋体" w:hAnsi="宋体" w:hint="eastAsia"/>
          <w:szCs w:val="21"/>
          <w:highlight w:val="yellow"/>
        </w:rPr>
        <w:t>转内部户</w:t>
      </w:r>
      <w:proofErr w:type="gramEnd"/>
      <w:r w:rsidRPr="00184420">
        <w:rPr>
          <w:rFonts w:ascii="宋体" w:hAnsi="宋体" w:hint="eastAsia"/>
          <w:szCs w:val="21"/>
          <w:highlight w:val="yellow"/>
        </w:rPr>
        <w:t>，可通过提供的“科目调整”功能，</w:t>
      </w:r>
      <w:r w:rsidRPr="00184420">
        <w:rPr>
          <w:rFonts w:hint="eastAsia"/>
          <w:color w:val="000000"/>
          <w:highlight w:val="yellow"/>
        </w:rPr>
        <w:t>提交科目调整申请。要</w:t>
      </w:r>
      <w:proofErr w:type="gramStart"/>
      <w:r w:rsidRPr="00184420">
        <w:rPr>
          <w:rFonts w:hint="eastAsia"/>
          <w:color w:val="000000"/>
          <w:highlight w:val="yellow"/>
        </w:rPr>
        <w:t>求</w:t>
      </w:r>
      <w:r w:rsidRPr="00184420">
        <w:rPr>
          <w:rFonts w:hint="eastAsia"/>
          <w:color w:val="000000"/>
          <w:highlight w:val="yellow"/>
        </w:rPr>
        <w:lastRenderedPageBreak/>
        <w:t>新旧</w:t>
      </w:r>
      <w:proofErr w:type="gramEnd"/>
      <w:r w:rsidRPr="00184420">
        <w:rPr>
          <w:rFonts w:hint="eastAsia"/>
          <w:color w:val="000000"/>
          <w:highlight w:val="yellow"/>
        </w:rPr>
        <w:t>科目号相同且新科目顺序号有输入，要求必须授权。</w:t>
      </w:r>
    </w:p>
    <w:p w14:paraId="2E24CCFD" w14:textId="77777777" w:rsidR="00A5471B" w:rsidRPr="009C59E3" w:rsidRDefault="00A5471B" w:rsidP="00A5471B">
      <w:pPr>
        <w:spacing w:line="360" w:lineRule="auto"/>
        <w:rPr>
          <w:rFonts w:ascii="宋体" w:hAnsi="宋体"/>
          <w:color w:val="FF0000"/>
        </w:rPr>
      </w:pPr>
    </w:p>
    <w:p w14:paraId="54D8DC4D" w14:textId="77777777" w:rsidR="00A5471B" w:rsidRPr="0062552E" w:rsidRDefault="00A5471B" w:rsidP="00FA7F5D">
      <w:pPr>
        <w:pStyle w:val="ad"/>
        <w:numPr>
          <w:ilvl w:val="0"/>
          <w:numId w:val="75"/>
        </w:numPr>
        <w:spacing w:line="360" w:lineRule="auto"/>
        <w:ind w:firstLineChars="0"/>
        <w:rPr>
          <w:rFonts w:ascii="宋体" w:hAnsi="宋体"/>
          <w:b/>
          <w:sz w:val="24"/>
          <w:szCs w:val="24"/>
        </w:rPr>
      </w:pPr>
      <w:r w:rsidRPr="00737AA7">
        <w:rPr>
          <w:rFonts w:ascii="宋体" w:hAnsi="宋体" w:hint="eastAsia"/>
          <w:b/>
          <w:sz w:val="24"/>
          <w:szCs w:val="24"/>
        </w:rPr>
        <w:t>科目合并</w:t>
      </w:r>
    </w:p>
    <w:p w14:paraId="1E886060" w14:textId="77777777" w:rsidR="00A5471B" w:rsidRPr="00DE4789" w:rsidRDefault="00A5471B" w:rsidP="00FA7F5D">
      <w:pPr>
        <w:pStyle w:val="ad"/>
        <w:numPr>
          <w:ilvl w:val="0"/>
          <w:numId w:val="76"/>
        </w:numPr>
        <w:spacing w:line="360" w:lineRule="auto"/>
        <w:ind w:firstLineChars="0"/>
        <w:rPr>
          <w:rFonts w:ascii="宋体" w:hAnsi="宋体"/>
          <w:szCs w:val="21"/>
        </w:rPr>
      </w:pPr>
      <w:r w:rsidRPr="00DE4789">
        <w:rPr>
          <w:rFonts w:ascii="宋体" w:hAnsi="宋体" w:hint="eastAsia"/>
          <w:szCs w:val="21"/>
        </w:rPr>
        <w:t>科目合并是将几个科目合并到一个科目中（多合一），并入的科目可以是已存在的科目，也可以新设的科目。</w:t>
      </w:r>
    </w:p>
    <w:p w14:paraId="70E5F3A7" w14:textId="77777777" w:rsidR="00A5471B" w:rsidRPr="00DE4789" w:rsidRDefault="00A5471B" w:rsidP="00FA7F5D">
      <w:pPr>
        <w:pStyle w:val="ad"/>
        <w:numPr>
          <w:ilvl w:val="0"/>
          <w:numId w:val="76"/>
        </w:numPr>
        <w:spacing w:line="360" w:lineRule="auto"/>
        <w:ind w:firstLineChars="0"/>
        <w:rPr>
          <w:rFonts w:ascii="宋体" w:hAnsi="宋体"/>
          <w:szCs w:val="21"/>
        </w:rPr>
      </w:pPr>
      <w:r w:rsidRPr="00DE4789">
        <w:rPr>
          <w:rFonts w:ascii="宋体" w:hAnsi="宋体" w:hint="eastAsia"/>
          <w:szCs w:val="21"/>
        </w:rPr>
        <w:t>科目合并实质上是多个科目平移到同一个科目中去，其处理原则与科目平移相同。</w:t>
      </w:r>
    </w:p>
    <w:p w14:paraId="40C13106" w14:textId="5116645F" w:rsidR="00A5471B" w:rsidRPr="00DE4789" w:rsidRDefault="00A5471B" w:rsidP="00FA7F5D">
      <w:pPr>
        <w:pStyle w:val="ad"/>
        <w:numPr>
          <w:ilvl w:val="0"/>
          <w:numId w:val="76"/>
        </w:numPr>
        <w:spacing w:line="360" w:lineRule="auto"/>
        <w:ind w:firstLineChars="0"/>
        <w:rPr>
          <w:rFonts w:ascii="宋体" w:hAnsi="宋体"/>
          <w:szCs w:val="21"/>
        </w:rPr>
      </w:pPr>
      <w:r w:rsidRPr="00DE4789">
        <w:rPr>
          <w:rFonts w:ascii="宋体" w:hAnsi="宋体" w:hint="eastAsia"/>
          <w:szCs w:val="21"/>
        </w:rPr>
        <w:t>科目合并，可通过提供的“科目调整”功能，自动完成会计引擎中的核算科目、</w:t>
      </w:r>
      <w:proofErr w:type="gramStart"/>
      <w:r w:rsidRPr="00DE4789">
        <w:rPr>
          <w:rFonts w:ascii="宋体" w:hAnsi="宋体" w:hint="eastAsia"/>
          <w:szCs w:val="21"/>
        </w:rPr>
        <w:t>内部户</w:t>
      </w:r>
      <w:proofErr w:type="gramEnd"/>
      <w:r w:rsidRPr="00DE4789">
        <w:rPr>
          <w:rFonts w:ascii="宋体" w:hAnsi="宋体" w:hint="eastAsia"/>
          <w:szCs w:val="21"/>
        </w:rPr>
        <w:t>中的科目以及与业务相关的科目参数由原科目更新为新科目，</w:t>
      </w:r>
      <w:r w:rsidRPr="00DE4789">
        <w:rPr>
          <w:rFonts w:hint="eastAsia"/>
          <w:szCs w:val="21"/>
        </w:rPr>
        <w:t>以及修改挂销账相关的</w:t>
      </w:r>
      <w:proofErr w:type="gramStart"/>
      <w:r w:rsidRPr="00DE4789">
        <w:rPr>
          <w:rFonts w:hint="eastAsia"/>
          <w:szCs w:val="21"/>
        </w:rPr>
        <w:t>内部户</w:t>
      </w:r>
      <w:proofErr w:type="gramEnd"/>
      <w:r w:rsidRPr="00DE4789">
        <w:rPr>
          <w:rFonts w:hint="eastAsia"/>
          <w:szCs w:val="21"/>
        </w:rPr>
        <w:t>信息</w:t>
      </w:r>
      <w:r w:rsidRPr="00DE4789">
        <w:rPr>
          <w:rFonts w:ascii="宋体" w:hAnsi="宋体" w:hint="eastAsia"/>
          <w:szCs w:val="21"/>
        </w:rPr>
        <w:t>；并且通过</w:t>
      </w:r>
      <w:proofErr w:type="gramStart"/>
      <w:r w:rsidR="000261A5">
        <w:rPr>
          <w:rFonts w:ascii="宋体" w:hAnsi="宋体" w:hint="eastAsia"/>
          <w:szCs w:val="21"/>
        </w:rPr>
        <w:t>内部户</w:t>
      </w:r>
      <w:proofErr w:type="gramEnd"/>
      <w:r w:rsidR="000261A5">
        <w:rPr>
          <w:rFonts w:ascii="宋体" w:hAnsi="宋体" w:hint="eastAsia"/>
          <w:szCs w:val="21"/>
        </w:rPr>
        <w:t>余额（</w:t>
      </w:r>
      <w:proofErr w:type="gramStart"/>
      <w:r w:rsidR="000261A5">
        <w:rPr>
          <w:rFonts w:ascii="宋体" w:hAnsi="宋体" w:hint="eastAsia"/>
          <w:szCs w:val="21"/>
        </w:rPr>
        <w:t>内部户</w:t>
      </w:r>
      <w:proofErr w:type="gramEnd"/>
      <w:r w:rsidR="000261A5">
        <w:rPr>
          <w:rFonts w:ascii="宋体" w:hAnsi="宋体" w:hint="eastAsia"/>
          <w:szCs w:val="21"/>
        </w:rPr>
        <w:t>科目）或科目总账余额（</w:t>
      </w:r>
      <w:r w:rsidR="00EB153F" w:rsidRPr="00EB153F">
        <w:rPr>
          <w:rFonts w:ascii="宋体" w:hAnsi="宋体" w:hint="eastAsia"/>
          <w:szCs w:val="21"/>
          <w:highlight w:val="yellow"/>
        </w:rPr>
        <w:t>分户标识为“N</w:t>
      </w:r>
      <w:r w:rsidR="00EB153F" w:rsidRPr="00EB153F">
        <w:rPr>
          <w:rFonts w:ascii="宋体" w:hAnsi="宋体"/>
          <w:szCs w:val="21"/>
          <w:highlight w:val="yellow"/>
        </w:rPr>
        <w:t>”/</w:t>
      </w:r>
      <w:proofErr w:type="gramStart"/>
      <w:r w:rsidR="00EB153F" w:rsidRPr="00EB153F">
        <w:rPr>
          <w:rFonts w:ascii="宋体" w:hAnsi="宋体"/>
          <w:szCs w:val="21"/>
          <w:highlight w:val="yellow"/>
        </w:rPr>
        <w:t>”</w:t>
      </w:r>
      <w:proofErr w:type="gramEnd"/>
      <w:r w:rsidR="00EB153F" w:rsidRPr="00EB153F">
        <w:rPr>
          <w:rFonts w:ascii="宋体" w:hAnsi="宋体"/>
          <w:szCs w:val="21"/>
          <w:highlight w:val="yellow"/>
        </w:rPr>
        <w:t>G</w:t>
      </w:r>
      <w:proofErr w:type="gramStart"/>
      <w:r w:rsidR="00EB153F" w:rsidRPr="00EB153F">
        <w:rPr>
          <w:rFonts w:ascii="宋体" w:hAnsi="宋体"/>
          <w:szCs w:val="21"/>
          <w:highlight w:val="yellow"/>
        </w:rPr>
        <w:t>”</w:t>
      </w:r>
      <w:proofErr w:type="gramEnd"/>
      <w:r w:rsidR="000261A5">
        <w:rPr>
          <w:rFonts w:ascii="宋体" w:hAnsi="宋体" w:hint="eastAsia"/>
          <w:szCs w:val="21"/>
        </w:rPr>
        <w:t>）生成</w:t>
      </w:r>
      <w:r w:rsidRPr="00DE4789">
        <w:rPr>
          <w:rFonts w:ascii="宋体" w:hAnsi="宋体" w:hint="eastAsia"/>
          <w:szCs w:val="21"/>
        </w:rPr>
        <w:t>会计传票凭证调整相应的科目总账余额</w:t>
      </w:r>
      <w:r w:rsidR="00616BD5">
        <w:rPr>
          <w:rFonts w:ascii="宋体" w:hAnsi="宋体" w:hint="eastAsia"/>
          <w:szCs w:val="21"/>
        </w:rPr>
        <w:t>，调整传票</w:t>
      </w:r>
      <w:r w:rsidR="0006190B">
        <w:rPr>
          <w:rFonts w:ascii="宋体" w:hAnsi="宋体" w:hint="eastAsia"/>
          <w:szCs w:val="21"/>
        </w:rPr>
        <w:t>转出方红字反映</w:t>
      </w:r>
      <w:r w:rsidRPr="00DE4789">
        <w:rPr>
          <w:rFonts w:ascii="宋体" w:hAnsi="宋体" w:hint="eastAsia"/>
          <w:szCs w:val="21"/>
        </w:rPr>
        <w:t>。科目调整引起</w:t>
      </w:r>
      <w:proofErr w:type="gramStart"/>
      <w:r w:rsidRPr="00DE4789">
        <w:rPr>
          <w:rFonts w:ascii="宋体" w:hAnsi="宋体" w:hint="eastAsia"/>
          <w:szCs w:val="21"/>
        </w:rPr>
        <w:t>内部户</w:t>
      </w:r>
      <w:proofErr w:type="gramEnd"/>
      <w:r w:rsidRPr="00DE4789">
        <w:rPr>
          <w:rFonts w:ascii="宋体" w:hAnsi="宋体" w:hint="eastAsia"/>
          <w:szCs w:val="21"/>
        </w:rPr>
        <w:t>账号改变，需要修改</w:t>
      </w:r>
      <w:r w:rsidR="007F486E">
        <w:rPr>
          <w:rFonts w:ascii="宋体" w:hAnsi="宋体" w:hint="eastAsia"/>
          <w:szCs w:val="21"/>
        </w:rPr>
        <w:t>未销账的</w:t>
      </w:r>
      <w:r w:rsidRPr="00DE4789">
        <w:rPr>
          <w:rFonts w:ascii="宋体" w:hAnsi="宋体" w:hint="eastAsia"/>
          <w:szCs w:val="21"/>
        </w:rPr>
        <w:t>挂销账相关主表的</w:t>
      </w:r>
      <w:proofErr w:type="gramStart"/>
      <w:r w:rsidRPr="00DE4789">
        <w:rPr>
          <w:rFonts w:ascii="宋体" w:hAnsi="宋体" w:hint="eastAsia"/>
          <w:szCs w:val="21"/>
        </w:rPr>
        <w:t>内部户</w:t>
      </w:r>
      <w:proofErr w:type="gramEnd"/>
      <w:r w:rsidRPr="00DE4789">
        <w:rPr>
          <w:rFonts w:ascii="宋体" w:hAnsi="宋体" w:hint="eastAsia"/>
          <w:szCs w:val="21"/>
        </w:rPr>
        <w:t>信息，并注明原因（原内部号，调整日期等）。</w:t>
      </w:r>
    </w:p>
    <w:p w14:paraId="4E8287A0" w14:textId="77777777" w:rsidR="00A5471B" w:rsidRDefault="00A5471B" w:rsidP="00A5471B">
      <w:pPr>
        <w:spacing w:line="360" w:lineRule="auto"/>
        <w:rPr>
          <w:rFonts w:ascii="宋体" w:hAnsi="宋体"/>
          <w:b/>
        </w:rPr>
      </w:pPr>
    </w:p>
    <w:p w14:paraId="0099D3CE" w14:textId="13B91BDF" w:rsidR="001654C2" w:rsidRDefault="001654C2" w:rsidP="00FA7F5D">
      <w:pPr>
        <w:pStyle w:val="ad"/>
        <w:numPr>
          <w:ilvl w:val="0"/>
          <w:numId w:val="75"/>
        </w:numPr>
        <w:spacing w:line="360" w:lineRule="auto"/>
        <w:ind w:firstLineChars="0"/>
        <w:rPr>
          <w:rFonts w:ascii="宋体" w:hAnsi="宋体"/>
          <w:b/>
          <w:sz w:val="24"/>
          <w:szCs w:val="24"/>
        </w:rPr>
      </w:pPr>
      <w:proofErr w:type="gramStart"/>
      <w:r>
        <w:rPr>
          <w:rFonts w:ascii="宋体" w:hAnsi="宋体" w:hint="eastAsia"/>
          <w:b/>
          <w:sz w:val="24"/>
          <w:szCs w:val="24"/>
        </w:rPr>
        <w:t>内部户</w:t>
      </w:r>
      <w:proofErr w:type="gramEnd"/>
      <w:r>
        <w:rPr>
          <w:rFonts w:ascii="宋体" w:hAnsi="宋体" w:hint="eastAsia"/>
          <w:b/>
          <w:sz w:val="24"/>
          <w:szCs w:val="24"/>
        </w:rPr>
        <w:t>科目</w:t>
      </w:r>
      <w:r w:rsidR="00EB153F" w:rsidRPr="00EB153F">
        <w:rPr>
          <w:rFonts w:ascii="宋体" w:hAnsi="宋体" w:hint="eastAsia"/>
          <w:b/>
          <w:sz w:val="24"/>
          <w:szCs w:val="24"/>
          <w:highlight w:val="yellow"/>
        </w:rPr>
        <w:t>/纯科目</w:t>
      </w:r>
      <w:r>
        <w:rPr>
          <w:rFonts w:ascii="宋体" w:hAnsi="宋体" w:hint="eastAsia"/>
          <w:b/>
          <w:sz w:val="24"/>
          <w:szCs w:val="24"/>
        </w:rPr>
        <w:t>拆分：</w:t>
      </w:r>
    </w:p>
    <w:p w14:paraId="285F2EAC" w14:textId="4CF3B7AC" w:rsidR="001654C2" w:rsidRPr="001654C2" w:rsidRDefault="001654C2" w:rsidP="00FA7F5D">
      <w:pPr>
        <w:pStyle w:val="ad"/>
        <w:numPr>
          <w:ilvl w:val="2"/>
          <w:numId w:val="86"/>
        </w:numPr>
        <w:spacing w:line="360" w:lineRule="auto"/>
        <w:ind w:firstLineChars="0"/>
        <w:rPr>
          <w:rFonts w:asciiTheme="minorEastAsia" w:hAnsiTheme="minorEastAsia"/>
          <w:szCs w:val="21"/>
        </w:rPr>
      </w:pPr>
      <w:r w:rsidRPr="001654C2">
        <w:rPr>
          <w:rFonts w:asciiTheme="minorEastAsia" w:hAnsiTheme="minorEastAsia" w:hint="eastAsia"/>
          <w:szCs w:val="21"/>
        </w:rPr>
        <w:t>首先要明确哪些</w:t>
      </w:r>
      <w:proofErr w:type="gramStart"/>
      <w:r w:rsidRPr="001654C2">
        <w:rPr>
          <w:rFonts w:asciiTheme="minorEastAsia" w:hAnsiTheme="minorEastAsia" w:hint="eastAsia"/>
          <w:szCs w:val="21"/>
        </w:rPr>
        <w:t>内部户</w:t>
      </w:r>
      <w:proofErr w:type="gramEnd"/>
      <w:r w:rsidR="00EB153F" w:rsidRPr="00EB153F">
        <w:rPr>
          <w:rFonts w:asciiTheme="minorEastAsia" w:hAnsiTheme="minorEastAsia" w:hint="eastAsia"/>
          <w:szCs w:val="21"/>
          <w:highlight w:val="yellow"/>
        </w:rPr>
        <w:t>或</w:t>
      </w:r>
      <w:r w:rsidR="00EB153F">
        <w:rPr>
          <w:rFonts w:asciiTheme="minorEastAsia" w:hAnsiTheme="minorEastAsia" w:hint="eastAsia"/>
          <w:szCs w:val="21"/>
          <w:highlight w:val="yellow"/>
        </w:rPr>
        <w:t>纯</w:t>
      </w:r>
      <w:r w:rsidR="00EB153F" w:rsidRPr="00EB153F">
        <w:rPr>
          <w:rFonts w:asciiTheme="minorEastAsia" w:hAnsiTheme="minorEastAsia" w:hint="eastAsia"/>
          <w:szCs w:val="21"/>
          <w:highlight w:val="yellow"/>
        </w:rPr>
        <w:t>科目（分户标识为</w:t>
      </w:r>
      <w:r w:rsidR="00B12EA6">
        <w:rPr>
          <w:rFonts w:asciiTheme="minorEastAsia" w:hAnsiTheme="minorEastAsia" w:hint="eastAsia"/>
          <w:szCs w:val="21"/>
          <w:highlight w:val="yellow"/>
        </w:rPr>
        <w:t>“Y</w:t>
      </w:r>
      <w:r w:rsidR="00B12EA6">
        <w:rPr>
          <w:rFonts w:asciiTheme="minorEastAsia" w:hAnsiTheme="minorEastAsia"/>
          <w:szCs w:val="21"/>
          <w:highlight w:val="yellow"/>
        </w:rPr>
        <w:t>”/</w:t>
      </w:r>
      <w:r w:rsidR="00EB153F" w:rsidRPr="00EB153F">
        <w:rPr>
          <w:rFonts w:asciiTheme="minorEastAsia" w:hAnsiTheme="minorEastAsia" w:hint="eastAsia"/>
          <w:szCs w:val="21"/>
          <w:highlight w:val="yellow"/>
        </w:rPr>
        <w:t>“G</w:t>
      </w:r>
      <w:r w:rsidR="00EB153F" w:rsidRPr="00EB153F">
        <w:rPr>
          <w:rFonts w:asciiTheme="minorEastAsia" w:hAnsiTheme="minorEastAsia"/>
          <w:szCs w:val="21"/>
          <w:highlight w:val="yellow"/>
        </w:rPr>
        <w:t>”）</w:t>
      </w:r>
      <w:r w:rsidRPr="001654C2">
        <w:rPr>
          <w:rFonts w:asciiTheme="minorEastAsia" w:hAnsiTheme="minorEastAsia" w:hint="eastAsia"/>
          <w:szCs w:val="21"/>
        </w:rPr>
        <w:t>需拆分到其他科目</w:t>
      </w:r>
      <w:proofErr w:type="gramStart"/>
      <w:r w:rsidRPr="001654C2">
        <w:rPr>
          <w:rFonts w:asciiTheme="minorEastAsia" w:hAnsiTheme="minorEastAsia" w:hint="eastAsia"/>
          <w:szCs w:val="21"/>
        </w:rPr>
        <w:t>内部户</w:t>
      </w:r>
      <w:proofErr w:type="gramEnd"/>
      <w:r w:rsidR="00EB153F" w:rsidRPr="00EB153F">
        <w:rPr>
          <w:rFonts w:asciiTheme="minorEastAsia" w:hAnsiTheme="minorEastAsia" w:hint="eastAsia"/>
          <w:szCs w:val="21"/>
          <w:highlight w:val="yellow"/>
        </w:rPr>
        <w:t>或</w:t>
      </w:r>
      <w:r w:rsidR="00EB153F">
        <w:rPr>
          <w:rFonts w:asciiTheme="minorEastAsia" w:hAnsiTheme="minorEastAsia" w:hint="eastAsia"/>
          <w:szCs w:val="21"/>
          <w:highlight w:val="yellow"/>
        </w:rPr>
        <w:t>纯</w:t>
      </w:r>
      <w:r w:rsidR="00EB153F" w:rsidRPr="00EB153F">
        <w:rPr>
          <w:rFonts w:asciiTheme="minorEastAsia" w:hAnsiTheme="minorEastAsia" w:hint="eastAsia"/>
          <w:szCs w:val="21"/>
          <w:highlight w:val="yellow"/>
        </w:rPr>
        <w:t>科目</w:t>
      </w:r>
      <w:r w:rsidRPr="001654C2">
        <w:rPr>
          <w:rFonts w:asciiTheme="minorEastAsia" w:hAnsiTheme="minorEastAsia" w:hint="eastAsia"/>
          <w:szCs w:val="21"/>
        </w:rPr>
        <w:t>中，然后通过手工记账功能将要拆分的</w:t>
      </w:r>
      <w:proofErr w:type="gramStart"/>
      <w:r w:rsidRPr="001654C2">
        <w:rPr>
          <w:rFonts w:asciiTheme="minorEastAsia" w:hAnsiTheme="minorEastAsia" w:hint="eastAsia"/>
          <w:szCs w:val="21"/>
        </w:rPr>
        <w:t>内部户</w:t>
      </w:r>
      <w:proofErr w:type="gramEnd"/>
      <w:r w:rsidR="00EB153F" w:rsidRPr="00EB153F">
        <w:rPr>
          <w:rFonts w:asciiTheme="minorEastAsia" w:hAnsiTheme="minorEastAsia" w:hint="eastAsia"/>
          <w:szCs w:val="21"/>
          <w:highlight w:val="yellow"/>
        </w:rPr>
        <w:t>/纯科目</w:t>
      </w:r>
      <w:r w:rsidR="00EB153F">
        <w:rPr>
          <w:rFonts w:asciiTheme="minorEastAsia" w:hAnsiTheme="minorEastAsia" w:hint="eastAsia"/>
          <w:szCs w:val="21"/>
          <w:highlight w:val="yellow"/>
        </w:rPr>
        <w:t>的</w:t>
      </w:r>
      <w:r w:rsidR="00EB153F">
        <w:rPr>
          <w:rFonts w:asciiTheme="minorEastAsia" w:hAnsiTheme="minorEastAsia" w:hint="eastAsia"/>
          <w:szCs w:val="21"/>
        </w:rPr>
        <w:t>科目</w:t>
      </w:r>
      <w:r w:rsidRPr="001654C2">
        <w:rPr>
          <w:rFonts w:asciiTheme="minorEastAsia" w:hAnsiTheme="minorEastAsia" w:hint="eastAsia"/>
          <w:szCs w:val="21"/>
        </w:rPr>
        <w:t>余额调整到目标科目的</w:t>
      </w:r>
      <w:proofErr w:type="gramStart"/>
      <w:r w:rsidRPr="001654C2">
        <w:rPr>
          <w:rFonts w:asciiTheme="minorEastAsia" w:hAnsiTheme="minorEastAsia" w:hint="eastAsia"/>
          <w:szCs w:val="21"/>
        </w:rPr>
        <w:t>内部户</w:t>
      </w:r>
      <w:proofErr w:type="gramEnd"/>
      <w:r w:rsidR="00EB153F" w:rsidRPr="00EB153F">
        <w:rPr>
          <w:rFonts w:asciiTheme="minorEastAsia" w:hAnsiTheme="minorEastAsia" w:hint="eastAsia"/>
          <w:szCs w:val="21"/>
          <w:highlight w:val="yellow"/>
        </w:rPr>
        <w:t>/纯科目</w:t>
      </w:r>
      <w:r w:rsidRPr="001654C2">
        <w:rPr>
          <w:rFonts w:asciiTheme="minorEastAsia" w:hAnsiTheme="minorEastAsia" w:hint="eastAsia"/>
          <w:szCs w:val="21"/>
        </w:rPr>
        <w:t>中，并产生相应的账务记录。</w:t>
      </w:r>
    </w:p>
    <w:p w14:paraId="668E5619" w14:textId="63157EF4" w:rsidR="001654C2" w:rsidRDefault="001654C2" w:rsidP="00FA7F5D">
      <w:pPr>
        <w:pStyle w:val="ad"/>
        <w:numPr>
          <w:ilvl w:val="2"/>
          <w:numId w:val="86"/>
        </w:numPr>
        <w:spacing w:line="360" w:lineRule="auto"/>
        <w:ind w:firstLineChars="0"/>
        <w:rPr>
          <w:rFonts w:asciiTheme="minorEastAsia" w:hAnsiTheme="minorEastAsia"/>
          <w:szCs w:val="21"/>
        </w:rPr>
      </w:pPr>
      <w:r w:rsidRPr="001654C2">
        <w:rPr>
          <w:rFonts w:asciiTheme="minorEastAsia" w:hAnsiTheme="minorEastAsia" w:hint="eastAsia"/>
          <w:szCs w:val="21"/>
        </w:rPr>
        <w:t>会计引擎中的核算科目、业务相关的科目参数，</w:t>
      </w:r>
      <w:r w:rsidR="00A30A03">
        <w:rPr>
          <w:rFonts w:asciiTheme="minorEastAsia" w:hAnsiTheme="minorEastAsia" w:hint="eastAsia"/>
          <w:szCs w:val="21"/>
        </w:rPr>
        <w:t>手工</w:t>
      </w:r>
      <w:r w:rsidRPr="001654C2">
        <w:rPr>
          <w:rFonts w:asciiTheme="minorEastAsia" w:hAnsiTheme="minorEastAsia" w:hint="eastAsia"/>
          <w:szCs w:val="21"/>
        </w:rPr>
        <w:t>通过相关维护功能将原科目更新为拆入科目</w:t>
      </w:r>
      <w:r w:rsidR="0006190B">
        <w:rPr>
          <w:rFonts w:asciiTheme="minorEastAsia" w:hAnsiTheme="minorEastAsia" w:hint="eastAsia"/>
          <w:szCs w:val="21"/>
        </w:rPr>
        <w:t>，</w:t>
      </w:r>
      <w:r w:rsidR="00616BD5">
        <w:rPr>
          <w:rFonts w:asciiTheme="minorEastAsia" w:hAnsiTheme="minorEastAsia" w:hint="eastAsia"/>
          <w:szCs w:val="21"/>
        </w:rPr>
        <w:t>调整传票</w:t>
      </w:r>
      <w:r w:rsidR="0006190B">
        <w:rPr>
          <w:rFonts w:ascii="宋体" w:hAnsi="宋体" w:hint="eastAsia"/>
          <w:szCs w:val="21"/>
        </w:rPr>
        <w:t>转出方红字反映</w:t>
      </w:r>
      <w:r w:rsidRPr="001654C2">
        <w:rPr>
          <w:rFonts w:asciiTheme="minorEastAsia" w:hAnsiTheme="minorEastAsia" w:hint="eastAsia"/>
          <w:szCs w:val="21"/>
        </w:rPr>
        <w:t>。</w:t>
      </w:r>
    </w:p>
    <w:p w14:paraId="570E10C3" w14:textId="531C6A6D" w:rsidR="002D320A" w:rsidRPr="00184420" w:rsidRDefault="00D036EB" w:rsidP="00FA7F5D">
      <w:pPr>
        <w:pStyle w:val="ad"/>
        <w:numPr>
          <w:ilvl w:val="2"/>
          <w:numId w:val="86"/>
        </w:numPr>
        <w:spacing w:line="360" w:lineRule="auto"/>
        <w:ind w:firstLineChars="0"/>
        <w:rPr>
          <w:rFonts w:asciiTheme="minorEastAsia" w:hAnsiTheme="minorEastAsia"/>
          <w:szCs w:val="21"/>
        </w:rPr>
      </w:pPr>
      <w:r>
        <w:rPr>
          <w:rFonts w:asciiTheme="minorEastAsia" w:hAnsiTheme="minorEastAsia" w:hint="eastAsia"/>
          <w:szCs w:val="21"/>
        </w:rPr>
        <w:t>如果需要纯科目</w:t>
      </w:r>
      <w:proofErr w:type="gramStart"/>
      <w:r>
        <w:rPr>
          <w:rFonts w:asciiTheme="minorEastAsia" w:hAnsiTheme="minorEastAsia" w:hint="eastAsia"/>
          <w:szCs w:val="21"/>
        </w:rPr>
        <w:t>转内部户</w:t>
      </w:r>
      <w:proofErr w:type="gramEnd"/>
      <w:r>
        <w:rPr>
          <w:rFonts w:asciiTheme="minorEastAsia" w:hAnsiTheme="minorEastAsia" w:hint="eastAsia"/>
          <w:szCs w:val="21"/>
        </w:rPr>
        <w:t>，</w:t>
      </w:r>
      <w:r>
        <w:rPr>
          <w:rFonts w:hint="eastAsia"/>
          <w:color w:val="000000"/>
        </w:rPr>
        <w:t>通过科目调整，提交科目调整申请。要</w:t>
      </w:r>
      <w:proofErr w:type="gramStart"/>
      <w:r>
        <w:rPr>
          <w:rFonts w:hint="eastAsia"/>
          <w:color w:val="000000"/>
        </w:rPr>
        <w:t>求新旧</w:t>
      </w:r>
      <w:proofErr w:type="gramEnd"/>
      <w:r>
        <w:rPr>
          <w:rFonts w:hint="eastAsia"/>
          <w:color w:val="000000"/>
        </w:rPr>
        <w:t>科目号相同且新科目顺序号有输入，要求必须授权。但是必须首先建立</w:t>
      </w:r>
      <w:proofErr w:type="gramStart"/>
      <w:r>
        <w:rPr>
          <w:rFonts w:hint="eastAsia"/>
          <w:color w:val="000000"/>
        </w:rPr>
        <w:t>内部户控制表</w:t>
      </w:r>
      <w:proofErr w:type="gramEnd"/>
      <w:r>
        <w:rPr>
          <w:rFonts w:hint="eastAsia"/>
          <w:color w:val="000000"/>
        </w:rPr>
        <w:t>记录，如果科目分户标识为“</w:t>
      </w:r>
      <w:r>
        <w:rPr>
          <w:rFonts w:cs="Calibri"/>
          <w:color w:val="000000"/>
        </w:rPr>
        <w:t>G</w:t>
      </w:r>
      <w:r>
        <w:rPr>
          <w:rFonts w:hint="eastAsia"/>
          <w:color w:val="000000"/>
        </w:rPr>
        <w:t>”</w:t>
      </w:r>
      <w:r>
        <w:rPr>
          <w:rFonts w:cs="Calibri"/>
          <w:color w:val="000000"/>
        </w:rPr>
        <w:t>,</w:t>
      </w:r>
      <w:r>
        <w:rPr>
          <w:rFonts w:hint="eastAsia"/>
          <w:color w:val="000000"/>
        </w:rPr>
        <w:t>则要求授权；（该</w:t>
      </w:r>
      <w:proofErr w:type="gramStart"/>
      <w:r>
        <w:rPr>
          <w:rFonts w:hint="eastAsia"/>
          <w:color w:val="000000"/>
        </w:rPr>
        <w:t>内部户控制</w:t>
      </w:r>
      <w:proofErr w:type="gramEnd"/>
      <w:r>
        <w:rPr>
          <w:rFonts w:hint="eastAsia"/>
          <w:color w:val="000000"/>
        </w:rPr>
        <w:t>记录不允许设置挂销账，如果要求挂销账，</w:t>
      </w:r>
      <w:proofErr w:type="gramStart"/>
      <w:r>
        <w:rPr>
          <w:rFonts w:hint="eastAsia"/>
          <w:color w:val="000000"/>
        </w:rPr>
        <w:t>待内部户</w:t>
      </w:r>
      <w:proofErr w:type="gramEnd"/>
      <w:r>
        <w:rPr>
          <w:rFonts w:hint="eastAsia"/>
          <w:color w:val="000000"/>
        </w:rPr>
        <w:t>建立好后，通过挂销账属性修改实现），</w:t>
      </w:r>
    </w:p>
    <w:p w14:paraId="042BAA9F" w14:textId="26B4D398" w:rsidR="00D036EB" w:rsidRPr="00184420" w:rsidRDefault="00D036EB" w:rsidP="00184420">
      <w:pPr>
        <w:spacing w:line="360" w:lineRule="auto"/>
        <w:ind w:left="840"/>
        <w:rPr>
          <w:color w:val="000000"/>
        </w:rPr>
      </w:pPr>
      <w:r w:rsidRPr="00184420">
        <w:rPr>
          <w:rFonts w:hint="eastAsia"/>
          <w:color w:val="000000"/>
        </w:rPr>
        <w:t>调整日日终，科目调整账务批量处理</w:t>
      </w:r>
    </w:p>
    <w:p w14:paraId="12D6871E" w14:textId="77777777" w:rsidR="00D036EB" w:rsidRDefault="00D036EB" w:rsidP="00D036EB">
      <w:pPr>
        <w:pStyle w:val="ad"/>
        <w:ind w:left="840"/>
        <w:rPr>
          <w:rFonts w:cs="Calibri"/>
          <w:color w:val="000000"/>
        </w:rPr>
      </w:pPr>
      <w:r>
        <w:rPr>
          <w:rFonts w:cs="Calibri"/>
          <w:color w:val="000000"/>
        </w:rPr>
        <w:t>a)</w:t>
      </w:r>
      <w:r>
        <w:rPr>
          <w:rFonts w:ascii="Times New Roman" w:hAnsi="Times New Roman"/>
          <w:color w:val="000000"/>
          <w:sz w:val="14"/>
          <w:szCs w:val="14"/>
        </w:rPr>
        <w:t xml:space="preserve">         </w:t>
      </w:r>
      <w:r>
        <w:rPr>
          <w:rFonts w:hint="eastAsia"/>
          <w:color w:val="000000"/>
        </w:rPr>
        <w:t>修改科目相关的参数：会计模型</w:t>
      </w:r>
      <w:r>
        <w:rPr>
          <w:rFonts w:cs="Calibri"/>
          <w:color w:val="000000"/>
        </w:rPr>
        <w:t>-</w:t>
      </w:r>
      <w:r>
        <w:rPr>
          <w:rFonts w:hint="eastAsia"/>
          <w:color w:val="000000"/>
        </w:rPr>
        <w:t>科目组参数、总账参数；</w:t>
      </w:r>
    </w:p>
    <w:p w14:paraId="4B0A580C" w14:textId="4A06E5C7" w:rsidR="00D036EB" w:rsidRDefault="00D036EB" w:rsidP="00D036EB">
      <w:pPr>
        <w:pStyle w:val="ad"/>
        <w:ind w:left="840"/>
        <w:rPr>
          <w:rFonts w:cs="Calibri"/>
          <w:color w:val="000000"/>
        </w:rPr>
      </w:pPr>
      <w:r>
        <w:rPr>
          <w:rFonts w:cs="Calibri"/>
          <w:color w:val="000000"/>
        </w:rPr>
        <w:t>b)</w:t>
      </w:r>
      <w:r>
        <w:rPr>
          <w:rFonts w:ascii="Times New Roman" w:hAnsi="Times New Roman"/>
          <w:color w:val="000000"/>
          <w:sz w:val="14"/>
          <w:szCs w:val="14"/>
        </w:rPr>
        <w:t xml:space="preserve">        </w:t>
      </w:r>
      <w:r>
        <w:rPr>
          <w:rFonts w:hint="eastAsia"/>
          <w:color w:val="000000"/>
        </w:rPr>
        <w:t>将科目总账余额转移到内部户，生成传票；</w:t>
      </w:r>
    </w:p>
    <w:p w14:paraId="66E0AF81" w14:textId="77777777" w:rsidR="00D036EB" w:rsidRDefault="00D036EB" w:rsidP="00D036EB">
      <w:pPr>
        <w:pStyle w:val="ad"/>
        <w:ind w:left="840"/>
        <w:rPr>
          <w:rFonts w:cs="Calibri"/>
          <w:color w:val="000000"/>
        </w:rPr>
      </w:pPr>
      <w:r>
        <w:rPr>
          <w:rFonts w:cs="Calibri"/>
          <w:color w:val="000000"/>
        </w:rPr>
        <w:lastRenderedPageBreak/>
        <w:t>c)</w:t>
      </w:r>
      <w:r>
        <w:rPr>
          <w:rFonts w:ascii="Times New Roman" w:hAnsi="Times New Roman"/>
          <w:color w:val="000000"/>
          <w:sz w:val="14"/>
          <w:szCs w:val="14"/>
        </w:rPr>
        <w:t xml:space="preserve">         </w:t>
      </w:r>
      <w:r>
        <w:rPr>
          <w:rFonts w:hint="eastAsia"/>
          <w:color w:val="000000"/>
        </w:rPr>
        <w:t>将科目的分户标识由“</w:t>
      </w:r>
      <w:r>
        <w:rPr>
          <w:rFonts w:cs="Calibri"/>
          <w:color w:val="000000"/>
        </w:rPr>
        <w:t>G”</w:t>
      </w:r>
      <w:r>
        <w:rPr>
          <w:rFonts w:hint="eastAsia"/>
          <w:color w:val="000000"/>
        </w:rPr>
        <w:t>改为“</w:t>
      </w:r>
      <w:r>
        <w:rPr>
          <w:rFonts w:cs="Calibri"/>
          <w:color w:val="000000"/>
        </w:rPr>
        <w:t>Y”</w:t>
      </w:r>
      <w:r>
        <w:rPr>
          <w:rFonts w:hint="eastAsia"/>
          <w:color w:val="000000"/>
        </w:rPr>
        <w:t>；</w:t>
      </w:r>
    </w:p>
    <w:p w14:paraId="02262C43" w14:textId="77777777" w:rsidR="00D036EB" w:rsidRPr="00D036EB" w:rsidRDefault="00D036EB" w:rsidP="00184420">
      <w:pPr>
        <w:pStyle w:val="ad"/>
        <w:spacing w:line="360" w:lineRule="auto"/>
        <w:ind w:left="1260" w:firstLineChars="0" w:firstLine="0"/>
        <w:rPr>
          <w:rFonts w:asciiTheme="minorEastAsia" w:hAnsiTheme="minorEastAsia"/>
          <w:szCs w:val="21"/>
        </w:rPr>
      </w:pPr>
    </w:p>
    <w:p w14:paraId="7D89EBB6" w14:textId="77777777" w:rsidR="001654C2" w:rsidRPr="001654C2" w:rsidRDefault="001654C2" w:rsidP="001654C2">
      <w:pPr>
        <w:spacing w:line="360" w:lineRule="auto"/>
        <w:rPr>
          <w:rFonts w:ascii="宋体" w:hAnsi="宋体"/>
          <w:b/>
          <w:sz w:val="24"/>
          <w:szCs w:val="24"/>
        </w:rPr>
      </w:pPr>
    </w:p>
    <w:p w14:paraId="2F24998F" w14:textId="35662E27" w:rsidR="00A5471B" w:rsidRPr="00D22F74" w:rsidRDefault="00856BF7" w:rsidP="00FA7F5D">
      <w:pPr>
        <w:pStyle w:val="ad"/>
        <w:numPr>
          <w:ilvl w:val="0"/>
          <w:numId w:val="75"/>
        </w:numPr>
        <w:spacing w:line="360" w:lineRule="auto"/>
        <w:ind w:firstLineChars="0"/>
        <w:rPr>
          <w:rFonts w:ascii="宋体" w:hAnsi="宋体"/>
          <w:b/>
          <w:sz w:val="24"/>
          <w:szCs w:val="24"/>
        </w:rPr>
      </w:pPr>
      <w:r>
        <w:rPr>
          <w:rFonts w:ascii="宋体" w:hAnsi="宋体" w:hint="eastAsia"/>
          <w:b/>
          <w:sz w:val="24"/>
          <w:szCs w:val="24"/>
        </w:rPr>
        <w:t>外部分户产品或客户核算属性变更引起的科目调整或</w:t>
      </w:r>
      <w:r w:rsidR="00A5471B" w:rsidRPr="00D22F74">
        <w:rPr>
          <w:rFonts w:ascii="宋体" w:hAnsi="宋体" w:hint="eastAsia"/>
          <w:b/>
          <w:sz w:val="24"/>
          <w:szCs w:val="24"/>
        </w:rPr>
        <w:t>科目拆分</w:t>
      </w:r>
    </w:p>
    <w:p w14:paraId="2A23C0EB" w14:textId="5E8AA812" w:rsidR="00BA7B6B" w:rsidRDefault="00BA7B6B" w:rsidP="00DE4789">
      <w:pPr>
        <w:pStyle w:val="af9"/>
      </w:pPr>
      <w:r w:rsidRPr="00401391">
        <w:rPr>
          <w:rFonts w:hint="eastAsia"/>
        </w:rPr>
        <w:t>由于会计核算、统计报表报送等原因引起的</w:t>
      </w:r>
      <w:r>
        <w:rPr>
          <w:rFonts w:hint="eastAsia"/>
        </w:rPr>
        <w:t>科目调整，有可能涉及相关的外部分户产品</w:t>
      </w:r>
      <w:proofErr w:type="gramStart"/>
      <w:r>
        <w:rPr>
          <w:rFonts w:hint="eastAsia"/>
        </w:rPr>
        <w:t>码信息</w:t>
      </w:r>
      <w:proofErr w:type="gramEnd"/>
      <w:r>
        <w:rPr>
          <w:rFonts w:hint="eastAsia"/>
        </w:rPr>
        <w:t>变更、客户核算属性变更等，涉</w:t>
      </w:r>
      <w:r w:rsidR="009C2D4D">
        <w:rPr>
          <w:rFonts w:hint="eastAsia"/>
        </w:rPr>
        <w:t>及相关</w:t>
      </w:r>
      <w:proofErr w:type="gramStart"/>
      <w:r w:rsidR="009C2D4D">
        <w:rPr>
          <w:rFonts w:hint="eastAsia"/>
        </w:rPr>
        <w:t>外部户</w:t>
      </w:r>
      <w:proofErr w:type="gramEnd"/>
      <w:r w:rsidR="009C2D4D">
        <w:rPr>
          <w:rFonts w:hint="eastAsia"/>
        </w:rPr>
        <w:t>的本金、表内计提利息</w:t>
      </w:r>
      <w:r w:rsidR="00EB153F">
        <w:rPr>
          <w:rFonts w:hint="eastAsia"/>
        </w:rPr>
        <w:t>、</w:t>
      </w:r>
      <w:r w:rsidR="009C2D4D">
        <w:rPr>
          <w:rFonts w:hint="eastAsia"/>
        </w:rPr>
        <w:t>利息等账务调整，由</w:t>
      </w:r>
      <w:r w:rsidR="00E20A63">
        <w:rPr>
          <w:rFonts w:hint="eastAsia"/>
        </w:rPr>
        <w:t>“</w:t>
      </w:r>
      <w:r w:rsidR="009C2D4D">
        <w:rPr>
          <w:rFonts w:hint="eastAsia"/>
        </w:rPr>
        <w:t>转</w:t>
      </w:r>
      <w:r w:rsidR="00EB153F">
        <w:rPr>
          <w:rFonts w:hint="eastAsia"/>
        </w:rPr>
        <w:t>核算</w:t>
      </w:r>
      <w:r w:rsidR="009C2D4D">
        <w:rPr>
          <w:rFonts w:hint="eastAsia"/>
        </w:rPr>
        <w:t>处理</w:t>
      </w:r>
      <w:r w:rsidR="00E20A63">
        <w:rPr>
          <w:rFonts w:hint="eastAsia"/>
        </w:rPr>
        <w:t>”</w:t>
      </w:r>
      <w:r w:rsidR="009C2D4D">
        <w:rPr>
          <w:rFonts w:hint="eastAsia"/>
        </w:rPr>
        <w:t>来完成。</w:t>
      </w:r>
      <w:r w:rsidR="00EB153F" w:rsidRPr="00244EA6">
        <w:rPr>
          <w:rFonts w:hint="eastAsia"/>
        </w:rPr>
        <w:t>对于客户核算属性、存款由于差错造成</w:t>
      </w:r>
      <w:r w:rsidR="00EB153F" w:rsidRPr="00117DB5">
        <w:rPr>
          <w:rFonts w:hint="eastAsia"/>
        </w:rPr>
        <w:t>外部分户的产品</w:t>
      </w:r>
      <w:proofErr w:type="gramStart"/>
      <w:r w:rsidR="00EB153F" w:rsidRPr="00117DB5">
        <w:rPr>
          <w:rFonts w:hint="eastAsia"/>
        </w:rPr>
        <w:t>码信息</w:t>
      </w:r>
      <w:proofErr w:type="gramEnd"/>
      <w:r w:rsidR="00EB153F" w:rsidRPr="00117DB5">
        <w:rPr>
          <w:rFonts w:hint="eastAsia"/>
        </w:rPr>
        <w:t>变更或客户的核算信息变更，</w:t>
      </w:r>
      <w:r w:rsidR="00EB153F">
        <w:rPr>
          <w:rFonts w:hint="eastAsia"/>
        </w:rPr>
        <w:t>也可</w:t>
      </w:r>
      <w:r w:rsidR="00EB153F" w:rsidRPr="00117DB5">
        <w:rPr>
          <w:rFonts w:hint="eastAsia"/>
        </w:rPr>
        <w:t>由“转</w:t>
      </w:r>
      <w:r w:rsidR="00EB153F">
        <w:rPr>
          <w:rFonts w:hint="eastAsia"/>
        </w:rPr>
        <w:t>核算</w:t>
      </w:r>
      <w:r w:rsidR="00EB153F" w:rsidRPr="00117DB5">
        <w:rPr>
          <w:rFonts w:hint="eastAsia"/>
        </w:rPr>
        <w:t>处理”统一调整</w:t>
      </w:r>
      <w:r w:rsidR="00EB153F">
        <w:rPr>
          <w:rFonts w:hint="eastAsia"/>
        </w:rPr>
        <w:t>。</w:t>
      </w:r>
    </w:p>
    <w:p w14:paraId="38ACB32A" w14:textId="14852F4B" w:rsidR="00BA7B6B" w:rsidRDefault="00E20A63" w:rsidP="009C2D4D">
      <w:pPr>
        <w:pStyle w:val="af9"/>
      </w:pPr>
      <w:r>
        <w:rPr>
          <w:rFonts w:hint="eastAsia"/>
        </w:rPr>
        <w:t>“</w:t>
      </w:r>
      <w:r w:rsidR="00BA7B6B" w:rsidRPr="00BA7B6B">
        <w:rPr>
          <w:rFonts w:hint="eastAsia"/>
        </w:rPr>
        <w:t>转</w:t>
      </w:r>
      <w:r w:rsidR="00EB153F">
        <w:rPr>
          <w:rFonts w:hint="eastAsia"/>
        </w:rPr>
        <w:t>核算</w:t>
      </w:r>
      <w:r>
        <w:rPr>
          <w:rFonts w:hint="eastAsia"/>
        </w:rPr>
        <w:t>处理”</w:t>
      </w:r>
      <w:r w:rsidR="00BA7B6B" w:rsidRPr="00BA7B6B">
        <w:rPr>
          <w:rFonts w:hint="eastAsia"/>
        </w:rPr>
        <w:t>处理流程</w:t>
      </w:r>
      <w:r w:rsidR="00BA7B6B">
        <w:rPr>
          <w:rFonts w:hint="eastAsia"/>
        </w:rPr>
        <w:t>：</w:t>
      </w:r>
    </w:p>
    <w:p w14:paraId="3458905D" w14:textId="0C5A2174" w:rsidR="00EB153F" w:rsidRDefault="00EB153F" w:rsidP="00FA7F5D">
      <w:pPr>
        <w:pStyle w:val="ad"/>
        <w:numPr>
          <w:ilvl w:val="0"/>
          <w:numId w:val="93"/>
        </w:numPr>
        <w:spacing w:line="360" w:lineRule="auto"/>
        <w:ind w:firstLineChars="0"/>
        <w:rPr>
          <w:rFonts w:asciiTheme="minorEastAsia" w:hAnsiTheme="minorEastAsia"/>
          <w:szCs w:val="21"/>
        </w:rPr>
      </w:pPr>
      <w:r>
        <w:rPr>
          <w:rFonts w:asciiTheme="minorEastAsia" w:hAnsiTheme="minorEastAsia" w:hint="eastAsia"/>
          <w:szCs w:val="21"/>
        </w:rPr>
        <w:t>日间联机提供客户层和</w:t>
      </w:r>
      <w:proofErr w:type="gramStart"/>
      <w:r>
        <w:rPr>
          <w:rFonts w:asciiTheme="minorEastAsia" w:hAnsiTheme="minorEastAsia" w:hint="eastAsia"/>
          <w:szCs w:val="21"/>
        </w:rPr>
        <w:t>账户层转核算</w:t>
      </w:r>
      <w:proofErr w:type="gramEnd"/>
      <w:r>
        <w:rPr>
          <w:rFonts w:asciiTheme="minorEastAsia" w:hAnsiTheme="minorEastAsia" w:hint="eastAsia"/>
          <w:szCs w:val="21"/>
        </w:rPr>
        <w:t>申请，处理方式有</w:t>
      </w:r>
      <w:r>
        <w:rPr>
          <w:rFonts w:asciiTheme="minorEastAsia" w:hAnsiTheme="minorEastAsia"/>
          <w:szCs w:val="21"/>
        </w:rPr>
        <w:t>2</w:t>
      </w:r>
      <w:r>
        <w:rPr>
          <w:rFonts w:asciiTheme="minorEastAsia" w:hAnsiTheme="minorEastAsia" w:hint="eastAsia"/>
          <w:szCs w:val="21"/>
        </w:rPr>
        <w:t>种：</w:t>
      </w:r>
    </w:p>
    <w:p w14:paraId="44A702C5" w14:textId="6086EDEB" w:rsidR="00EB153F" w:rsidRPr="00277418" w:rsidRDefault="00EB153F" w:rsidP="00FA7F5D">
      <w:pPr>
        <w:pStyle w:val="-31"/>
        <w:numPr>
          <w:ilvl w:val="0"/>
          <w:numId w:val="94"/>
        </w:numPr>
        <w:spacing w:line="360" w:lineRule="auto"/>
        <w:ind w:firstLineChars="0"/>
        <w:rPr>
          <w:rFonts w:ascii="宋体" w:hAnsi="宋体"/>
          <w:sz w:val="21"/>
          <w:szCs w:val="21"/>
        </w:rPr>
      </w:pPr>
      <w:r>
        <w:rPr>
          <w:rFonts w:ascii="宋体" w:hAnsi="宋体" w:hint="eastAsia"/>
          <w:sz w:val="21"/>
          <w:szCs w:val="21"/>
        </w:rPr>
        <w:t>客户核算属性：联机输入如下信息，客户号、涉及客户的新核算属性（客户类型、</w:t>
      </w:r>
      <w:r w:rsidR="000F5007">
        <w:rPr>
          <w:rFonts w:ascii="宋体" w:hAnsi="宋体" w:hint="eastAsia"/>
          <w:sz w:val="21"/>
          <w:szCs w:val="21"/>
        </w:rPr>
        <w:t>金融机构类别、账户性质</w:t>
      </w:r>
      <w:r w:rsidR="00482CD7">
        <w:rPr>
          <w:rFonts w:ascii="宋体" w:hAnsi="宋体" w:hint="eastAsia"/>
          <w:sz w:val="21"/>
          <w:szCs w:val="21"/>
        </w:rPr>
        <w:t>、</w:t>
      </w:r>
      <w:r w:rsidR="000F5007">
        <w:rPr>
          <w:rFonts w:ascii="宋体" w:hAnsi="宋体" w:hint="eastAsia"/>
          <w:sz w:val="21"/>
          <w:szCs w:val="21"/>
        </w:rPr>
        <w:t>资金性质、期限、贷款经营类型、小微标识</w:t>
      </w:r>
      <w:r>
        <w:rPr>
          <w:rFonts w:ascii="宋体" w:hAnsi="宋体" w:hint="eastAsia"/>
          <w:sz w:val="21"/>
          <w:szCs w:val="21"/>
        </w:rPr>
        <w:t>）</w:t>
      </w:r>
      <w:r w:rsidRPr="00277418">
        <w:rPr>
          <w:rFonts w:ascii="宋体" w:hAnsi="宋体" w:hint="eastAsia"/>
          <w:sz w:val="21"/>
          <w:szCs w:val="21"/>
        </w:rPr>
        <w:t>，</w:t>
      </w:r>
      <w:r w:rsidR="0033414F" w:rsidRPr="0033414F">
        <w:rPr>
          <w:rFonts w:ascii="宋体" w:hAnsi="宋体" w:hint="eastAsia"/>
          <w:sz w:val="21"/>
          <w:szCs w:val="21"/>
        </w:rPr>
        <w:t>转核算申请新增、修改输入画面，增加旧产品码、旧核算属性、旧科目组的返显。</w:t>
      </w:r>
      <w:r w:rsidRPr="00277418">
        <w:rPr>
          <w:rFonts w:ascii="宋体" w:hAnsi="宋体" w:hint="eastAsia"/>
          <w:sz w:val="21"/>
          <w:szCs w:val="21"/>
        </w:rPr>
        <w:t>在晚上批量的时候，根据客户号取得该客户下的所有账户信息，将该客户下所有账号的相应核算属性进行变更，并进行总账的账务调整；</w:t>
      </w:r>
    </w:p>
    <w:p w14:paraId="5622283D" w14:textId="33624137" w:rsidR="00EB153F" w:rsidRDefault="00EB153F" w:rsidP="00FA7F5D">
      <w:pPr>
        <w:pStyle w:val="-31"/>
        <w:numPr>
          <w:ilvl w:val="0"/>
          <w:numId w:val="94"/>
        </w:numPr>
        <w:spacing w:line="360" w:lineRule="auto"/>
        <w:ind w:firstLineChars="0"/>
        <w:rPr>
          <w:rFonts w:ascii="宋体" w:hAnsi="宋体"/>
          <w:sz w:val="21"/>
          <w:szCs w:val="21"/>
        </w:rPr>
      </w:pPr>
      <w:r>
        <w:rPr>
          <w:rFonts w:ascii="宋体" w:hAnsi="宋体" w:hint="eastAsia"/>
          <w:sz w:val="21"/>
          <w:szCs w:val="21"/>
        </w:rPr>
        <w:t>账户核算属性：联机输入客户号、账号、涉及产品的新核算属性（</w:t>
      </w:r>
      <w:r w:rsidR="000F5007">
        <w:rPr>
          <w:rFonts w:ascii="宋体" w:hAnsi="宋体" w:hint="eastAsia"/>
          <w:sz w:val="21"/>
          <w:szCs w:val="21"/>
        </w:rPr>
        <w:t>客户类型、金融机构类别、账户性质、资金性质、期限、贷款经营类型、小微标识</w:t>
      </w:r>
      <w:r>
        <w:rPr>
          <w:rFonts w:ascii="宋体" w:hAnsi="宋体" w:hint="eastAsia"/>
          <w:sz w:val="21"/>
          <w:szCs w:val="21"/>
        </w:rPr>
        <w:t>），</w:t>
      </w:r>
      <w:r w:rsidR="0033414F" w:rsidRPr="0033414F">
        <w:rPr>
          <w:rFonts w:ascii="宋体" w:hAnsi="宋体" w:hint="eastAsia"/>
          <w:sz w:val="21"/>
          <w:szCs w:val="21"/>
        </w:rPr>
        <w:t>转核算申请新增、修改输入画面，增加旧产品码、旧核算属性、旧科目组的返显。</w:t>
      </w:r>
      <w:r>
        <w:rPr>
          <w:rFonts w:ascii="宋体" w:hAnsi="宋体" w:hint="eastAsia"/>
          <w:sz w:val="21"/>
          <w:szCs w:val="21"/>
        </w:rPr>
        <w:t>在晚上批量的时候，根据新的核算属性信息进行相应的转核算处理，并进行总账账务的调整。</w:t>
      </w:r>
    </w:p>
    <w:p w14:paraId="07ABB59E" w14:textId="31D22872" w:rsidR="0033414F" w:rsidRPr="009C7381" w:rsidRDefault="0033414F" w:rsidP="00FA7F5D">
      <w:pPr>
        <w:pStyle w:val="-31"/>
        <w:numPr>
          <w:ilvl w:val="0"/>
          <w:numId w:val="94"/>
        </w:numPr>
        <w:spacing w:line="360" w:lineRule="auto"/>
        <w:ind w:firstLineChars="0"/>
        <w:rPr>
          <w:rFonts w:ascii="宋体" w:hAnsi="宋体"/>
          <w:sz w:val="21"/>
          <w:szCs w:val="21"/>
          <w:highlight w:val="yellow"/>
        </w:rPr>
      </w:pPr>
      <w:r w:rsidRPr="009C7381">
        <w:rPr>
          <w:rFonts w:ascii="宋体" w:hAnsi="宋体" w:hint="eastAsia"/>
          <w:sz w:val="21"/>
          <w:szCs w:val="21"/>
          <w:highlight w:val="yellow"/>
        </w:rPr>
        <w:t>支持联机时以批量上传的形式将多个客户核算属性、账户核算属性批量</w:t>
      </w:r>
      <w:r w:rsidR="002C059F">
        <w:rPr>
          <w:rFonts w:ascii="宋体" w:hAnsi="宋体" w:hint="eastAsia"/>
          <w:sz w:val="21"/>
          <w:szCs w:val="21"/>
          <w:highlight w:val="yellow"/>
        </w:rPr>
        <w:t>上传</w:t>
      </w:r>
      <w:r w:rsidRPr="009C7381">
        <w:rPr>
          <w:rFonts w:ascii="宋体" w:hAnsi="宋体" w:hint="eastAsia"/>
          <w:sz w:val="21"/>
          <w:szCs w:val="21"/>
          <w:highlight w:val="yellow"/>
        </w:rPr>
        <w:t>至核心系统，在晚上批量的时候，根据日间上传的客户属性或账户属性进行核算属性变更同时进行总账的账务调整。</w:t>
      </w:r>
    </w:p>
    <w:p w14:paraId="73DD30F2" w14:textId="77777777" w:rsidR="0033414F" w:rsidRDefault="0033414F" w:rsidP="00D35F63">
      <w:pPr>
        <w:pStyle w:val="-31"/>
        <w:spacing w:line="360" w:lineRule="auto"/>
        <w:ind w:left="1260" w:firstLineChars="0" w:firstLine="0"/>
        <w:rPr>
          <w:rFonts w:ascii="宋体" w:hAnsi="宋体"/>
          <w:sz w:val="21"/>
          <w:szCs w:val="21"/>
        </w:rPr>
      </w:pPr>
    </w:p>
    <w:p w14:paraId="6A6A2DE1" w14:textId="66666F29" w:rsidR="00EB153F" w:rsidRDefault="00EB153F" w:rsidP="00FA7F5D">
      <w:pPr>
        <w:pStyle w:val="ad"/>
        <w:numPr>
          <w:ilvl w:val="0"/>
          <w:numId w:val="93"/>
        </w:numPr>
        <w:spacing w:line="360" w:lineRule="auto"/>
        <w:ind w:firstLineChars="0"/>
        <w:rPr>
          <w:rFonts w:asciiTheme="minorEastAsia" w:hAnsiTheme="minorEastAsia"/>
          <w:szCs w:val="21"/>
        </w:rPr>
      </w:pPr>
      <w:r w:rsidRPr="00244EA6">
        <w:rPr>
          <w:rFonts w:asciiTheme="minorEastAsia" w:hAnsiTheme="minorEastAsia" w:hint="eastAsia"/>
          <w:szCs w:val="21"/>
        </w:rPr>
        <w:t>参数中心需设置好相关的新科目、会计引擎参数；</w:t>
      </w:r>
      <w:r w:rsidR="006B17E5" w:rsidRPr="00244EA6" w:rsidDel="006B17E5">
        <w:rPr>
          <w:rFonts w:asciiTheme="minorEastAsia" w:hAnsiTheme="minorEastAsia" w:hint="eastAsia"/>
          <w:szCs w:val="21"/>
        </w:rPr>
        <w:t xml:space="preserve"> </w:t>
      </w:r>
    </w:p>
    <w:p w14:paraId="066F02DC" w14:textId="77777777" w:rsidR="00EB153F" w:rsidRDefault="00EB153F" w:rsidP="00D35F63">
      <w:pPr>
        <w:pStyle w:val="ad"/>
        <w:numPr>
          <w:ilvl w:val="0"/>
          <w:numId w:val="93"/>
        </w:numPr>
        <w:spacing w:line="360" w:lineRule="auto"/>
        <w:ind w:firstLineChars="0"/>
        <w:rPr>
          <w:rFonts w:ascii="宋体" w:hAnsi="宋体"/>
          <w:szCs w:val="21"/>
        </w:rPr>
      </w:pPr>
      <w:r>
        <w:rPr>
          <w:rFonts w:ascii="宋体" w:hAnsi="宋体" w:hint="eastAsia"/>
          <w:szCs w:val="21"/>
        </w:rPr>
        <w:t>对转核算信息进行合法性检查：</w:t>
      </w:r>
    </w:p>
    <w:p w14:paraId="6BCD5789" w14:textId="2152E85C" w:rsidR="00EB153F" w:rsidRDefault="00EB153F" w:rsidP="00FA7F5D">
      <w:pPr>
        <w:pStyle w:val="-31"/>
        <w:numPr>
          <w:ilvl w:val="0"/>
          <w:numId w:val="95"/>
        </w:numPr>
        <w:spacing w:line="360" w:lineRule="auto"/>
        <w:ind w:firstLineChars="0"/>
        <w:rPr>
          <w:rFonts w:ascii="宋体" w:hAnsi="宋体"/>
          <w:sz w:val="21"/>
          <w:szCs w:val="21"/>
        </w:rPr>
      </w:pPr>
      <w:r>
        <w:rPr>
          <w:rFonts w:ascii="宋体" w:hAnsi="宋体" w:hint="eastAsia"/>
          <w:sz w:val="21"/>
          <w:szCs w:val="21"/>
        </w:rPr>
        <w:t>个人产品不允许与单位/同业产品互转；单</w:t>
      </w:r>
      <w:r w:rsidR="002C059F">
        <w:rPr>
          <w:rFonts w:ascii="宋体" w:hAnsi="宋体" w:hint="eastAsia"/>
          <w:sz w:val="21"/>
          <w:szCs w:val="21"/>
        </w:rPr>
        <w:t>位</w:t>
      </w:r>
      <w:r>
        <w:rPr>
          <w:rFonts w:ascii="宋体" w:hAnsi="宋体" w:hint="eastAsia"/>
          <w:sz w:val="21"/>
          <w:szCs w:val="21"/>
        </w:rPr>
        <w:t>、同业产品允许互转。</w:t>
      </w:r>
    </w:p>
    <w:p w14:paraId="3FA403A7" w14:textId="78C20B92" w:rsidR="00EB153F" w:rsidRDefault="00EB153F" w:rsidP="00FA7F5D">
      <w:pPr>
        <w:pStyle w:val="-31"/>
        <w:numPr>
          <w:ilvl w:val="0"/>
          <w:numId w:val="95"/>
        </w:numPr>
        <w:spacing w:line="360" w:lineRule="auto"/>
        <w:ind w:firstLineChars="0"/>
        <w:rPr>
          <w:rFonts w:ascii="宋体" w:hAnsi="宋体"/>
          <w:sz w:val="21"/>
          <w:szCs w:val="21"/>
        </w:rPr>
      </w:pPr>
      <w:r>
        <w:rPr>
          <w:rFonts w:ascii="宋体" w:hAnsi="宋体" w:hint="eastAsia"/>
          <w:sz w:val="21"/>
          <w:szCs w:val="21"/>
        </w:rPr>
        <w:lastRenderedPageBreak/>
        <w:t>产品大类（即产品模型，活期、定期等）之间不能互转；</w:t>
      </w:r>
    </w:p>
    <w:p w14:paraId="122CF244" w14:textId="02C35842" w:rsidR="00EB153F" w:rsidRDefault="00EB153F" w:rsidP="00FA7F5D">
      <w:pPr>
        <w:pStyle w:val="-31"/>
        <w:numPr>
          <w:ilvl w:val="0"/>
          <w:numId w:val="95"/>
        </w:numPr>
        <w:spacing w:line="360" w:lineRule="auto"/>
        <w:ind w:firstLineChars="0"/>
        <w:rPr>
          <w:rFonts w:ascii="宋体" w:hAnsi="宋体"/>
          <w:sz w:val="21"/>
          <w:szCs w:val="21"/>
        </w:rPr>
      </w:pPr>
      <w:r>
        <w:rPr>
          <w:rFonts w:ascii="宋体" w:hAnsi="宋体" w:hint="eastAsia"/>
          <w:sz w:val="21"/>
          <w:szCs w:val="21"/>
        </w:rPr>
        <w:t>转核算涉及的新旧科目状态不正常（已注销），拒绝处理；</w:t>
      </w:r>
    </w:p>
    <w:p w14:paraId="6156D0F3" w14:textId="77777777" w:rsidR="00EB153F" w:rsidRDefault="00EB153F" w:rsidP="00FA7F5D">
      <w:pPr>
        <w:pStyle w:val="-31"/>
        <w:numPr>
          <w:ilvl w:val="0"/>
          <w:numId w:val="95"/>
        </w:numPr>
        <w:spacing w:line="360" w:lineRule="auto"/>
        <w:ind w:firstLineChars="0"/>
        <w:rPr>
          <w:rFonts w:ascii="宋体" w:hAnsi="宋体"/>
          <w:sz w:val="21"/>
          <w:szCs w:val="21"/>
        </w:rPr>
      </w:pPr>
      <w:r>
        <w:rPr>
          <w:rFonts w:ascii="宋体" w:hAnsi="宋体" w:hint="eastAsia"/>
          <w:sz w:val="21"/>
          <w:szCs w:val="21"/>
        </w:rPr>
        <w:t>转核算涉及的会计模型参数（科目组参数、产品科目对照表参数和产品码）未设置，拒绝处理；</w:t>
      </w:r>
    </w:p>
    <w:p w14:paraId="5A9AE799" w14:textId="77777777" w:rsidR="00EB153F" w:rsidRDefault="00EB153F" w:rsidP="00FA7F5D">
      <w:pPr>
        <w:pStyle w:val="-31"/>
        <w:numPr>
          <w:ilvl w:val="0"/>
          <w:numId w:val="95"/>
        </w:numPr>
        <w:spacing w:line="360" w:lineRule="auto"/>
        <w:ind w:firstLineChars="0"/>
        <w:rPr>
          <w:rFonts w:ascii="宋体" w:hAnsi="宋体"/>
          <w:sz w:val="21"/>
          <w:szCs w:val="21"/>
        </w:rPr>
      </w:pPr>
      <w:r>
        <w:rPr>
          <w:rFonts w:ascii="宋体" w:hAnsi="宋体" w:hint="eastAsia"/>
          <w:sz w:val="21"/>
          <w:szCs w:val="21"/>
        </w:rPr>
        <w:t>当需要调整的账号与客户号不相匹配时拒绝处理；</w:t>
      </w:r>
    </w:p>
    <w:p w14:paraId="1FE4CA01" w14:textId="4742D53A"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根据</w:t>
      </w:r>
      <w:r>
        <w:rPr>
          <w:rFonts w:asciiTheme="minorEastAsia" w:hAnsiTheme="minorEastAsia" w:hint="eastAsia"/>
          <w:szCs w:val="21"/>
        </w:rPr>
        <w:t>联机申请</w:t>
      </w:r>
      <w:r w:rsidRPr="008A0956">
        <w:rPr>
          <w:rFonts w:asciiTheme="minorEastAsia" w:hAnsiTheme="minorEastAsia" w:hint="eastAsia"/>
          <w:szCs w:val="21"/>
        </w:rPr>
        <w:t>的记录，获取相关分户的账户余额信息（本金、表内计提利息）。</w:t>
      </w:r>
    </w:p>
    <w:p w14:paraId="272644E8" w14:textId="1B1D7FB8"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根据会计模型参数，获取分户相关的本金、表</w:t>
      </w:r>
      <w:r w:rsidR="002C059F">
        <w:rPr>
          <w:rFonts w:asciiTheme="minorEastAsia" w:hAnsiTheme="minorEastAsia" w:hint="eastAsia"/>
          <w:szCs w:val="21"/>
        </w:rPr>
        <w:t>内</w:t>
      </w:r>
      <w:r w:rsidRPr="008A0956">
        <w:rPr>
          <w:rFonts w:asciiTheme="minorEastAsia" w:hAnsiTheme="minorEastAsia" w:hint="eastAsia"/>
          <w:szCs w:val="21"/>
        </w:rPr>
        <w:t>计提利息、利息科目信息；</w:t>
      </w:r>
    </w:p>
    <w:p w14:paraId="022E4922" w14:textId="051598AD"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对分户的本金、表里计提利息进行金额汇总，获取产品按机构、货币汇总的</w:t>
      </w:r>
      <w:proofErr w:type="gramStart"/>
      <w:r w:rsidRPr="008A0956">
        <w:rPr>
          <w:rFonts w:asciiTheme="minorEastAsia" w:hAnsiTheme="minorEastAsia" w:hint="eastAsia"/>
          <w:szCs w:val="21"/>
        </w:rPr>
        <w:t>的</w:t>
      </w:r>
      <w:proofErr w:type="gramEnd"/>
      <w:r w:rsidRPr="008A0956">
        <w:rPr>
          <w:rFonts w:asciiTheme="minorEastAsia" w:hAnsiTheme="minorEastAsia" w:hint="eastAsia"/>
          <w:szCs w:val="21"/>
        </w:rPr>
        <w:t>分户汇总余额，分别进行如下记账处理，实现科目总账余额调整：</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851"/>
        <w:gridCol w:w="1559"/>
        <w:gridCol w:w="709"/>
        <w:gridCol w:w="992"/>
        <w:gridCol w:w="2097"/>
      </w:tblGrid>
      <w:tr w:rsidR="00EB153F" w:rsidRPr="0053347A" w14:paraId="206A02AA" w14:textId="77777777" w:rsidTr="00BD3C32">
        <w:tc>
          <w:tcPr>
            <w:tcW w:w="1304" w:type="dxa"/>
            <w:shd w:val="clear" w:color="auto" w:fill="D9D9D9"/>
            <w:vAlign w:val="center"/>
          </w:tcPr>
          <w:p w14:paraId="44B85074" w14:textId="77777777" w:rsidR="00EB153F" w:rsidRPr="0053347A" w:rsidRDefault="00EB153F" w:rsidP="00BD3C32">
            <w:pPr>
              <w:spacing w:line="360" w:lineRule="auto"/>
              <w:jc w:val="center"/>
              <w:rPr>
                <w:szCs w:val="21"/>
              </w:rPr>
            </w:pPr>
            <w:r>
              <w:rPr>
                <w:rFonts w:hint="eastAsia"/>
                <w:szCs w:val="21"/>
              </w:rPr>
              <w:t>种类</w:t>
            </w:r>
          </w:p>
        </w:tc>
        <w:tc>
          <w:tcPr>
            <w:tcW w:w="851" w:type="dxa"/>
            <w:shd w:val="clear" w:color="auto" w:fill="D9D9D9"/>
          </w:tcPr>
          <w:p w14:paraId="6DF34755" w14:textId="77777777" w:rsidR="00EB153F" w:rsidRPr="0053347A" w:rsidRDefault="00EB153F" w:rsidP="00BD3C32">
            <w:pPr>
              <w:spacing w:line="360" w:lineRule="auto"/>
              <w:jc w:val="center"/>
              <w:rPr>
                <w:szCs w:val="21"/>
              </w:rPr>
            </w:pPr>
            <w:r w:rsidRPr="0053347A">
              <w:rPr>
                <w:rFonts w:hint="eastAsia"/>
                <w:szCs w:val="21"/>
              </w:rPr>
              <w:t>借</w:t>
            </w:r>
            <w:r w:rsidRPr="0053347A">
              <w:rPr>
                <w:rFonts w:hint="eastAsia"/>
                <w:szCs w:val="21"/>
              </w:rPr>
              <w:t>/</w:t>
            </w:r>
            <w:r w:rsidRPr="0053347A">
              <w:rPr>
                <w:rFonts w:hint="eastAsia"/>
                <w:szCs w:val="21"/>
              </w:rPr>
              <w:t>贷</w:t>
            </w:r>
          </w:p>
        </w:tc>
        <w:tc>
          <w:tcPr>
            <w:tcW w:w="1559" w:type="dxa"/>
            <w:shd w:val="clear" w:color="auto" w:fill="D9D9D9"/>
            <w:vAlign w:val="center"/>
          </w:tcPr>
          <w:p w14:paraId="29048CE1" w14:textId="77777777" w:rsidR="00EB153F" w:rsidRPr="0053347A" w:rsidRDefault="00EB153F" w:rsidP="00BD3C32">
            <w:pPr>
              <w:spacing w:line="360" w:lineRule="auto"/>
              <w:jc w:val="center"/>
              <w:rPr>
                <w:szCs w:val="21"/>
              </w:rPr>
            </w:pPr>
            <w:r w:rsidRPr="0053347A">
              <w:rPr>
                <w:rFonts w:hint="eastAsia"/>
                <w:szCs w:val="21"/>
              </w:rPr>
              <w:t>科目</w:t>
            </w:r>
          </w:p>
        </w:tc>
        <w:tc>
          <w:tcPr>
            <w:tcW w:w="709" w:type="dxa"/>
            <w:shd w:val="clear" w:color="auto" w:fill="D9D9D9"/>
            <w:vAlign w:val="center"/>
          </w:tcPr>
          <w:p w14:paraId="2E9D571A" w14:textId="77777777" w:rsidR="00EB153F" w:rsidRPr="0053347A" w:rsidRDefault="00EB153F" w:rsidP="00BD3C32">
            <w:pPr>
              <w:pStyle w:val="a8"/>
              <w:tabs>
                <w:tab w:val="clear" w:pos="4153"/>
                <w:tab w:val="clear" w:pos="8306"/>
              </w:tabs>
              <w:snapToGrid/>
              <w:spacing w:line="360" w:lineRule="auto"/>
              <w:rPr>
                <w:sz w:val="21"/>
                <w:szCs w:val="21"/>
              </w:rPr>
            </w:pPr>
            <w:r w:rsidRPr="0053347A">
              <w:rPr>
                <w:rFonts w:hint="eastAsia"/>
                <w:sz w:val="21"/>
                <w:szCs w:val="21"/>
              </w:rPr>
              <w:t>货币</w:t>
            </w:r>
          </w:p>
        </w:tc>
        <w:tc>
          <w:tcPr>
            <w:tcW w:w="992" w:type="dxa"/>
            <w:shd w:val="clear" w:color="auto" w:fill="D9D9D9"/>
            <w:vAlign w:val="center"/>
          </w:tcPr>
          <w:p w14:paraId="65233F3C" w14:textId="77777777" w:rsidR="00EB153F" w:rsidRPr="0053347A" w:rsidRDefault="00EB153F" w:rsidP="00BD3C32">
            <w:pPr>
              <w:pStyle w:val="a8"/>
              <w:tabs>
                <w:tab w:val="clear" w:pos="4153"/>
                <w:tab w:val="clear" w:pos="8306"/>
              </w:tabs>
              <w:snapToGrid/>
              <w:spacing w:line="360" w:lineRule="auto"/>
              <w:rPr>
                <w:sz w:val="21"/>
                <w:szCs w:val="21"/>
              </w:rPr>
            </w:pPr>
            <w:r w:rsidRPr="0053347A">
              <w:rPr>
                <w:rFonts w:hint="eastAsia"/>
                <w:sz w:val="21"/>
                <w:szCs w:val="21"/>
              </w:rPr>
              <w:t>账务行</w:t>
            </w:r>
          </w:p>
        </w:tc>
        <w:tc>
          <w:tcPr>
            <w:tcW w:w="2097" w:type="dxa"/>
            <w:shd w:val="clear" w:color="auto" w:fill="D9D9D9"/>
            <w:vAlign w:val="center"/>
          </w:tcPr>
          <w:p w14:paraId="143DC2E2" w14:textId="77777777" w:rsidR="00EB153F" w:rsidRPr="0053347A" w:rsidRDefault="00EB153F" w:rsidP="00BD3C32">
            <w:pPr>
              <w:pStyle w:val="a8"/>
              <w:tabs>
                <w:tab w:val="clear" w:pos="4153"/>
                <w:tab w:val="clear" w:pos="8306"/>
              </w:tabs>
              <w:snapToGrid/>
              <w:spacing w:line="360" w:lineRule="auto"/>
              <w:rPr>
                <w:sz w:val="21"/>
                <w:szCs w:val="21"/>
              </w:rPr>
            </w:pPr>
            <w:r w:rsidRPr="0053347A">
              <w:rPr>
                <w:rFonts w:hint="eastAsia"/>
                <w:sz w:val="21"/>
                <w:szCs w:val="21"/>
              </w:rPr>
              <w:t>金额</w:t>
            </w:r>
          </w:p>
        </w:tc>
      </w:tr>
      <w:tr w:rsidR="00EB153F" w:rsidRPr="0053347A" w14:paraId="55EC6AB2" w14:textId="77777777" w:rsidTr="00BD3C32">
        <w:tc>
          <w:tcPr>
            <w:tcW w:w="1304" w:type="dxa"/>
            <w:vMerge w:val="restart"/>
            <w:vAlign w:val="center"/>
          </w:tcPr>
          <w:p w14:paraId="1DF4EDD4" w14:textId="77777777" w:rsidR="00EB153F" w:rsidRPr="0053347A" w:rsidRDefault="00EB153F" w:rsidP="00BD3C32">
            <w:pPr>
              <w:spacing w:line="360" w:lineRule="auto"/>
              <w:jc w:val="center"/>
              <w:rPr>
                <w:rFonts w:cs="宋体"/>
                <w:kern w:val="0"/>
                <w:sz w:val="18"/>
                <w:szCs w:val="18"/>
              </w:rPr>
            </w:pPr>
            <w:r>
              <w:rPr>
                <w:rFonts w:cs="宋体" w:hint="eastAsia"/>
                <w:kern w:val="0"/>
                <w:sz w:val="18"/>
                <w:szCs w:val="18"/>
              </w:rPr>
              <w:t>本金</w:t>
            </w:r>
          </w:p>
        </w:tc>
        <w:tc>
          <w:tcPr>
            <w:tcW w:w="851" w:type="dxa"/>
          </w:tcPr>
          <w:p w14:paraId="5854AF16" w14:textId="77777777" w:rsidR="00EB153F" w:rsidRPr="0053347A" w:rsidRDefault="00EB153F" w:rsidP="00BD3C32">
            <w:pPr>
              <w:spacing w:line="360" w:lineRule="auto"/>
              <w:rPr>
                <w:sz w:val="18"/>
                <w:szCs w:val="18"/>
              </w:rPr>
            </w:pPr>
            <w:r>
              <w:rPr>
                <w:rFonts w:hint="eastAsia"/>
                <w:sz w:val="18"/>
                <w:szCs w:val="18"/>
              </w:rPr>
              <w:t>DR/CR</w:t>
            </w:r>
          </w:p>
        </w:tc>
        <w:tc>
          <w:tcPr>
            <w:tcW w:w="1559" w:type="dxa"/>
            <w:vAlign w:val="center"/>
          </w:tcPr>
          <w:p w14:paraId="43CDCD5D" w14:textId="77777777" w:rsidR="00EB153F" w:rsidRPr="0053347A" w:rsidRDefault="00EB153F" w:rsidP="00BD3C32">
            <w:pPr>
              <w:spacing w:line="360" w:lineRule="auto"/>
              <w:rPr>
                <w:rFonts w:cs="宋体"/>
                <w:kern w:val="0"/>
                <w:sz w:val="18"/>
                <w:szCs w:val="18"/>
              </w:rPr>
            </w:pPr>
            <w:r>
              <w:rPr>
                <w:rFonts w:hint="eastAsia"/>
                <w:sz w:val="18"/>
                <w:szCs w:val="18"/>
              </w:rPr>
              <w:t>旧本金</w:t>
            </w:r>
            <w:r w:rsidRPr="0053347A">
              <w:rPr>
                <w:rFonts w:hint="eastAsia"/>
                <w:sz w:val="18"/>
                <w:szCs w:val="18"/>
              </w:rPr>
              <w:t>科目</w:t>
            </w:r>
          </w:p>
        </w:tc>
        <w:tc>
          <w:tcPr>
            <w:tcW w:w="709" w:type="dxa"/>
            <w:vAlign w:val="center"/>
          </w:tcPr>
          <w:p w14:paraId="494C319D" w14:textId="77777777" w:rsidR="00EB153F" w:rsidRPr="0053347A" w:rsidRDefault="00EB153F" w:rsidP="00BD3C32">
            <w:pPr>
              <w:spacing w:line="360" w:lineRule="auto"/>
              <w:rPr>
                <w:rFonts w:cs="宋体"/>
                <w:kern w:val="0"/>
                <w:sz w:val="18"/>
                <w:szCs w:val="18"/>
              </w:rPr>
            </w:pPr>
            <w:proofErr w:type="gramStart"/>
            <w:r w:rsidRPr="0053347A">
              <w:rPr>
                <w:rFonts w:cs="宋体" w:hint="eastAsia"/>
                <w:kern w:val="0"/>
                <w:sz w:val="18"/>
                <w:szCs w:val="18"/>
              </w:rPr>
              <w:t>原币</w:t>
            </w:r>
            <w:proofErr w:type="gramEnd"/>
          </w:p>
        </w:tc>
        <w:tc>
          <w:tcPr>
            <w:tcW w:w="992" w:type="dxa"/>
          </w:tcPr>
          <w:p w14:paraId="0B184328" w14:textId="77777777" w:rsidR="00EB153F" w:rsidRPr="0053347A" w:rsidRDefault="00EB153F" w:rsidP="00BD3C32">
            <w:pPr>
              <w:rPr>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3CD51752" w14:textId="04A8FF89" w:rsidR="00EB153F" w:rsidRPr="0053347A" w:rsidRDefault="00EB153F" w:rsidP="00BD3C32">
            <w:pPr>
              <w:spacing w:line="360" w:lineRule="auto"/>
              <w:rPr>
                <w:rFonts w:cs="宋体"/>
                <w:kern w:val="0"/>
                <w:sz w:val="18"/>
                <w:szCs w:val="18"/>
              </w:rPr>
            </w:pPr>
            <w:r>
              <w:rPr>
                <w:rFonts w:cs="宋体" w:hint="eastAsia"/>
                <w:kern w:val="0"/>
                <w:sz w:val="18"/>
                <w:szCs w:val="18"/>
              </w:rPr>
              <w:t>本金</w:t>
            </w:r>
            <w:r w:rsidRPr="0053347A">
              <w:rPr>
                <w:rFonts w:cs="宋体" w:hint="eastAsia"/>
                <w:kern w:val="0"/>
                <w:sz w:val="18"/>
                <w:szCs w:val="18"/>
              </w:rPr>
              <w:t>汇总</w:t>
            </w:r>
            <w:r>
              <w:rPr>
                <w:rFonts w:cs="宋体" w:hint="eastAsia"/>
                <w:kern w:val="0"/>
                <w:sz w:val="18"/>
                <w:szCs w:val="18"/>
              </w:rPr>
              <w:t>金额</w:t>
            </w:r>
            <w:r w:rsidR="0006190B">
              <w:rPr>
                <w:rFonts w:cs="宋体" w:hint="eastAsia"/>
                <w:kern w:val="0"/>
                <w:sz w:val="18"/>
                <w:szCs w:val="18"/>
              </w:rPr>
              <w:t>（红字）</w:t>
            </w:r>
          </w:p>
        </w:tc>
      </w:tr>
      <w:tr w:rsidR="00EB153F" w:rsidRPr="0053347A" w14:paraId="0339327A" w14:textId="77777777" w:rsidTr="00BD3C32">
        <w:tc>
          <w:tcPr>
            <w:tcW w:w="1304" w:type="dxa"/>
            <w:vMerge/>
            <w:vAlign w:val="center"/>
          </w:tcPr>
          <w:p w14:paraId="69C61A8F" w14:textId="77777777" w:rsidR="00EB153F" w:rsidRPr="00F51659" w:rsidRDefault="00EB153F" w:rsidP="00BD3C32">
            <w:pPr>
              <w:spacing w:line="360" w:lineRule="auto"/>
              <w:jc w:val="center"/>
              <w:rPr>
                <w:rFonts w:cs="宋体"/>
                <w:kern w:val="0"/>
                <w:sz w:val="18"/>
                <w:szCs w:val="18"/>
              </w:rPr>
            </w:pPr>
          </w:p>
        </w:tc>
        <w:tc>
          <w:tcPr>
            <w:tcW w:w="851" w:type="dxa"/>
          </w:tcPr>
          <w:p w14:paraId="6FF5CF5D" w14:textId="71CC8BB4" w:rsidR="00EB153F" w:rsidRPr="0053347A" w:rsidRDefault="0006190B" w:rsidP="0006190B">
            <w:pPr>
              <w:spacing w:line="360" w:lineRule="auto"/>
              <w:rPr>
                <w:sz w:val="18"/>
                <w:szCs w:val="18"/>
              </w:rPr>
            </w:pPr>
            <w:r>
              <w:rPr>
                <w:sz w:val="18"/>
                <w:szCs w:val="18"/>
              </w:rPr>
              <w:t>DR</w:t>
            </w:r>
            <w:r w:rsidR="00EB153F">
              <w:rPr>
                <w:rFonts w:hint="eastAsia"/>
                <w:sz w:val="18"/>
                <w:szCs w:val="18"/>
              </w:rPr>
              <w:t>/</w:t>
            </w:r>
            <w:r>
              <w:rPr>
                <w:sz w:val="18"/>
                <w:szCs w:val="18"/>
              </w:rPr>
              <w:t>CR</w:t>
            </w:r>
          </w:p>
        </w:tc>
        <w:tc>
          <w:tcPr>
            <w:tcW w:w="1559" w:type="dxa"/>
            <w:vAlign w:val="center"/>
          </w:tcPr>
          <w:p w14:paraId="442126CF" w14:textId="77777777" w:rsidR="00EB153F" w:rsidRPr="0053347A" w:rsidRDefault="00EB153F" w:rsidP="00BD3C32">
            <w:pPr>
              <w:spacing w:line="360" w:lineRule="auto"/>
              <w:rPr>
                <w:sz w:val="18"/>
                <w:szCs w:val="18"/>
              </w:rPr>
            </w:pPr>
            <w:r>
              <w:rPr>
                <w:rFonts w:hint="eastAsia"/>
                <w:sz w:val="18"/>
                <w:szCs w:val="18"/>
              </w:rPr>
              <w:t>新本金</w:t>
            </w:r>
            <w:r w:rsidRPr="0053347A">
              <w:rPr>
                <w:rFonts w:hint="eastAsia"/>
                <w:sz w:val="18"/>
                <w:szCs w:val="18"/>
              </w:rPr>
              <w:t>科目</w:t>
            </w:r>
          </w:p>
        </w:tc>
        <w:tc>
          <w:tcPr>
            <w:tcW w:w="709" w:type="dxa"/>
            <w:vAlign w:val="center"/>
          </w:tcPr>
          <w:p w14:paraId="46DAAF23" w14:textId="77777777" w:rsidR="00EB153F" w:rsidRPr="0053347A" w:rsidRDefault="00EB153F" w:rsidP="00BD3C32">
            <w:pPr>
              <w:pStyle w:val="a8"/>
              <w:tabs>
                <w:tab w:val="clear" w:pos="4153"/>
                <w:tab w:val="clear" w:pos="8306"/>
              </w:tabs>
              <w:snapToGrid/>
              <w:spacing w:line="360" w:lineRule="auto"/>
              <w:rPr>
                <w:rFonts w:cs="宋体"/>
                <w:kern w:val="0"/>
              </w:rPr>
            </w:pPr>
            <w:proofErr w:type="gramStart"/>
            <w:r w:rsidRPr="0053347A">
              <w:rPr>
                <w:rFonts w:cs="宋体" w:hint="eastAsia"/>
                <w:kern w:val="0"/>
              </w:rPr>
              <w:t>原币</w:t>
            </w:r>
            <w:proofErr w:type="gramEnd"/>
          </w:p>
        </w:tc>
        <w:tc>
          <w:tcPr>
            <w:tcW w:w="992" w:type="dxa"/>
          </w:tcPr>
          <w:p w14:paraId="4E7DA6AF" w14:textId="77777777" w:rsidR="00EB153F" w:rsidRPr="0053347A" w:rsidRDefault="00EB153F" w:rsidP="00BD3C32">
            <w:pPr>
              <w:rPr>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457060AA" w14:textId="77777777" w:rsidR="00EB153F" w:rsidRPr="0053347A" w:rsidRDefault="00EB153F" w:rsidP="00BD3C32">
            <w:pPr>
              <w:spacing w:line="360" w:lineRule="auto"/>
              <w:rPr>
                <w:rFonts w:cs="宋体"/>
                <w:kern w:val="0"/>
                <w:sz w:val="18"/>
                <w:szCs w:val="18"/>
              </w:rPr>
            </w:pPr>
            <w:r>
              <w:rPr>
                <w:rFonts w:cs="宋体" w:hint="eastAsia"/>
                <w:kern w:val="0"/>
                <w:sz w:val="18"/>
                <w:szCs w:val="18"/>
              </w:rPr>
              <w:t>本金</w:t>
            </w:r>
            <w:r w:rsidRPr="0053347A">
              <w:rPr>
                <w:rFonts w:cs="宋体" w:hint="eastAsia"/>
                <w:kern w:val="0"/>
                <w:sz w:val="18"/>
                <w:szCs w:val="18"/>
              </w:rPr>
              <w:t>汇总</w:t>
            </w:r>
            <w:r>
              <w:rPr>
                <w:rFonts w:cs="宋体" w:hint="eastAsia"/>
                <w:kern w:val="0"/>
                <w:sz w:val="18"/>
                <w:szCs w:val="18"/>
              </w:rPr>
              <w:t>金额</w:t>
            </w:r>
          </w:p>
        </w:tc>
      </w:tr>
      <w:tr w:rsidR="00EB153F" w:rsidRPr="0053347A" w14:paraId="1F0A8423" w14:textId="77777777" w:rsidTr="00BD3C32">
        <w:tc>
          <w:tcPr>
            <w:tcW w:w="1304" w:type="dxa"/>
            <w:vMerge w:val="restart"/>
            <w:vAlign w:val="center"/>
          </w:tcPr>
          <w:p w14:paraId="44522832" w14:textId="77777777" w:rsidR="00EB153F" w:rsidRPr="0053347A" w:rsidRDefault="00EB153F" w:rsidP="00BD3C32">
            <w:pPr>
              <w:spacing w:line="360" w:lineRule="auto"/>
              <w:jc w:val="center"/>
              <w:rPr>
                <w:rFonts w:cs="宋体"/>
                <w:kern w:val="0"/>
                <w:sz w:val="18"/>
                <w:szCs w:val="18"/>
              </w:rPr>
            </w:pPr>
            <w:r>
              <w:rPr>
                <w:rFonts w:cs="宋体" w:hint="eastAsia"/>
                <w:kern w:val="0"/>
                <w:sz w:val="18"/>
                <w:szCs w:val="18"/>
              </w:rPr>
              <w:t>表内计提利息</w:t>
            </w:r>
          </w:p>
        </w:tc>
        <w:tc>
          <w:tcPr>
            <w:tcW w:w="851" w:type="dxa"/>
          </w:tcPr>
          <w:p w14:paraId="1EDCD0A6" w14:textId="77777777" w:rsidR="00EB153F" w:rsidRDefault="00EB153F" w:rsidP="00BD3C32">
            <w:pPr>
              <w:spacing w:line="360" w:lineRule="auto"/>
              <w:rPr>
                <w:sz w:val="18"/>
                <w:szCs w:val="18"/>
              </w:rPr>
            </w:pPr>
            <w:r>
              <w:rPr>
                <w:rFonts w:hint="eastAsia"/>
                <w:sz w:val="18"/>
                <w:szCs w:val="18"/>
              </w:rPr>
              <w:t>DR/CR</w:t>
            </w:r>
          </w:p>
        </w:tc>
        <w:tc>
          <w:tcPr>
            <w:tcW w:w="1559" w:type="dxa"/>
            <w:vAlign w:val="center"/>
          </w:tcPr>
          <w:p w14:paraId="183D298D" w14:textId="77777777" w:rsidR="00EB153F" w:rsidRDefault="00EB153F" w:rsidP="00BD3C32">
            <w:pPr>
              <w:spacing w:line="360" w:lineRule="auto"/>
              <w:rPr>
                <w:sz w:val="18"/>
                <w:szCs w:val="18"/>
              </w:rPr>
            </w:pPr>
            <w:r>
              <w:rPr>
                <w:rFonts w:hint="eastAsia"/>
                <w:sz w:val="18"/>
                <w:szCs w:val="18"/>
              </w:rPr>
              <w:t>旧表内计提</w:t>
            </w:r>
            <w:r w:rsidRPr="0053347A">
              <w:rPr>
                <w:rFonts w:hint="eastAsia"/>
                <w:sz w:val="18"/>
                <w:szCs w:val="18"/>
              </w:rPr>
              <w:t>科目</w:t>
            </w:r>
          </w:p>
        </w:tc>
        <w:tc>
          <w:tcPr>
            <w:tcW w:w="709" w:type="dxa"/>
            <w:vAlign w:val="center"/>
          </w:tcPr>
          <w:p w14:paraId="7D6FD75E" w14:textId="77777777" w:rsidR="00EB153F" w:rsidRPr="0053347A" w:rsidRDefault="00EB153F" w:rsidP="00BD3C32">
            <w:pPr>
              <w:pStyle w:val="a8"/>
              <w:tabs>
                <w:tab w:val="clear" w:pos="4153"/>
                <w:tab w:val="clear" w:pos="8306"/>
              </w:tabs>
              <w:snapToGrid/>
              <w:spacing w:line="360" w:lineRule="auto"/>
              <w:rPr>
                <w:rFonts w:cs="宋体"/>
                <w:kern w:val="0"/>
              </w:rPr>
            </w:pPr>
            <w:proofErr w:type="gramStart"/>
            <w:r w:rsidRPr="0053347A">
              <w:rPr>
                <w:rFonts w:cs="宋体" w:hint="eastAsia"/>
                <w:kern w:val="0"/>
              </w:rPr>
              <w:t>原币</w:t>
            </w:r>
            <w:proofErr w:type="gramEnd"/>
          </w:p>
        </w:tc>
        <w:tc>
          <w:tcPr>
            <w:tcW w:w="992" w:type="dxa"/>
          </w:tcPr>
          <w:p w14:paraId="46A6267C" w14:textId="77777777" w:rsidR="00EB153F" w:rsidRDefault="00EB153F" w:rsidP="00BD3C32">
            <w:pPr>
              <w:rPr>
                <w:rFonts w:cs="宋体"/>
                <w:kern w:val="0"/>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6F1F4E44" w14:textId="0BE5F2EF" w:rsidR="00EB153F" w:rsidRDefault="00EB153F" w:rsidP="00BD3C32">
            <w:pPr>
              <w:spacing w:line="360" w:lineRule="auto"/>
              <w:rPr>
                <w:rFonts w:cs="宋体"/>
                <w:kern w:val="0"/>
                <w:sz w:val="18"/>
                <w:szCs w:val="18"/>
              </w:rPr>
            </w:pPr>
            <w:r>
              <w:rPr>
                <w:rFonts w:cs="宋体" w:hint="eastAsia"/>
                <w:kern w:val="0"/>
                <w:sz w:val="18"/>
                <w:szCs w:val="18"/>
              </w:rPr>
              <w:t>表内计息</w:t>
            </w:r>
            <w:r w:rsidRPr="0053347A">
              <w:rPr>
                <w:rFonts w:cs="宋体" w:hint="eastAsia"/>
                <w:kern w:val="0"/>
                <w:sz w:val="18"/>
                <w:szCs w:val="18"/>
              </w:rPr>
              <w:t>汇总</w:t>
            </w:r>
            <w:r>
              <w:rPr>
                <w:rFonts w:cs="宋体" w:hint="eastAsia"/>
                <w:kern w:val="0"/>
                <w:sz w:val="18"/>
                <w:szCs w:val="18"/>
              </w:rPr>
              <w:t>金额</w:t>
            </w:r>
            <w:r w:rsidR="0006190B">
              <w:rPr>
                <w:rFonts w:cs="宋体" w:hint="eastAsia"/>
                <w:kern w:val="0"/>
                <w:sz w:val="18"/>
                <w:szCs w:val="18"/>
              </w:rPr>
              <w:t>（红字）</w:t>
            </w:r>
          </w:p>
        </w:tc>
      </w:tr>
      <w:tr w:rsidR="00EB153F" w:rsidRPr="0053347A" w14:paraId="6B960754" w14:textId="77777777" w:rsidTr="00BD3C32">
        <w:tc>
          <w:tcPr>
            <w:tcW w:w="1304" w:type="dxa"/>
            <w:vMerge/>
            <w:vAlign w:val="center"/>
          </w:tcPr>
          <w:p w14:paraId="717BE8E3" w14:textId="77777777" w:rsidR="00EB153F" w:rsidRPr="0053347A" w:rsidRDefault="00EB153F" w:rsidP="00BD3C32">
            <w:pPr>
              <w:spacing w:line="360" w:lineRule="auto"/>
              <w:jc w:val="center"/>
              <w:rPr>
                <w:rFonts w:cs="宋体"/>
                <w:kern w:val="0"/>
                <w:sz w:val="18"/>
                <w:szCs w:val="18"/>
              </w:rPr>
            </w:pPr>
          </w:p>
        </w:tc>
        <w:tc>
          <w:tcPr>
            <w:tcW w:w="851" w:type="dxa"/>
          </w:tcPr>
          <w:p w14:paraId="39A232D1" w14:textId="7716C523" w:rsidR="00EB153F" w:rsidRDefault="0006190B" w:rsidP="0006190B">
            <w:pPr>
              <w:spacing w:line="360" w:lineRule="auto"/>
              <w:rPr>
                <w:sz w:val="18"/>
                <w:szCs w:val="18"/>
              </w:rPr>
            </w:pPr>
            <w:r>
              <w:rPr>
                <w:sz w:val="18"/>
                <w:szCs w:val="18"/>
              </w:rPr>
              <w:t>DR</w:t>
            </w:r>
            <w:r w:rsidR="00EB153F">
              <w:rPr>
                <w:rFonts w:hint="eastAsia"/>
                <w:sz w:val="18"/>
                <w:szCs w:val="18"/>
              </w:rPr>
              <w:t>/</w:t>
            </w:r>
            <w:r>
              <w:rPr>
                <w:sz w:val="18"/>
                <w:szCs w:val="18"/>
              </w:rPr>
              <w:t>CR</w:t>
            </w:r>
          </w:p>
        </w:tc>
        <w:tc>
          <w:tcPr>
            <w:tcW w:w="1559" w:type="dxa"/>
            <w:vAlign w:val="center"/>
          </w:tcPr>
          <w:p w14:paraId="1E845A90" w14:textId="77777777" w:rsidR="00EB153F" w:rsidRDefault="00EB153F" w:rsidP="00BD3C32">
            <w:pPr>
              <w:spacing w:line="360" w:lineRule="auto"/>
              <w:rPr>
                <w:sz w:val="18"/>
                <w:szCs w:val="18"/>
              </w:rPr>
            </w:pPr>
            <w:r>
              <w:rPr>
                <w:rFonts w:hint="eastAsia"/>
                <w:sz w:val="18"/>
                <w:szCs w:val="18"/>
              </w:rPr>
              <w:t>新表内计提</w:t>
            </w:r>
            <w:r w:rsidRPr="0053347A">
              <w:rPr>
                <w:rFonts w:hint="eastAsia"/>
                <w:sz w:val="18"/>
                <w:szCs w:val="18"/>
              </w:rPr>
              <w:t>科目</w:t>
            </w:r>
          </w:p>
        </w:tc>
        <w:tc>
          <w:tcPr>
            <w:tcW w:w="709" w:type="dxa"/>
            <w:vAlign w:val="center"/>
          </w:tcPr>
          <w:p w14:paraId="56930999" w14:textId="77777777" w:rsidR="00EB153F" w:rsidRPr="0053347A" w:rsidRDefault="00EB153F" w:rsidP="00BD3C32">
            <w:pPr>
              <w:pStyle w:val="a8"/>
              <w:tabs>
                <w:tab w:val="clear" w:pos="4153"/>
                <w:tab w:val="clear" w:pos="8306"/>
              </w:tabs>
              <w:snapToGrid/>
              <w:spacing w:line="360" w:lineRule="auto"/>
              <w:rPr>
                <w:rFonts w:cs="宋体"/>
                <w:kern w:val="0"/>
              </w:rPr>
            </w:pPr>
            <w:proofErr w:type="gramStart"/>
            <w:r w:rsidRPr="0053347A">
              <w:rPr>
                <w:rFonts w:cs="宋体" w:hint="eastAsia"/>
                <w:kern w:val="0"/>
              </w:rPr>
              <w:t>原币</w:t>
            </w:r>
            <w:proofErr w:type="gramEnd"/>
          </w:p>
        </w:tc>
        <w:tc>
          <w:tcPr>
            <w:tcW w:w="992" w:type="dxa"/>
          </w:tcPr>
          <w:p w14:paraId="61E410C4" w14:textId="77777777" w:rsidR="00EB153F" w:rsidRDefault="00EB153F" w:rsidP="00BD3C32">
            <w:pPr>
              <w:rPr>
                <w:rFonts w:cs="宋体"/>
                <w:kern w:val="0"/>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05641569" w14:textId="77777777" w:rsidR="00EB153F" w:rsidRDefault="00EB153F" w:rsidP="00BD3C32">
            <w:pPr>
              <w:spacing w:line="360" w:lineRule="auto"/>
              <w:rPr>
                <w:rFonts w:cs="宋体"/>
                <w:kern w:val="0"/>
                <w:sz w:val="18"/>
                <w:szCs w:val="18"/>
              </w:rPr>
            </w:pPr>
            <w:r>
              <w:rPr>
                <w:rFonts w:cs="宋体" w:hint="eastAsia"/>
                <w:kern w:val="0"/>
                <w:sz w:val="18"/>
                <w:szCs w:val="18"/>
              </w:rPr>
              <w:t>表内计息</w:t>
            </w:r>
            <w:r w:rsidRPr="0053347A">
              <w:rPr>
                <w:rFonts w:cs="宋体" w:hint="eastAsia"/>
                <w:kern w:val="0"/>
                <w:sz w:val="18"/>
                <w:szCs w:val="18"/>
              </w:rPr>
              <w:t>汇总</w:t>
            </w:r>
            <w:r>
              <w:rPr>
                <w:rFonts w:cs="宋体" w:hint="eastAsia"/>
                <w:kern w:val="0"/>
                <w:sz w:val="18"/>
                <w:szCs w:val="18"/>
              </w:rPr>
              <w:t>金额</w:t>
            </w:r>
          </w:p>
        </w:tc>
      </w:tr>
      <w:tr w:rsidR="00EB153F" w:rsidRPr="0053347A" w14:paraId="7EB6362A" w14:textId="77777777" w:rsidTr="00BD3C32">
        <w:tc>
          <w:tcPr>
            <w:tcW w:w="1304" w:type="dxa"/>
            <w:vMerge w:val="restart"/>
            <w:vAlign w:val="center"/>
          </w:tcPr>
          <w:p w14:paraId="75A40578" w14:textId="77777777" w:rsidR="00EB153F" w:rsidRPr="0053347A" w:rsidRDefault="00EB153F" w:rsidP="00BD3C32">
            <w:pPr>
              <w:spacing w:line="360" w:lineRule="auto"/>
              <w:jc w:val="center"/>
              <w:rPr>
                <w:rFonts w:cs="宋体"/>
                <w:kern w:val="0"/>
                <w:sz w:val="18"/>
                <w:szCs w:val="18"/>
              </w:rPr>
            </w:pPr>
            <w:r>
              <w:rPr>
                <w:rFonts w:cs="宋体" w:hint="eastAsia"/>
                <w:kern w:val="0"/>
                <w:sz w:val="18"/>
                <w:szCs w:val="18"/>
              </w:rPr>
              <w:t>利息</w:t>
            </w:r>
          </w:p>
        </w:tc>
        <w:tc>
          <w:tcPr>
            <w:tcW w:w="851" w:type="dxa"/>
          </w:tcPr>
          <w:p w14:paraId="3072B26C" w14:textId="77777777" w:rsidR="00EB153F" w:rsidRDefault="00EB153F" w:rsidP="00BD3C32">
            <w:pPr>
              <w:spacing w:line="360" w:lineRule="auto"/>
              <w:rPr>
                <w:sz w:val="18"/>
                <w:szCs w:val="18"/>
              </w:rPr>
            </w:pPr>
            <w:r>
              <w:rPr>
                <w:rFonts w:hint="eastAsia"/>
                <w:sz w:val="18"/>
                <w:szCs w:val="18"/>
              </w:rPr>
              <w:t>DR/CR</w:t>
            </w:r>
          </w:p>
        </w:tc>
        <w:tc>
          <w:tcPr>
            <w:tcW w:w="1559" w:type="dxa"/>
            <w:vAlign w:val="center"/>
          </w:tcPr>
          <w:p w14:paraId="3B33AD61" w14:textId="77777777" w:rsidR="00EB153F" w:rsidRDefault="00EB153F" w:rsidP="00BD3C32">
            <w:pPr>
              <w:spacing w:line="360" w:lineRule="auto"/>
              <w:rPr>
                <w:sz w:val="18"/>
                <w:szCs w:val="18"/>
              </w:rPr>
            </w:pPr>
            <w:r>
              <w:rPr>
                <w:rFonts w:hint="eastAsia"/>
                <w:sz w:val="18"/>
                <w:szCs w:val="18"/>
              </w:rPr>
              <w:t>旧利息</w:t>
            </w:r>
            <w:r w:rsidRPr="0053347A">
              <w:rPr>
                <w:rFonts w:hint="eastAsia"/>
                <w:sz w:val="18"/>
                <w:szCs w:val="18"/>
              </w:rPr>
              <w:t>科目</w:t>
            </w:r>
          </w:p>
        </w:tc>
        <w:tc>
          <w:tcPr>
            <w:tcW w:w="709" w:type="dxa"/>
            <w:vAlign w:val="center"/>
          </w:tcPr>
          <w:p w14:paraId="488F3B67" w14:textId="77777777" w:rsidR="00EB153F" w:rsidRPr="0053347A" w:rsidRDefault="00EB153F" w:rsidP="00BD3C32">
            <w:pPr>
              <w:pStyle w:val="a8"/>
              <w:tabs>
                <w:tab w:val="clear" w:pos="4153"/>
                <w:tab w:val="clear" w:pos="8306"/>
              </w:tabs>
              <w:snapToGrid/>
              <w:spacing w:line="360" w:lineRule="auto"/>
              <w:rPr>
                <w:rFonts w:cs="宋体"/>
                <w:kern w:val="0"/>
              </w:rPr>
            </w:pPr>
            <w:proofErr w:type="gramStart"/>
            <w:r w:rsidRPr="0053347A">
              <w:rPr>
                <w:rFonts w:cs="宋体" w:hint="eastAsia"/>
                <w:kern w:val="0"/>
              </w:rPr>
              <w:t>原币</w:t>
            </w:r>
            <w:proofErr w:type="gramEnd"/>
          </w:p>
        </w:tc>
        <w:tc>
          <w:tcPr>
            <w:tcW w:w="992" w:type="dxa"/>
          </w:tcPr>
          <w:p w14:paraId="39E6BE1A" w14:textId="77777777" w:rsidR="00EB153F" w:rsidRDefault="00EB153F" w:rsidP="00BD3C32">
            <w:pPr>
              <w:rPr>
                <w:rFonts w:cs="宋体"/>
                <w:kern w:val="0"/>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6417C38F" w14:textId="1C6D4A01" w:rsidR="00EB153F" w:rsidRDefault="00EB153F" w:rsidP="00BD3C32">
            <w:pPr>
              <w:spacing w:line="360" w:lineRule="auto"/>
              <w:rPr>
                <w:rFonts w:cs="宋体"/>
                <w:kern w:val="0"/>
                <w:sz w:val="18"/>
                <w:szCs w:val="18"/>
              </w:rPr>
            </w:pPr>
            <w:r>
              <w:rPr>
                <w:rFonts w:cs="宋体" w:hint="eastAsia"/>
                <w:kern w:val="0"/>
                <w:sz w:val="18"/>
                <w:szCs w:val="18"/>
              </w:rPr>
              <w:t>表内计息</w:t>
            </w:r>
            <w:r w:rsidRPr="0053347A">
              <w:rPr>
                <w:rFonts w:cs="宋体" w:hint="eastAsia"/>
                <w:kern w:val="0"/>
                <w:sz w:val="18"/>
                <w:szCs w:val="18"/>
              </w:rPr>
              <w:t>汇总</w:t>
            </w:r>
            <w:r>
              <w:rPr>
                <w:rFonts w:cs="宋体" w:hint="eastAsia"/>
                <w:kern w:val="0"/>
                <w:sz w:val="18"/>
                <w:szCs w:val="18"/>
              </w:rPr>
              <w:t>金额</w:t>
            </w:r>
            <w:r w:rsidR="0006190B">
              <w:rPr>
                <w:rFonts w:cs="宋体" w:hint="eastAsia"/>
                <w:kern w:val="0"/>
                <w:sz w:val="18"/>
                <w:szCs w:val="18"/>
              </w:rPr>
              <w:t>（红字）</w:t>
            </w:r>
          </w:p>
        </w:tc>
      </w:tr>
      <w:tr w:rsidR="00EB153F" w:rsidRPr="0053347A" w14:paraId="2B91998F" w14:textId="77777777" w:rsidTr="00BD3C32">
        <w:tc>
          <w:tcPr>
            <w:tcW w:w="1304" w:type="dxa"/>
            <w:vMerge/>
            <w:vAlign w:val="center"/>
          </w:tcPr>
          <w:p w14:paraId="2F48D4B5" w14:textId="77777777" w:rsidR="00EB153F" w:rsidRPr="0053347A" w:rsidRDefault="00EB153F" w:rsidP="00BD3C32">
            <w:pPr>
              <w:spacing w:line="360" w:lineRule="auto"/>
              <w:jc w:val="center"/>
              <w:rPr>
                <w:rFonts w:cs="宋体"/>
                <w:kern w:val="0"/>
                <w:sz w:val="18"/>
                <w:szCs w:val="18"/>
              </w:rPr>
            </w:pPr>
          </w:p>
        </w:tc>
        <w:tc>
          <w:tcPr>
            <w:tcW w:w="851" w:type="dxa"/>
          </w:tcPr>
          <w:p w14:paraId="1814E984" w14:textId="70EBE0D3" w:rsidR="00EB153F" w:rsidRDefault="0006190B" w:rsidP="0006190B">
            <w:pPr>
              <w:spacing w:line="360" w:lineRule="auto"/>
              <w:rPr>
                <w:sz w:val="18"/>
                <w:szCs w:val="18"/>
              </w:rPr>
            </w:pPr>
            <w:r>
              <w:rPr>
                <w:sz w:val="18"/>
                <w:szCs w:val="18"/>
              </w:rPr>
              <w:t>DR</w:t>
            </w:r>
            <w:r w:rsidR="00EB153F">
              <w:rPr>
                <w:rFonts w:hint="eastAsia"/>
                <w:sz w:val="18"/>
                <w:szCs w:val="18"/>
              </w:rPr>
              <w:t>/</w:t>
            </w:r>
            <w:r>
              <w:rPr>
                <w:sz w:val="18"/>
                <w:szCs w:val="18"/>
              </w:rPr>
              <w:t>CR</w:t>
            </w:r>
          </w:p>
        </w:tc>
        <w:tc>
          <w:tcPr>
            <w:tcW w:w="1559" w:type="dxa"/>
            <w:vAlign w:val="center"/>
          </w:tcPr>
          <w:p w14:paraId="754F248C" w14:textId="77777777" w:rsidR="00EB153F" w:rsidRDefault="00EB153F" w:rsidP="00BD3C32">
            <w:pPr>
              <w:spacing w:line="360" w:lineRule="auto"/>
              <w:rPr>
                <w:sz w:val="18"/>
                <w:szCs w:val="18"/>
              </w:rPr>
            </w:pPr>
            <w:r>
              <w:rPr>
                <w:rFonts w:hint="eastAsia"/>
                <w:sz w:val="18"/>
                <w:szCs w:val="18"/>
              </w:rPr>
              <w:t>新利息</w:t>
            </w:r>
            <w:r w:rsidRPr="0053347A">
              <w:rPr>
                <w:rFonts w:hint="eastAsia"/>
                <w:sz w:val="18"/>
                <w:szCs w:val="18"/>
              </w:rPr>
              <w:t>科目</w:t>
            </w:r>
          </w:p>
        </w:tc>
        <w:tc>
          <w:tcPr>
            <w:tcW w:w="709" w:type="dxa"/>
            <w:vAlign w:val="center"/>
          </w:tcPr>
          <w:p w14:paraId="783A0684" w14:textId="77777777" w:rsidR="00EB153F" w:rsidRPr="0053347A" w:rsidRDefault="00EB153F" w:rsidP="00BD3C32">
            <w:pPr>
              <w:pStyle w:val="a8"/>
              <w:tabs>
                <w:tab w:val="clear" w:pos="4153"/>
                <w:tab w:val="clear" w:pos="8306"/>
              </w:tabs>
              <w:snapToGrid/>
              <w:spacing w:line="360" w:lineRule="auto"/>
              <w:rPr>
                <w:rFonts w:cs="宋体"/>
                <w:kern w:val="0"/>
              </w:rPr>
            </w:pPr>
            <w:proofErr w:type="gramStart"/>
            <w:r w:rsidRPr="0053347A">
              <w:rPr>
                <w:rFonts w:cs="宋体" w:hint="eastAsia"/>
                <w:kern w:val="0"/>
              </w:rPr>
              <w:t>原币</w:t>
            </w:r>
            <w:proofErr w:type="gramEnd"/>
          </w:p>
        </w:tc>
        <w:tc>
          <w:tcPr>
            <w:tcW w:w="992" w:type="dxa"/>
          </w:tcPr>
          <w:p w14:paraId="6518F94D" w14:textId="77777777" w:rsidR="00EB153F" w:rsidRDefault="00EB153F" w:rsidP="00BD3C32">
            <w:pPr>
              <w:rPr>
                <w:rFonts w:cs="宋体"/>
                <w:kern w:val="0"/>
                <w:sz w:val="18"/>
                <w:szCs w:val="18"/>
              </w:rPr>
            </w:pPr>
            <w:r>
              <w:rPr>
                <w:rFonts w:cs="宋体" w:hint="eastAsia"/>
                <w:kern w:val="0"/>
                <w:sz w:val="18"/>
                <w:szCs w:val="18"/>
              </w:rPr>
              <w:t>分户</w:t>
            </w:r>
            <w:r w:rsidRPr="0053347A">
              <w:rPr>
                <w:rFonts w:cs="宋体" w:hint="eastAsia"/>
                <w:kern w:val="0"/>
                <w:sz w:val="18"/>
                <w:szCs w:val="18"/>
              </w:rPr>
              <w:t>机构</w:t>
            </w:r>
          </w:p>
        </w:tc>
        <w:tc>
          <w:tcPr>
            <w:tcW w:w="2097" w:type="dxa"/>
            <w:vAlign w:val="center"/>
          </w:tcPr>
          <w:p w14:paraId="0A20E8DA" w14:textId="77777777" w:rsidR="00EB153F" w:rsidRDefault="00EB153F" w:rsidP="00BD3C32">
            <w:pPr>
              <w:spacing w:line="360" w:lineRule="auto"/>
              <w:rPr>
                <w:rFonts w:cs="宋体"/>
                <w:kern w:val="0"/>
                <w:sz w:val="18"/>
                <w:szCs w:val="18"/>
              </w:rPr>
            </w:pPr>
            <w:r>
              <w:rPr>
                <w:rFonts w:cs="宋体" w:hint="eastAsia"/>
                <w:kern w:val="0"/>
                <w:sz w:val="18"/>
                <w:szCs w:val="18"/>
              </w:rPr>
              <w:t>表内计息</w:t>
            </w:r>
            <w:r w:rsidRPr="0053347A">
              <w:rPr>
                <w:rFonts w:cs="宋体" w:hint="eastAsia"/>
                <w:kern w:val="0"/>
                <w:sz w:val="18"/>
                <w:szCs w:val="18"/>
              </w:rPr>
              <w:t>汇总</w:t>
            </w:r>
            <w:r>
              <w:rPr>
                <w:rFonts w:cs="宋体" w:hint="eastAsia"/>
                <w:kern w:val="0"/>
                <w:sz w:val="18"/>
                <w:szCs w:val="18"/>
              </w:rPr>
              <w:t>金额</w:t>
            </w:r>
          </w:p>
        </w:tc>
      </w:tr>
    </w:tbl>
    <w:p w14:paraId="2C773B1A" w14:textId="01F33F79"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生成批量传票并进行总账的账务处理</w:t>
      </w:r>
      <w:r w:rsidR="0006190B">
        <w:rPr>
          <w:rFonts w:asciiTheme="minorEastAsia" w:hAnsiTheme="minorEastAsia" w:hint="eastAsia"/>
          <w:szCs w:val="21"/>
        </w:rPr>
        <w:t>，</w:t>
      </w:r>
      <w:r w:rsidR="00616BD5">
        <w:rPr>
          <w:rFonts w:asciiTheme="minorEastAsia" w:hAnsiTheme="minorEastAsia" w:hint="eastAsia"/>
          <w:szCs w:val="21"/>
        </w:rPr>
        <w:t>调整传票</w:t>
      </w:r>
      <w:r w:rsidR="0006190B">
        <w:rPr>
          <w:rFonts w:ascii="宋体" w:hAnsi="宋体" w:hint="eastAsia"/>
          <w:szCs w:val="21"/>
        </w:rPr>
        <w:t>转出方红字反映</w:t>
      </w:r>
      <w:r w:rsidRPr="008A0956">
        <w:rPr>
          <w:rFonts w:asciiTheme="minorEastAsia" w:hAnsiTheme="minorEastAsia" w:hint="eastAsia"/>
          <w:szCs w:val="21"/>
        </w:rPr>
        <w:t>。</w:t>
      </w:r>
    </w:p>
    <w:p w14:paraId="75231D93" w14:textId="241CFD6F"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如果分户的客户核算属性（</w:t>
      </w:r>
      <w:r w:rsidR="000F5007">
        <w:rPr>
          <w:rFonts w:ascii="宋体" w:hAnsi="宋体" w:hint="eastAsia"/>
          <w:szCs w:val="21"/>
        </w:rPr>
        <w:t>客户类型、金融机构类别、账户性质、资金性质、期限、贷款经营类型、小微标识</w:t>
      </w:r>
      <w:r w:rsidRPr="008A0956">
        <w:rPr>
          <w:rFonts w:asciiTheme="minorEastAsia" w:hAnsiTheme="minorEastAsia" w:hint="eastAsia"/>
          <w:szCs w:val="21"/>
        </w:rPr>
        <w:t>）发生变更，生成客户核算属性变更信息清单，下发ECIF；</w:t>
      </w:r>
    </w:p>
    <w:p w14:paraId="5F327508" w14:textId="77777777"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如果分户的产品代码或核算要素发生变更，更新分户档</w:t>
      </w:r>
      <w:proofErr w:type="gramStart"/>
      <w:r w:rsidRPr="008A0956">
        <w:rPr>
          <w:rFonts w:asciiTheme="minorEastAsia" w:hAnsiTheme="minorEastAsia" w:hint="eastAsia"/>
          <w:szCs w:val="21"/>
        </w:rPr>
        <w:t>里相应</w:t>
      </w:r>
      <w:proofErr w:type="gramEnd"/>
      <w:r w:rsidRPr="008A0956">
        <w:rPr>
          <w:rFonts w:asciiTheme="minorEastAsia" w:hAnsiTheme="minorEastAsia" w:hint="eastAsia"/>
          <w:szCs w:val="21"/>
        </w:rPr>
        <w:t>的产品代码和核算信息；</w:t>
      </w:r>
      <w:r w:rsidRPr="008A0956">
        <w:rPr>
          <w:rFonts w:asciiTheme="minorEastAsia" w:hAnsiTheme="minorEastAsia"/>
          <w:szCs w:val="21"/>
        </w:rPr>
        <w:t xml:space="preserve"> </w:t>
      </w:r>
    </w:p>
    <w:p w14:paraId="2DC08BA6" w14:textId="36DE3911" w:rsidR="00EB153F" w:rsidRPr="008A0956" w:rsidRDefault="00EB153F" w:rsidP="00FA7F5D">
      <w:pPr>
        <w:pStyle w:val="ad"/>
        <w:numPr>
          <w:ilvl w:val="0"/>
          <w:numId w:val="93"/>
        </w:numPr>
        <w:spacing w:line="360" w:lineRule="auto"/>
        <w:ind w:firstLineChars="0"/>
        <w:rPr>
          <w:rFonts w:asciiTheme="minorEastAsia" w:hAnsiTheme="minorEastAsia"/>
          <w:szCs w:val="21"/>
        </w:rPr>
      </w:pPr>
      <w:r w:rsidRPr="008A0956">
        <w:rPr>
          <w:rFonts w:asciiTheme="minorEastAsia" w:hAnsiTheme="minorEastAsia" w:hint="eastAsia"/>
          <w:szCs w:val="21"/>
        </w:rPr>
        <w:t>失败情况处理：</w:t>
      </w:r>
    </w:p>
    <w:p w14:paraId="4EBA2DAE" w14:textId="77777777" w:rsidR="00EB153F" w:rsidRDefault="00EB153F" w:rsidP="00FA7F5D">
      <w:pPr>
        <w:pStyle w:val="-31"/>
        <w:numPr>
          <w:ilvl w:val="0"/>
          <w:numId w:val="96"/>
        </w:numPr>
        <w:spacing w:line="360" w:lineRule="auto"/>
        <w:ind w:firstLineChars="0"/>
        <w:rPr>
          <w:rFonts w:ascii="宋体" w:hAnsi="宋体"/>
          <w:sz w:val="21"/>
          <w:szCs w:val="21"/>
        </w:rPr>
      </w:pPr>
      <w:r>
        <w:rPr>
          <w:rFonts w:ascii="宋体" w:hAnsi="宋体" w:hint="eastAsia"/>
          <w:sz w:val="21"/>
          <w:szCs w:val="21"/>
        </w:rPr>
        <w:t>如果处理失败的记录是调整某个账户的情况，用户在处理引发异常的参数，重新新增调整记录进行处理；</w:t>
      </w:r>
    </w:p>
    <w:p w14:paraId="6366606A" w14:textId="0FD7EB7E" w:rsidR="00DD407E" w:rsidRPr="00EB153F" w:rsidRDefault="00EB153F" w:rsidP="00FA7F5D">
      <w:pPr>
        <w:pStyle w:val="-31"/>
        <w:numPr>
          <w:ilvl w:val="0"/>
          <w:numId w:val="96"/>
        </w:numPr>
        <w:spacing w:line="360" w:lineRule="auto"/>
        <w:ind w:firstLineChars="0"/>
        <w:rPr>
          <w:rFonts w:ascii="宋体" w:hAnsi="宋体"/>
          <w:sz w:val="21"/>
          <w:szCs w:val="21"/>
        </w:rPr>
      </w:pPr>
      <w:r>
        <w:rPr>
          <w:rFonts w:ascii="宋体" w:hAnsi="宋体" w:hint="eastAsia"/>
          <w:sz w:val="21"/>
          <w:szCs w:val="21"/>
        </w:rPr>
        <w:lastRenderedPageBreak/>
        <w:t>如果处理失败的记录是更改客户属性的情况，用户需要通过报表找出处理失败的账户，处理引发异常的参数，单独新增失败的账户调整记录进行处理（不再是重新新增客户属性变更的记录）。</w:t>
      </w:r>
    </w:p>
    <w:p w14:paraId="698DA290" w14:textId="77777777" w:rsidR="00FF6246" w:rsidRPr="00FF6246" w:rsidRDefault="00FF6246" w:rsidP="00BA7B6B">
      <w:pPr>
        <w:pStyle w:val="af9"/>
        <w:ind w:firstLineChars="175" w:firstLine="368"/>
      </w:pPr>
    </w:p>
    <w:p w14:paraId="0086AED4" w14:textId="775936CD" w:rsidR="00A5471B" w:rsidRPr="00DE4789" w:rsidRDefault="00A5471B" w:rsidP="00A5471B">
      <w:pPr>
        <w:pStyle w:val="ad"/>
        <w:spacing w:line="360" w:lineRule="auto"/>
        <w:ind w:left="1680" w:firstLineChars="0" w:firstLine="0"/>
        <w:rPr>
          <w:rFonts w:ascii="宋体" w:hAnsi="宋体"/>
          <w:szCs w:val="21"/>
        </w:rPr>
      </w:pPr>
    </w:p>
    <w:p w14:paraId="49ED9F48" w14:textId="77777777" w:rsidR="00A5471B" w:rsidRPr="00860D08" w:rsidRDefault="00A5471B" w:rsidP="00B87A41">
      <w:pPr>
        <w:pStyle w:val="30"/>
      </w:pPr>
      <w:bookmarkStart w:id="72" w:name="_Toc395257083"/>
      <w:bookmarkStart w:id="73" w:name="_Toc454875411"/>
      <w:proofErr w:type="gramStart"/>
      <w:r>
        <w:rPr>
          <w:rFonts w:hint="eastAsia"/>
        </w:rPr>
        <w:t>内部户</w:t>
      </w:r>
      <w:r w:rsidRPr="00254602">
        <w:rPr>
          <w:rFonts w:hint="eastAsia"/>
        </w:rPr>
        <w:t>业务</w:t>
      </w:r>
      <w:proofErr w:type="gramEnd"/>
      <w:r w:rsidRPr="00254602">
        <w:rPr>
          <w:rFonts w:hint="eastAsia"/>
        </w:rPr>
        <w:t>规则</w:t>
      </w:r>
      <w:bookmarkEnd w:id="72"/>
      <w:bookmarkEnd w:id="73"/>
    </w:p>
    <w:p w14:paraId="3C0463B3" w14:textId="77777777" w:rsidR="00A5471B" w:rsidRPr="00F35CA4" w:rsidRDefault="00A5471B" w:rsidP="00F35CA4">
      <w:pPr>
        <w:pStyle w:val="af6"/>
        <w:numPr>
          <w:ilvl w:val="3"/>
          <w:numId w:val="1"/>
        </w:numPr>
        <w:spacing w:before="156" w:after="156"/>
        <w:ind w:left="426" w:hanging="437"/>
        <w:rPr>
          <w:sz w:val="28"/>
          <w:szCs w:val="28"/>
        </w:rPr>
      </w:pPr>
      <w:proofErr w:type="gramStart"/>
      <w:r w:rsidRPr="00F35CA4">
        <w:rPr>
          <w:rFonts w:hint="eastAsia"/>
          <w:sz w:val="28"/>
          <w:szCs w:val="28"/>
        </w:rPr>
        <w:t>内部户控制表</w:t>
      </w:r>
      <w:proofErr w:type="gramEnd"/>
    </w:p>
    <w:p w14:paraId="0F71A777" w14:textId="77777777" w:rsidR="00A5471B" w:rsidRPr="00317154" w:rsidRDefault="00A5471B" w:rsidP="00B87A41">
      <w:pPr>
        <w:pStyle w:val="5"/>
      </w:pPr>
      <w:proofErr w:type="gramStart"/>
      <w:r>
        <w:rPr>
          <w:rFonts w:hint="eastAsia"/>
        </w:rPr>
        <w:t>内部户</w:t>
      </w:r>
      <w:r w:rsidRPr="00317154">
        <w:rPr>
          <w:rFonts w:hint="eastAsia"/>
        </w:rPr>
        <w:t>控制表</w:t>
      </w:r>
      <w:proofErr w:type="gramEnd"/>
      <w:r w:rsidRPr="00317154">
        <w:rPr>
          <w:rFonts w:hint="eastAsia"/>
        </w:rPr>
        <w:t>属性及维护规则</w:t>
      </w:r>
    </w:p>
    <w:p w14:paraId="1632471E" w14:textId="77777777" w:rsidR="00A5471B" w:rsidRPr="000A6CD7" w:rsidRDefault="00A5471B" w:rsidP="00A5471B">
      <w:pPr>
        <w:spacing w:line="360" w:lineRule="auto"/>
        <w:ind w:firstLineChars="200" w:firstLine="420"/>
        <w:rPr>
          <w:rFonts w:ascii="宋体" w:hAnsi="宋体"/>
        </w:rPr>
      </w:pPr>
      <w:r w:rsidRPr="000A6CD7">
        <w:rPr>
          <w:rFonts w:ascii="宋体" w:hAnsi="宋体" w:hint="eastAsia"/>
        </w:rPr>
        <w:t>各业务部门根据业务需要向总行相关部门提出申请，审批通过，由总行相关部门建立新的</w:t>
      </w:r>
      <w:proofErr w:type="gramStart"/>
      <w:r>
        <w:rPr>
          <w:rFonts w:ascii="宋体" w:hAnsi="宋体" w:hint="eastAsia"/>
        </w:rPr>
        <w:t>内部户</w:t>
      </w:r>
      <w:r w:rsidRPr="000A6CD7">
        <w:rPr>
          <w:rFonts w:ascii="宋体" w:hAnsi="宋体" w:hint="eastAsia"/>
        </w:rPr>
        <w:t>控制表相关</w:t>
      </w:r>
      <w:proofErr w:type="gramEnd"/>
      <w:r w:rsidRPr="000A6CD7">
        <w:rPr>
          <w:rFonts w:ascii="宋体" w:hAnsi="宋体" w:hint="eastAsia"/>
        </w:rPr>
        <w:t>记录、或对相应的</w:t>
      </w:r>
      <w:proofErr w:type="gramStart"/>
      <w:r>
        <w:rPr>
          <w:rFonts w:ascii="宋体" w:hAnsi="宋体" w:hint="eastAsia"/>
        </w:rPr>
        <w:t>内部户</w:t>
      </w:r>
      <w:r w:rsidRPr="000A6CD7">
        <w:rPr>
          <w:rFonts w:ascii="宋体" w:hAnsi="宋体" w:hint="eastAsia"/>
        </w:rPr>
        <w:t>控制表记录</w:t>
      </w:r>
      <w:proofErr w:type="gramEnd"/>
      <w:r w:rsidRPr="000A6CD7">
        <w:rPr>
          <w:rFonts w:ascii="宋体" w:hAnsi="宋体" w:hint="eastAsia"/>
        </w:rPr>
        <w:t>进行属性变更。</w:t>
      </w:r>
    </w:p>
    <w:p w14:paraId="21DEF6EF" w14:textId="55B981F9" w:rsidR="00A5471B" w:rsidRPr="000A6CD7" w:rsidRDefault="00A5471B" w:rsidP="00A5471B">
      <w:pPr>
        <w:spacing w:line="360" w:lineRule="auto"/>
        <w:ind w:firstLineChars="200" w:firstLine="420"/>
        <w:rPr>
          <w:rFonts w:ascii="宋体" w:hAnsi="宋体" w:cs="Arial"/>
        </w:rPr>
      </w:pPr>
      <w:proofErr w:type="gramStart"/>
      <w:r>
        <w:rPr>
          <w:rFonts w:ascii="宋体" w:hAnsi="宋体" w:cs="Arial" w:hint="eastAsia"/>
        </w:rPr>
        <w:t>内部户</w:t>
      </w:r>
      <w:r w:rsidRPr="000A6CD7">
        <w:rPr>
          <w:rFonts w:ascii="宋体" w:hAnsi="宋体" w:cs="Arial" w:hint="eastAsia"/>
        </w:rPr>
        <w:t>控制表</w:t>
      </w:r>
      <w:proofErr w:type="gramEnd"/>
      <w:r w:rsidRPr="000A6CD7">
        <w:rPr>
          <w:rFonts w:ascii="宋体" w:hAnsi="宋体" w:cs="Arial" w:hint="eastAsia"/>
        </w:rPr>
        <w:t>建立的基础是会计科目，若科目状态为注销、停用或者非底层科目都不允许新增</w:t>
      </w:r>
      <w:proofErr w:type="gramStart"/>
      <w:r>
        <w:rPr>
          <w:rFonts w:ascii="宋体" w:hAnsi="宋体" w:cs="Arial" w:hint="eastAsia"/>
        </w:rPr>
        <w:t>内部户</w:t>
      </w:r>
      <w:r w:rsidRPr="000A6CD7">
        <w:rPr>
          <w:rFonts w:ascii="宋体" w:hAnsi="宋体" w:cs="Arial" w:hint="eastAsia"/>
        </w:rPr>
        <w:t>控制表</w:t>
      </w:r>
      <w:proofErr w:type="gramEnd"/>
      <w:r w:rsidRPr="000A6CD7">
        <w:rPr>
          <w:rFonts w:ascii="宋体" w:hAnsi="宋体" w:cs="Arial" w:hint="eastAsia"/>
        </w:rPr>
        <w:t>。</w:t>
      </w:r>
    </w:p>
    <w:p w14:paraId="01B3E8AC" w14:textId="77777777" w:rsidR="00A5471B" w:rsidRPr="000A6CD7" w:rsidRDefault="00A5471B" w:rsidP="00A5471B">
      <w:pPr>
        <w:spacing w:line="360" w:lineRule="auto"/>
        <w:ind w:firstLineChars="200" w:firstLine="420"/>
        <w:rPr>
          <w:rFonts w:ascii="宋体" w:hAnsi="宋体"/>
        </w:rPr>
      </w:pPr>
      <w:proofErr w:type="gramStart"/>
      <w:r>
        <w:rPr>
          <w:rFonts w:ascii="宋体" w:hAnsi="宋体" w:hint="eastAsia"/>
        </w:rPr>
        <w:t>内部户</w:t>
      </w:r>
      <w:r w:rsidRPr="000A6CD7">
        <w:rPr>
          <w:rFonts w:ascii="宋体" w:hAnsi="宋体" w:hint="eastAsia"/>
        </w:rPr>
        <w:t>控制表</w:t>
      </w:r>
      <w:proofErr w:type="gramEnd"/>
      <w:r w:rsidRPr="000A6CD7">
        <w:rPr>
          <w:rFonts w:ascii="宋体" w:hAnsi="宋体" w:hint="eastAsia"/>
        </w:rPr>
        <w:t>属性及其维护规则如下表：</w:t>
      </w:r>
    </w:p>
    <w:tbl>
      <w:tblPr>
        <w:tblW w:w="8429" w:type="dxa"/>
        <w:tblInd w:w="9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24"/>
        <w:gridCol w:w="1134"/>
        <w:gridCol w:w="2717"/>
        <w:gridCol w:w="1658"/>
        <w:gridCol w:w="2196"/>
      </w:tblGrid>
      <w:tr w:rsidR="00A5471B" w:rsidRPr="00317154" w14:paraId="303E673D" w14:textId="77777777" w:rsidTr="005441B8">
        <w:trPr>
          <w:trHeight w:val="616"/>
          <w:tblHeader/>
        </w:trPr>
        <w:tc>
          <w:tcPr>
            <w:tcW w:w="724" w:type="dxa"/>
            <w:shd w:val="clear" w:color="000000" w:fill="E6E6E6"/>
            <w:vAlign w:val="center"/>
            <w:hideMark/>
          </w:tcPr>
          <w:p w14:paraId="6DF1CAA6" w14:textId="77777777" w:rsidR="00A5471B" w:rsidRPr="000A6CD7" w:rsidRDefault="00A5471B" w:rsidP="00F21884">
            <w:pPr>
              <w:widowControl/>
              <w:jc w:val="center"/>
              <w:rPr>
                <w:rFonts w:ascii="宋体" w:hAnsi="宋体" w:cs="宋体"/>
                <w:b/>
                <w:bCs/>
                <w:kern w:val="0"/>
              </w:rPr>
            </w:pPr>
            <w:r w:rsidRPr="000A6CD7">
              <w:rPr>
                <w:rFonts w:ascii="宋体" w:hAnsi="宋体" w:cs="宋体" w:hint="eastAsia"/>
                <w:b/>
                <w:bCs/>
                <w:kern w:val="0"/>
              </w:rPr>
              <w:t>序号</w:t>
            </w:r>
          </w:p>
        </w:tc>
        <w:tc>
          <w:tcPr>
            <w:tcW w:w="1134" w:type="dxa"/>
            <w:shd w:val="clear" w:color="000000" w:fill="E6E6E6"/>
            <w:vAlign w:val="center"/>
            <w:hideMark/>
          </w:tcPr>
          <w:p w14:paraId="6FF83D09" w14:textId="77777777" w:rsidR="00A5471B" w:rsidRPr="000A6CD7" w:rsidRDefault="00A5471B" w:rsidP="00F21884">
            <w:pPr>
              <w:widowControl/>
              <w:jc w:val="center"/>
              <w:rPr>
                <w:rFonts w:ascii="宋体" w:hAnsi="宋体" w:cs="宋体"/>
                <w:b/>
                <w:bCs/>
                <w:kern w:val="0"/>
              </w:rPr>
            </w:pPr>
            <w:r w:rsidRPr="000A6CD7">
              <w:rPr>
                <w:rFonts w:ascii="宋体" w:hAnsi="宋体" w:cs="宋体" w:hint="eastAsia"/>
                <w:b/>
                <w:bCs/>
                <w:kern w:val="0"/>
              </w:rPr>
              <w:t>名称</w:t>
            </w:r>
          </w:p>
        </w:tc>
        <w:tc>
          <w:tcPr>
            <w:tcW w:w="2717" w:type="dxa"/>
            <w:shd w:val="clear" w:color="000000" w:fill="E6E6E6"/>
            <w:vAlign w:val="center"/>
            <w:hideMark/>
          </w:tcPr>
          <w:p w14:paraId="214A876B" w14:textId="77777777" w:rsidR="00A5471B" w:rsidRPr="000A6CD7" w:rsidRDefault="00A5471B" w:rsidP="00F21884">
            <w:pPr>
              <w:widowControl/>
              <w:jc w:val="center"/>
              <w:rPr>
                <w:rFonts w:ascii="宋体" w:hAnsi="宋体" w:cs="宋体"/>
                <w:b/>
                <w:bCs/>
                <w:kern w:val="0"/>
              </w:rPr>
            </w:pPr>
            <w:r w:rsidRPr="000A6CD7">
              <w:rPr>
                <w:rFonts w:ascii="宋体" w:hAnsi="宋体" w:cs="宋体" w:hint="eastAsia"/>
                <w:b/>
                <w:bCs/>
                <w:kern w:val="0"/>
              </w:rPr>
              <w:t>备    注</w:t>
            </w:r>
          </w:p>
        </w:tc>
        <w:tc>
          <w:tcPr>
            <w:tcW w:w="1658" w:type="dxa"/>
            <w:shd w:val="clear" w:color="000000" w:fill="E6E6E6"/>
            <w:vAlign w:val="center"/>
            <w:hideMark/>
          </w:tcPr>
          <w:p w14:paraId="4339E52B" w14:textId="77777777" w:rsidR="00A5471B" w:rsidRPr="000A6CD7" w:rsidRDefault="00A5471B" w:rsidP="00F21884">
            <w:pPr>
              <w:widowControl/>
              <w:jc w:val="center"/>
              <w:rPr>
                <w:rFonts w:ascii="宋体" w:hAnsi="宋体" w:cs="宋体"/>
                <w:b/>
                <w:bCs/>
                <w:kern w:val="0"/>
              </w:rPr>
            </w:pPr>
            <w:r w:rsidRPr="000A6CD7">
              <w:rPr>
                <w:rFonts w:ascii="宋体" w:hAnsi="宋体" w:cs="宋体" w:hint="eastAsia"/>
                <w:b/>
                <w:bCs/>
                <w:kern w:val="0"/>
              </w:rPr>
              <w:t>新增原则</w:t>
            </w:r>
          </w:p>
        </w:tc>
        <w:tc>
          <w:tcPr>
            <w:tcW w:w="2196" w:type="dxa"/>
            <w:shd w:val="clear" w:color="000000" w:fill="E6E6E6"/>
            <w:vAlign w:val="center"/>
            <w:hideMark/>
          </w:tcPr>
          <w:p w14:paraId="1F197F89" w14:textId="77777777" w:rsidR="00A5471B" w:rsidRPr="000A6CD7" w:rsidRDefault="00A5471B" w:rsidP="00F21884">
            <w:pPr>
              <w:widowControl/>
              <w:jc w:val="center"/>
              <w:rPr>
                <w:rFonts w:ascii="宋体" w:hAnsi="宋体" w:cs="宋体"/>
                <w:b/>
                <w:bCs/>
                <w:kern w:val="0"/>
              </w:rPr>
            </w:pPr>
            <w:r w:rsidRPr="000A6CD7">
              <w:rPr>
                <w:rFonts w:ascii="宋体" w:hAnsi="宋体" w:cs="宋体" w:hint="eastAsia"/>
                <w:b/>
                <w:bCs/>
                <w:kern w:val="0"/>
              </w:rPr>
              <w:t>修改原则</w:t>
            </w:r>
          </w:p>
        </w:tc>
      </w:tr>
      <w:tr w:rsidR="00A5471B" w:rsidRPr="00317154" w14:paraId="30E7BB8D" w14:textId="77777777" w:rsidTr="005441B8">
        <w:trPr>
          <w:trHeight w:val="495"/>
        </w:trPr>
        <w:tc>
          <w:tcPr>
            <w:tcW w:w="724" w:type="dxa"/>
            <w:shd w:val="clear" w:color="auto" w:fill="auto"/>
            <w:hideMark/>
          </w:tcPr>
          <w:p w14:paraId="43F7AF12" w14:textId="28DB511C" w:rsidR="00A5471B" w:rsidRPr="00901AA9" w:rsidRDefault="005441B8" w:rsidP="00F21884">
            <w:pPr>
              <w:widowControl/>
              <w:rPr>
                <w:rFonts w:ascii="宋体" w:hAnsi="宋体"/>
                <w:sz w:val="18"/>
                <w:szCs w:val="18"/>
              </w:rPr>
            </w:pPr>
            <w:r>
              <w:rPr>
                <w:rFonts w:ascii="宋体" w:hAnsi="宋体"/>
                <w:sz w:val="18"/>
                <w:szCs w:val="18"/>
              </w:rPr>
              <w:t>1</w:t>
            </w:r>
          </w:p>
        </w:tc>
        <w:tc>
          <w:tcPr>
            <w:tcW w:w="1134" w:type="dxa"/>
            <w:shd w:val="clear" w:color="auto" w:fill="auto"/>
            <w:hideMark/>
          </w:tcPr>
          <w:p w14:paraId="100429DF"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科目号</w:t>
            </w:r>
          </w:p>
        </w:tc>
        <w:tc>
          <w:tcPr>
            <w:tcW w:w="2717" w:type="dxa"/>
            <w:shd w:val="clear" w:color="auto" w:fill="auto"/>
            <w:hideMark/>
          </w:tcPr>
          <w:p w14:paraId="0AC70BCF"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 xml:space="preserve">　</w:t>
            </w:r>
          </w:p>
        </w:tc>
        <w:tc>
          <w:tcPr>
            <w:tcW w:w="1658" w:type="dxa"/>
            <w:shd w:val="clear" w:color="auto" w:fill="auto"/>
            <w:hideMark/>
          </w:tcPr>
          <w:p w14:paraId="111CB5BB"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 xml:space="preserve">　</w:t>
            </w:r>
          </w:p>
        </w:tc>
        <w:tc>
          <w:tcPr>
            <w:tcW w:w="2196" w:type="dxa"/>
            <w:shd w:val="clear" w:color="auto" w:fill="auto"/>
            <w:hideMark/>
          </w:tcPr>
          <w:p w14:paraId="15747CE3"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不允许修改</w:t>
            </w:r>
          </w:p>
        </w:tc>
      </w:tr>
      <w:tr w:rsidR="00A5471B" w:rsidRPr="00317154" w14:paraId="40C9E9A2" w14:textId="77777777" w:rsidTr="005441B8">
        <w:trPr>
          <w:trHeight w:val="435"/>
        </w:trPr>
        <w:tc>
          <w:tcPr>
            <w:tcW w:w="724" w:type="dxa"/>
            <w:shd w:val="clear" w:color="auto" w:fill="auto"/>
            <w:hideMark/>
          </w:tcPr>
          <w:p w14:paraId="4512D4B5" w14:textId="62E9FD95" w:rsidR="00A5471B" w:rsidRPr="00901AA9" w:rsidRDefault="005441B8" w:rsidP="00F21884">
            <w:pPr>
              <w:widowControl/>
              <w:rPr>
                <w:rFonts w:ascii="宋体" w:hAnsi="宋体"/>
                <w:sz w:val="18"/>
                <w:szCs w:val="18"/>
              </w:rPr>
            </w:pPr>
            <w:r>
              <w:rPr>
                <w:rFonts w:ascii="宋体" w:hAnsi="宋体"/>
                <w:sz w:val="18"/>
                <w:szCs w:val="18"/>
              </w:rPr>
              <w:t>2</w:t>
            </w:r>
          </w:p>
        </w:tc>
        <w:tc>
          <w:tcPr>
            <w:tcW w:w="1134" w:type="dxa"/>
            <w:shd w:val="clear" w:color="auto" w:fill="auto"/>
            <w:hideMark/>
          </w:tcPr>
          <w:p w14:paraId="7E76FE57"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顺序号</w:t>
            </w:r>
          </w:p>
        </w:tc>
        <w:tc>
          <w:tcPr>
            <w:tcW w:w="2717" w:type="dxa"/>
            <w:shd w:val="clear" w:color="auto" w:fill="auto"/>
            <w:hideMark/>
          </w:tcPr>
          <w:p w14:paraId="36084099" w14:textId="038E83E6" w:rsidR="00A5471B" w:rsidRPr="00901AA9" w:rsidRDefault="001C4F5D" w:rsidP="00F21884">
            <w:pPr>
              <w:widowControl/>
              <w:rPr>
                <w:rFonts w:ascii="宋体" w:hAnsi="宋体"/>
                <w:sz w:val="18"/>
                <w:szCs w:val="18"/>
              </w:rPr>
            </w:pPr>
            <w:r w:rsidRPr="00D35F63">
              <w:rPr>
                <w:rFonts w:ascii="宋体" w:hAnsi="宋体"/>
                <w:sz w:val="18"/>
                <w:szCs w:val="18"/>
                <w:highlight w:val="yellow"/>
              </w:rPr>
              <w:t>顺序</w:t>
            </w:r>
            <w:proofErr w:type="gramStart"/>
            <w:r w:rsidRPr="00D35F63">
              <w:rPr>
                <w:rFonts w:ascii="宋体" w:hAnsi="宋体"/>
                <w:sz w:val="18"/>
                <w:szCs w:val="18"/>
                <w:highlight w:val="yellow"/>
              </w:rPr>
              <w:t>号设置</w:t>
            </w:r>
            <w:proofErr w:type="gramEnd"/>
            <w:r w:rsidRPr="00D35F63">
              <w:rPr>
                <w:rFonts w:ascii="宋体" w:hAnsi="宋体"/>
                <w:sz w:val="18"/>
                <w:szCs w:val="18"/>
                <w:highlight w:val="yellow"/>
              </w:rPr>
              <w:t>为全9，默认该科目名下的</w:t>
            </w:r>
            <w:proofErr w:type="gramStart"/>
            <w:r w:rsidRPr="00D35F63">
              <w:rPr>
                <w:rFonts w:ascii="宋体" w:hAnsi="宋体"/>
                <w:sz w:val="18"/>
                <w:szCs w:val="18"/>
                <w:highlight w:val="yellow"/>
              </w:rPr>
              <w:t>内部户</w:t>
            </w:r>
            <w:proofErr w:type="gramEnd"/>
            <w:r w:rsidRPr="00D35F63">
              <w:rPr>
                <w:rFonts w:ascii="宋体" w:hAnsi="宋体"/>
                <w:sz w:val="18"/>
                <w:szCs w:val="18"/>
                <w:highlight w:val="yellow"/>
              </w:rPr>
              <w:t>都遵循该</w:t>
            </w:r>
            <w:proofErr w:type="gramStart"/>
            <w:r w:rsidRPr="00D35F63">
              <w:rPr>
                <w:rFonts w:ascii="宋体" w:hAnsi="宋体"/>
                <w:sz w:val="18"/>
                <w:szCs w:val="18"/>
                <w:highlight w:val="yellow"/>
              </w:rPr>
              <w:t>内部户控制表</w:t>
            </w:r>
            <w:proofErr w:type="gramEnd"/>
            <w:r w:rsidRPr="00D35F63">
              <w:rPr>
                <w:rFonts w:ascii="宋体" w:hAnsi="宋体"/>
                <w:sz w:val="18"/>
                <w:szCs w:val="18"/>
                <w:highlight w:val="yellow"/>
              </w:rPr>
              <w:t>规则</w:t>
            </w:r>
            <w:r>
              <w:rPr>
                <w:rFonts w:ascii="宋体" w:hAnsi="宋体" w:hint="eastAsia"/>
                <w:sz w:val="18"/>
                <w:szCs w:val="18"/>
                <w:highlight w:val="yellow"/>
              </w:rPr>
              <w:t>（目前用于代发工资业务场景）</w:t>
            </w:r>
          </w:p>
        </w:tc>
        <w:tc>
          <w:tcPr>
            <w:tcW w:w="1658" w:type="dxa"/>
            <w:shd w:val="clear" w:color="auto" w:fill="auto"/>
            <w:hideMark/>
          </w:tcPr>
          <w:p w14:paraId="75A3041F" w14:textId="48BC0CEA" w:rsidR="00A5471B" w:rsidRPr="00901AA9" w:rsidRDefault="00A5471B" w:rsidP="00F21884">
            <w:pPr>
              <w:widowControl/>
              <w:rPr>
                <w:rFonts w:ascii="宋体" w:hAnsi="宋体"/>
                <w:sz w:val="18"/>
                <w:szCs w:val="18"/>
              </w:rPr>
            </w:pPr>
          </w:p>
        </w:tc>
        <w:tc>
          <w:tcPr>
            <w:tcW w:w="2196" w:type="dxa"/>
            <w:shd w:val="clear" w:color="auto" w:fill="auto"/>
            <w:hideMark/>
          </w:tcPr>
          <w:p w14:paraId="09E2119A"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不允许修改</w:t>
            </w:r>
          </w:p>
        </w:tc>
      </w:tr>
      <w:tr w:rsidR="00A5471B" w:rsidRPr="00317154" w14:paraId="669390B3" w14:textId="77777777" w:rsidTr="005441B8">
        <w:trPr>
          <w:trHeight w:val="495"/>
        </w:trPr>
        <w:tc>
          <w:tcPr>
            <w:tcW w:w="724" w:type="dxa"/>
            <w:shd w:val="clear" w:color="auto" w:fill="auto"/>
            <w:hideMark/>
          </w:tcPr>
          <w:p w14:paraId="1D14B788" w14:textId="606F33F4" w:rsidR="00A5471B" w:rsidRPr="00901AA9" w:rsidRDefault="005441B8" w:rsidP="00F21884">
            <w:pPr>
              <w:widowControl/>
              <w:rPr>
                <w:rFonts w:ascii="宋体" w:hAnsi="宋体"/>
                <w:sz w:val="18"/>
                <w:szCs w:val="18"/>
              </w:rPr>
            </w:pPr>
            <w:r>
              <w:rPr>
                <w:rFonts w:ascii="宋体" w:hAnsi="宋体"/>
                <w:sz w:val="18"/>
                <w:szCs w:val="18"/>
              </w:rPr>
              <w:t>3</w:t>
            </w:r>
          </w:p>
        </w:tc>
        <w:tc>
          <w:tcPr>
            <w:tcW w:w="1134" w:type="dxa"/>
            <w:shd w:val="clear" w:color="auto" w:fill="auto"/>
            <w:hideMark/>
          </w:tcPr>
          <w:p w14:paraId="3ED1A16A"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账户名称</w:t>
            </w:r>
          </w:p>
        </w:tc>
        <w:tc>
          <w:tcPr>
            <w:tcW w:w="2717" w:type="dxa"/>
            <w:shd w:val="clear" w:color="auto" w:fill="auto"/>
            <w:hideMark/>
          </w:tcPr>
          <w:p w14:paraId="0B2A4484"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从科目表中获取默认值，允许在</w:t>
            </w:r>
            <w:proofErr w:type="gramStart"/>
            <w:r w:rsidRPr="00901AA9">
              <w:rPr>
                <w:rFonts w:ascii="宋体" w:hAnsi="宋体" w:hint="eastAsia"/>
                <w:sz w:val="18"/>
                <w:szCs w:val="18"/>
              </w:rPr>
              <w:t>内部户控制表</w:t>
            </w:r>
            <w:proofErr w:type="gramEnd"/>
            <w:r w:rsidRPr="00901AA9">
              <w:rPr>
                <w:rFonts w:ascii="宋体" w:hAnsi="宋体" w:hint="eastAsia"/>
                <w:sz w:val="18"/>
                <w:szCs w:val="18"/>
              </w:rPr>
              <w:t>修改</w:t>
            </w:r>
          </w:p>
        </w:tc>
        <w:tc>
          <w:tcPr>
            <w:tcW w:w="1658" w:type="dxa"/>
            <w:shd w:val="clear" w:color="auto" w:fill="auto"/>
            <w:hideMark/>
          </w:tcPr>
          <w:p w14:paraId="6F9329BB"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继承科目的名称</w:t>
            </w:r>
          </w:p>
        </w:tc>
        <w:tc>
          <w:tcPr>
            <w:tcW w:w="2196" w:type="dxa"/>
            <w:shd w:val="clear" w:color="auto" w:fill="auto"/>
            <w:hideMark/>
          </w:tcPr>
          <w:p w14:paraId="7BB4EA75" w14:textId="5C6004C8" w:rsidR="00A5471B" w:rsidRPr="00901AA9" w:rsidRDefault="00A5471B" w:rsidP="00F21884">
            <w:pPr>
              <w:widowControl/>
              <w:rPr>
                <w:rFonts w:ascii="宋体" w:hAnsi="宋体"/>
                <w:sz w:val="18"/>
                <w:szCs w:val="18"/>
              </w:rPr>
            </w:pPr>
            <w:r w:rsidRPr="00901AA9">
              <w:rPr>
                <w:rFonts w:ascii="宋体" w:hAnsi="宋体" w:hint="eastAsia"/>
                <w:sz w:val="18"/>
                <w:szCs w:val="18"/>
              </w:rPr>
              <w:t>允许修改，</w:t>
            </w:r>
            <w:proofErr w:type="gramStart"/>
            <w:r w:rsidR="00652A6B">
              <w:rPr>
                <w:rFonts w:ascii="宋体" w:hAnsi="宋体" w:hint="eastAsia"/>
                <w:sz w:val="18"/>
                <w:szCs w:val="18"/>
              </w:rPr>
              <w:t>顺序号非“全9”</w:t>
            </w:r>
            <w:proofErr w:type="gramEnd"/>
            <w:r w:rsidRPr="00901AA9">
              <w:rPr>
                <w:rFonts w:ascii="宋体" w:hAnsi="宋体" w:hint="eastAsia"/>
                <w:sz w:val="18"/>
                <w:szCs w:val="18"/>
              </w:rPr>
              <w:t>账户层名称同步更新</w:t>
            </w:r>
          </w:p>
        </w:tc>
      </w:tr>
      <w:tr w:rsidR="00A5471B" w:rsidRPr="00317154" w14:paraId="7964A316" w14:textId="77777777" w:rsidTr="005441B8">
        <w:trPr>
          <w:trHeight w:val="1323"/>
        </w:trPr>
        <w:tc>
          <w:tcPr>
            <w:tcW w:w="724" w:type="dxa"/>
            <w:shd w:val="clear" w:color="auto" w:fill="auto"/>
            <w:hideMark/>
          </w:tcPr>
          <w:p w14:paraId="46230928" w14:textId="33AA14F8" w:rsidR="00A5471B" w:rsidRPr="00901AA9" w:rsidRDefault="005441B8" w:rsidP="00F21884">
            <w:pPr>
              <w:widowControl/>
              <w:rPr>
                <w:rFonts w:ascii="宋体" w:hAnsi="宋体"/>
                <w:sz w:val="18"/>
                <w:szCs w:val="18"/>
              </w:rPr>
            </w:pPr>
            <w:r>
              <w:rPr>
                <w:rFonts w:ascii="宋体" w:hAnsi="宋体"/>
                <w:sz w:val="18"/>
                <w:szCs w:val="18"/>
              </w:rPr>
              <w:t>4</w:t>
            </w:r>
          </w:p>
        </w:tc>
        <w:tc>
          <w:tcPr>
            <w:tcW w:w="1134" w:type="dxa"/>
            <w:shd w:val="clear" w:color="auto" w:fill="auto"/>
            <w:hideMark/>
          </w:tcPr>
          <w:p w14:paraId="49230D1C"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记录状态</w:t>
            </w:r>
          </w:p>
        </w:tc>
        <w:tc>
          <w:tcPr>
            <w:tcW w:w="2717" w:type="dxa"/>
            <w:shd w:val="clear" w:color="auto" w:fill="auto"/>
            <w:hideMark/>
          </w:tcPr>
          <w:p w14:paraId="60BAD33F" w14:textId="77777777" w:rsidR="00A5471B" w:rsidRPr="00901AA9" w:rsidRDefault="00A5471B" w:rsidP="00F21884">
            <w:pPr>
              <w:rPr>
                <w:rFonts w:ascii="宋体" w:hAnsi="宋体"/>
                <w:sz w:val="18"/>
                <w:szCs w:val="18"/>
              </w:rPr>
            </w:pPr>
            <w:r w:rsidRPr="00901AA9">
              <w:rPr>
                <w:rFonts w:ascii="宋体" w:hAnsi="宋体"/>
                <w:sz w:val="18"/>
                <w:szCs w:val="18"/>
              </w:rPr>
              <w:t>P</w:t>
            </w:r>
            <w:r w:rsidRPr="00901AA9">
              <w:rPr>
                <w:rFonts w:ascii="宋体" w:hAnsi="宋体" w:hint="eastAsia"/>
                <w:sz w:val="18"/>
                <w:szCs w:val="18"/>
              </w:rPr>
              <w:t>－待生效</w:t>
            </w:r>
          </w:p>
          <w:p w14:paraId="7A46FD30" w14:textId="77777777" w:rsidR="00A5471B" w:rsidRPr="00901AA9" w:rsidRDefault="00A5471B" w:rsidP="00F21884">
            <w:pPr>
              <w:rPr>
                <w:rFonts w:ascii="宋体" w:hAnsi="宋体"/>
                <w:sz w:val="18"/>
                <w:szCs w:val="18"/>
              </w:rPr>
            </w:pPr>
            <w:r w:rsidRPr="00901AA9">
              <w:rPr>
                <w:rFonts w:ascii="宋体" w:hAnsi="宋体"/>
                <w:sz w:val="18"/>
                <w:szCs w:val="18"/>
              </w:rPr>
              <w:t>N</w:t>
            </w:r>
            <w:r w:rsidRPr="00901AA9">
              <w:rPr>
                <w:rFonts w:ascii="宋体" w:hAnsi="宋体" w:hint="eastAsia"/>
                <w:sz w:val="18"/>
                <w:szCs w:val="18"/>
              </w:rPr>
              <w:t>－正常</w:t>
            </w:r>
          </w:p>
          <w:p w14:paraId="106C0A75" w14:textId="328C3F4B" w:rsidR="00A5471B" w:rsidRPr="00901AA9" w:rsidRDefault="00A5471B" w:rsidP="00F21884">
            <w:pPr>
              <w:widowControl/>
              <w:rPr>
                <w:rFonts w:ascii="宋体" w:hAnsi="宋体"/>
                <w:sz w:val="18"/>
                <w:szCs w:val="18"/>
              </w:rPr>
            </w:pPr>
          </w:p>
          <w:p w14:paraId="1BD9F343" w14:textId="77777777" w:rsidR="00A5471B" w:rsidRPr="00447592" w:rsidRDefault="00A5471B" w:rsidP="00F21884">
            <w:pPr>
              <w:widowControl/>
              <w:rPr>
                <w:rFonts w:ascii="宋体" w:hAnsi="宋体"/>
                <w:sz w:val="18"/>
                <w:szCs w:val="18"/>
              </w:rPr>
            </w:pPr>
            <w:r w:rsidRPr="00901AA9">
              <w:rPr>
                <w:rFonts w:ascii="宋体" w:hAnsi="宋体"/>
                <w:sz w:val="18"/>
                <w:szCs w:val="18"/>
              </w:rPr>
              <w:t>S</w:t>
            </w:r>
            <w:r w:rsidRPr="00901AA9">
              <w:rPr>
                <w:rFonts w:ascii="宋体" w:hAnsi="宋体" w:hint="eastAsia"/>
                <w:sz w:val="18"/>
                <w:szCs w:val="18"/>
              </w:rPr>
              <w:t>－停用</w:t>
            </w:r>
          </w:p>
        </w:tc>
        <w:tc>
          <w:tcPr>
            <w:tcW w:w="1658" w:type="dxa"/>
            <w:shd w:val="clear" w:color="auto" w:fill="auto"/>
            <w:hideMark/>
          </w:tcPr>
          <w:p w14:paraId="13561321" w14:textId="77777777" w:rsidR="00A5471B" w:rsidRPr="00447592" w:rsidRDefault="00A5471B" w:rsidP="00F21884">
            <w:pPr>
              <w:widowControl/>
              <w:rPr>
                <w:rFonts w:ascii="宋体" w:hAnsi="宋体"/>
                <w:sz w:val="18"/>
                <w:szCs w:val="18"/>
              </w:rPr>
            </w:pPr>
          </w:p>
        </w:tc>
        <w:tc>
          <w:tcPr>
            <w:tcW w:w="2196" w:type="dxa"/>
            <w:shd w:val="clear" w:color="auto" w:fill="auto"/>
            <w:hideMark/>
          </w:tcPr>
          <w:p w14:paraId="68289EE5" w14:textId="77777777" w:rsidR="00A5471B" w:rsidRPr="007A29D9" w:rsidRDefault="00A5471B" w:rsidP="00F21884">
            <w:pPr>
              <w:widowControl/>
              <w:rPr>
                <w:rFonts w:ascii="宋体" w:hAnsi="宋体"/>
                <w:sz w:val="18"/>
                <w:szCs w:val="18"/>
              </w:rPr>
            </w:pPr>
            <w:r w:rsidRPr="00AB0E7E">
              <w:rPr>
                <w:rFonts w:ascii="宋体" w:hAnsi="宋体" w:hint="eastAsia"/>
                <w:sz w:val="18"/>
                <w:szCs w:val="18"/>
              </w:rPr>
              <w:t xml:space="preserve">　</w:t>
            </w:r>
          </w:p>
        </w:tc>
      </w:tr>
      <w:tr w:rsidR="005441B8" w:rsidRPr="00317154" w14:paraId="6DC0A602" w14:textId="77777777" w:rsidTr="005441B8">
        <w:trPr>
          <w:trHeight w:val="1323"/>
        </w:trPr>
        <w:tc>
          <w:tcPr>
            <w:tcW w:w="724" w:type="dxa"/>
            <w:tcBorders>
              <w:top w:val="single" w:sz="8" w:space="0" w:color="auto"/>
              <w:left w:val="single" w:sz="8" w:space="0" w:color="auto"/>
              <w:bottom w:val="single" w:sz="8" w:space="0" w:color="auto"/>
              <w:right w:val="single" w:sz="8" w:space="0" w:color="auto"/>
            </w:tcBorders>
            <w:shd w:val="clear" w:color="auto" w:fill="auto"/>
            <w:hideMark/>
          </w:tcPr>
          <w:p w14:paraId="270E61BE" w14:textId="76FBA368" w:rsidR="005441B8" w:rsidRPr="00901AA9" w:rsidRDefault="005441B8" w:rsidP="001B5ECE">
            <w:pPr>
              <w:widowControl/>
              <w:rPr>
                <w:rFonts w:ascii="宋体" w:hAnsi="宋体"/>
                <w:sz w:val="18"/>
                <w:szCs w:val="18"/>
              </w:rPr>
            </w:pPr>
            <w:r>
              <w:rPr>
                <w:rFonts w:ascii="宋体" w:hAnsi="宋体"/>
                <w:sz w:val="18"/>
                <w:szCs w:val="18"/>
              </w:rPr>
              <w:lastRenderedPageBreak/>
              <w:t>5</w:t>
            </w:r>
          </w:p>
        </w:tc>
        <w:tc>
          <w:tcPr>
            <w:tcW w:w="1134" w:type="dxa"/>
            <w:tcBorders>
              <w:top w:val="single" w:sz="8" w:space="0" w:color="auto"/>
              <w:left w:val="single" w:sz="8" w:space="0" w:color="auto"/>
              <w:bottom w:val="single" w:sz="8" w:space="0" w:color="auto"/>
              <w:right w:val="single" w:sz="8" w:space="0" w:color="auto"/>
            </w:tcBorders>
            <w:shd w:val="clear" w:color="auto" w:fill="auto"/>
            <w:hideMark/>
          </w:tcPr>
          <w:p w14:paraId="6DC86C1F" w14:textId="2EB8BE00" w:rsidR="005441B8" w:rsidRPr="00901AA9" w:rsidRDefault="005441B8" w:rsidP="001B5ECE">
            <w:pPr>
              <w:widowControl/>
              <w:jc w:val="left"/>
              <w:rPr>
                <w:rFonts w:ascii="宋体" w:hAnsi="宋体"/>
                <w:sz w:val="18"/>
                <w:szCs w:val="18"/>
              </w:rPr>
            </w:pPr>
            <w:r w:rsidRPr="00901AA9">
              <w:rPr>
                <w:rFonts w:ascii="宋体" w:hAnsi="宋体" w:hint="eastAsia"/>
                <w:sz w:val="18"/>
                <w:szCs w:val="18"/>
              </w:rPr>
              <w:t>核算机构</w:t>
            </w:r>
            <w:r>
              <w:rPr>
                <w:rFonts w:ascii="宋体" w:hAnsi="宋体" w:hint="eastAsia"/>
                <w:sz w:val="18"/>
                <w:szCs w:val="18"/>
              </w:rPr>
              <w:t>范围</w:t>
            </w:r>
          </w:p>
        </w:tc>
        <w:tc>
          <w:tcPr>
            <w:tcW w:w="2717" w:type="dxa"/>
            <w:tcBorders>
              <w:top w:val="single" w:sz="8" w:space="0" w:color="auto"/>
              <w:left w:val="single" w:sz="8" w:space="0" w:color="auto"/>
              <w:bottom w:val="single" w:sz="8" w:space="0" w:color="auto"/>
              <w:right w:val="single" w:sz="8" w:space="0" w:color="auto"/>
            </w:tcBorders>
            <w:shd w:val="clear" w:color="auto" w:fill="auto"/>
            <w:hideMark/>
          </w:tcPr>
          <w:p w14:paraId="3CE8C0A5" w14:textId="77777777" w:rsidR="005441B8" w:rsidRPr="00901AA9" w:rsidRDefault="005441B8" w:rsidP="001B5ECE">
            <w:pPr>
              <w:rPr>
                <w:rFonts w:ascii="宋体" w:hAnsi="宋体"/>
                <w:sz w:val="18"/>
                <w:szCs w:val="18"/>
              </w:rPr>
            </w:pPr>
            <w:r w:rsidRPr="00901AA9">
              <w:rPr>
                <w:rFonts w:ascii="宋体" w:hAnsi="宋体" w:hint="eastAsia"/>
                <w:sz w:val="18"/>
                <w:szCs w:val="18"/>
              </w:rPr>
              <w:t>取值为全行、分行、支行</w:t>
            </w:r>
            <w:r w:rsidRPr="00901AA9">
              <w:rPr>
                <w:rFonts w:ascii="宋体" w:hAnsi="宋体"/>
                <w:sz w:val="18"/>
                <w:szCs w:val="18"/>
              </w:rPr>
              <w:t>;</w:t>
            </w:r>
          </w:p>
          <w:p w14:paraId="48335C9F" w14:textId="4C4D72C6" w:rsidR="005441B8" w:rsidRPr="00901AA9" w:rsidRDefault="005441B8" w:rsidP="001B5ECE">
            <w:pPr>
              <w:rPr>
                <w:rFonts w:ascii="宋体" w:hAnsi="宋体"/>
                <w:sz w:val="18"/>
                <w:szCs w:val="18"/>
              </w:rPr>
            </w:pPr>
            <w:r w:rsidRPr="00901AA9">
              <w:rPr>
                <w:rFonts w:ascii="宋体" w:hAnsi="宋体" w:hint="eastAsia"/>
                <w:sz w:val="18"/>
                <w:szCs w:val="18"/>
              </w:rPr>
              <w:t>输入</w:t>
            </w:r>
            <w:r w:rsidR="00A4121F">
              <w:rPr>
                <w:rFonts w:ascii="宋体" w:hAnsi="宋体" w:hint="eastAsia"/>
                <w:sz w:val="18"/>
                <w:szCs w:val="18"/>
              </w:rPr>
              <w:t>全9</w:t>
            </w:r>
            <w:r w:rsidRPr="00901AA9">
              <w:rPr>
                <w:rFonts w:ascii="宋体" w:hAnsi="宋体"/>
                <w:sz w:val="18"/>
                <w:szCs w:val="18"/>
              </w:rPr>
              <w:t>，指全行；</w:t>
            </w:r>
          </w:p>
          <w:p w14:paraId="75752211" w14:textId="77777777" w:rsidR="005441B8" w:rsidRPr="00901AA9" w:rsidRDefault="005441B8" w:rsidP="001B5ECE">
            <w:pPr>
              <w:rPr>
                <w:rFonts w:ascii="宋体" w:hAnsi="宋体"/>
                <w:sz w:val="18"/>
                <w:szCs w:val="18"/>
              </w:rPr>
            </w:pPr>
            <w:r w:rsidRPr="00901AA9">
              <w:rPr>
                <w:rFonts w:ascii="宋体" w:hAnsi="宋体" w:hint="eastAsia"/>
                <w:sz w:val="18"/>
                <w:szCs w:val="18"/>
              </w:rPr>
              <w:t>输入分行，是指分行及辖属支行。</w:t>
            </w:r>
          </w:p>
          <w:p w14:paraId="64913C39" w14:textId="77777777" w:rsidR="005441B8" w:rsidRDefault="005441B8" w:rsidP="005441B8">
            <w:pPr>
              <w:rPr>
                <w:rFonts w:ascii="宋体" w:hAnsi="宋体"/>
                <w:sz w:val="18"/>
                <w:szCs w:val="18"/>
              </w:rPr>
            </w:pPr>
            <w:r w:rsidRPr="00901AA9">
              <w:rPr>
                <w:rFonts w:ascii="宋体" w:hAnsi="宋体" w:hint="eastAsia"/>
                <w:sz w:val="18"/>
                <w:szCs w:val="18"/>
              </w:rPr>
              <w:t>输入支行，是指支行</w:t>
            </w:r>
          </w:p>
          <w:p w14:paraId="726813D6" w14:textId="77777777" w:rsidR="00A4121F" w:rsidRDefault="00A4121F" w:rsidP="005441B8">
            <w:pPr>
              <w:rPr>
                <w:rFonts w:ascii="宋体" w:hAnsi="宋体"/>
                <w:sz w:val="18"/>
                <w:szCs w:val="18"/>
              </w:rPr>
            </w:pPr>
            <w:r>
              <w:rPr>
                <w:rFonts w:ascii="宋体" w:hAnsi="宋体"/>
                <w:sz w:val="18"/>
                <w:szCs w:val="18"/>
              </w:rPr>
              <w:t>默认为全</w:t>
            </w:r>
            <w:r>
              <w:rPr>
                <w:rFonts w:ascii="宋体" w:hAnsi="宋体" w:hint="eastAsia"/>
                <w:sz w:val="18"/>
                <w:szCs w:val="18"/>
              </w:rPr>
              <w:t>9</w:t>
            </w:r>
          </w:p>
          <w:p w14:paraId="29A8CC01" w14:textId="435AB310" w:rsidR="005C7089" w:rsidRPr="00901AA9" w:rsidRDefault="005C7089" w:rsidP="005441B8">
            <w:pPr>
              <w:rPr>
                <w:rFonts w:ascii="宋体" w:hAnsi="宋体"/>
                <w:sz w:val="18"/>
                <w:szCs w:val="18"/>
              </w:rPr>
            </w:pPr>
            <w:r w:rsidRPr="00D35F63">
              <w:rPr>
                <w:rFonts w:ascii="宋体" w:hAnsi="宋体"/>
                <w:sz w:val="18"/>
                <w:szCs w:val="18"/>
                <w:highlight w:val="yellow"/>
              </w:rPr>
              <w:t>分理处控制在其上级机构</w:t>
            </w:r>
            <w:r w:rsidRPr="00D35F63">
              <w:rPr>
                <w:rFonts w:ascii="宋体" w:hAnsi="宋体" w:hint="eastAsia"/>
                <w:sz w:val="18"/>
                <w:szCs w:val="18"/>
                <w:highlight w:val="yellow"/>
              </w:rPr>
              <w:t>（</w:t>
            </w:r>
            <w:r w:rsidRPr="00D35F63">
              <w:rPr>
                <w:rFonts w:ascii="宋体" w:hAnsi="宋体"/>
                <w:sz w:val="18"/>
                <w:szCs w:val="18"/>
                <w:highlight w:val="yellow"/>
              </w:rPr>
              <w:t>支行</w:t>
            </w:r>
            <w:r w:rsidRPr="00D35F63">
              <w:rPr>
                <w:rFonts w:ascii="宋体" w:hAnsi="宋体" w:hint="eastAsia"/>
                <w:sz w:val="18"/>
                <w:szCs w:val="18"/>
                <w:highlight w:val="yellow"/>
              </w:rPr>
              <w:t>）</w:t>
            </w:r>
            <w:proofErr w:type="gramStart"/>
            <w:r w:rsidRPr="00D35F63">
              <w:rPr>
                <w:rFonts w:ascii="宋体" w:hAnsi="宋体"/>
                <w:sz w:val="18"/>
                <w:szCs w:val="18"/>
                <w:highlight w:val="yellow"/>
              </w:rPr>
              <w:t>层设置</w:t>
            </w:r>
            <w:proofErr w:type="gramEnd"/>
            <w:r w:rsidRPr="00D35F63">
              <w:rPr>
                <w:rFonts w:ascii="宋体" w:hAnsi="宋体"/>
                <w:sz w:val="18"/>
                <w:szCs w:val="18"/>
                <w:highlight w:val="yellow"/>
              </w:rPr>
              <w:t>内部户</w:t>
            </w:r>
            <w:r w:rsidRPr="00D35F63">
              <w:rPr>
                <w:rFonts w:ascii="宋体" w:hAnsi="宋体" w:hint="eastAsia"/>
                <w:sz w:val="18"/>
                <w:szCs w:val="18"/>
                <w:highlight w:val="yellow"/>
              </w:rPr>
              <w:t>。</w:t>
            </w:r>
          </w:p>
        </w:tc>
        <w:tc>
          <w:tcPr>
            <w:tcW w:w="1658" w:type="dxa"/>
            <w:tcBorders>
              <w:top w:val="single" w:sz="8" w:space="0" w:color="auto"/>
              <w:left w:val="single" w:sz="8" w:space="0" w:color="auto"/>
              <w:bottom w:val="single" w:sz="8" w:space="0" w:color="auto"/>
              <w:right w:val="single" w:sz="8" w:space="0" w:color="auto"/>
            </w:tcBorders>
            <w:shd w:val="clear" w:color="auto" w:fill="auto"/>
            <w:hideMark/>
          </w:tcPr>
          <w:p w14:paraId="4BA71682" w14:textId="77777777" w:rsidR="005441B8" w:rsidRPr="00447592" w:rsidRDefault="005441B8" w:rsidP="001B5ECE">
            <w:pPr>
              <w:widowControl/>
              <w:rPr>
                <w:rFonts w:ascii="宋体" w:hAnsi="宋体"/>
                <w:sz w:val="18"/>
                <w:szCs w:val="18"/>
              </w:rPr>
            </w:pPr>
            <w:r w:rsidRPr="00901AA9">
              <w:rPr>
                <w:rFonts w:ascii="宋体" w:hAnsi="宋体" w:hint="eastAsia"/>
                <w:sz w:val="18"/>
                <w:szCs w:val="18"/>
              </w:rPr>
              <w:t>检查科目的机构权限范围。如果该</w:t>
            </w:r>
            <w:proofErr w:type="gramStart"/>
            <w:r>
              <w:rPr>
                <w:rFonts w:ascii="宋体" w:hAnsi="宋体" w:hint="eastAsia"/>
                <w:sz w:val="18"/>
                <w:szCs w:val="18"/>
              </w:rPr>
              <w:t>内部户</w:t>
            </w:r>
            <w:proofErr w:type="gramEnd"/>
            <w:r w:rsidRPr="00901AA9">
              <w:rPr>
                <w:rFonts w:ascii="宋体" w:hAnsi="宋体" w:hint="eastAsia"/>
                <w:sz w:val="18"/>
                <w:szCs w:val="18"/>
              </w:rPr>
              <w:t>的机构范围超出相应科目的机构范围，交易拒绝</w:t>
            </w:r>
          </w:p>
        </w:tc>
        <w:tc>
          <w:tcPr>
            <w:tcW w:w="2196" w:type="dxa"/>
            <w:tcBorders>
              <w:top w:val="single" w:sz="8" w:space="0" w:color="auto"/>
              <w:left w:val="single" w:sz="8" w:space="0" w:color="auto"/>
              <w:bottom w:val="single" w:sz="8" w:space="0" w:color="auto"/>
              <w:right w:val="single" w:sz="8" w:space="0" w:color="auto"/>
            </w:tcBorders>
            <w:shd w:val="clear" w:color="auto" w:fill="auto"/>
            <w:hideMark/>
          </w:tcPr>
          <w:p w14:paraId="64175264" w14:textId="77777777" w:rsidR="005441B8" w:rsidRPr="000236DD" w:rsidRDefault="005441B8" w:rsidP="001B5ECE">
            <w:pPr>
              <w:widowControl/>
              <w:rPr>
                <w:rFonts w:ascii="宋体" w:hAnsi="宋体"/>
                <w:sz w:val="18"/>
                <w:szCs w:val="18"/>
              </w:rPr>
            </w:pPr>
          </w:p>
        </w:tc>
      </w:tr>
      <w:tr w:rsidR="00A5471B" w:rsidRPr="00317154" w14:paraId="5ACD6E9E" w14:textId="77777777" w:rsidTr="005441B8">
        <w:trPr>
          <w:trHeight w:val="1275"/>
        </w:trPr>
        <w:tc>
          <w:tcPr>
            <w:tcW w:w="724" w:type="dxa"/>
            <w:shd w:val="clear" w:color="auto" w:fill="auto"/>
            <w:hideMark/>
          </w:tcPr>
          <w:p w14:paraId="24D1726A" w14:textId="77777777" w:rsidR="00A5471B" w:rsidRPr="00901AA9" w:rsidRDefault="00A5471B" w:rsidP="00F21884">
            <w:pPr>
              <w:widowControl/>
              <w:rPr>
                <w:rFonts w:ascii="宋体" w:hAnsi="宋体"/>
                <w:sz w:val="18"/>
                <w:szCs w:val="18"/>
              </w:rPr>
            </w:pPr>
            <w:r w:rsidRPr="00901AA9">
              <w:rPr>
                <w:rFonts w:ascii="宋体" w:hAnsi="宋体"/>
                <w:sz w:val="18"/>
                <w:szCs w:val="18"/>
              </w:rPr>
              <w:t>6</w:t>
            </w:r>
          </w:p>
        </w:tc>
        <w:tc>
          <w:tcPr>
            <w:tcW w:w="1134" w:type="dxa"/>
            <w:shd w:val="clear" w:color="auto" w:fill="auto"/>
            <w:hideMark/>
          </w:tcPr>
          <w:p w14:paraId="121F03E2"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货币范围</w:t>
            </w:r>
          </w:p>
        </w:tc>
        <w:tc>
          <w:tcPr>
            <w:tcW w:w="2717" w:type="dxa"/>
            <w:shd w:val="clear" w:color="auto" w:fill="auto"/>
            <w:hideMark/>
          </w:tcPr>
          <w:p w14:paraId="4AE4B17E" w14:textId="77777777" w:rsidR="00A5471B" w:rsidRPr="00901AA9" w:rsidRDefault="00A5471B" w:rsidP="00F21884">
            <w:pPr>
              <w:widowControl/>
              <w:rPr>
                <w:rFonts w:ascii="宋体" w:hAnsi="宋体"/>
                <w:sz w:val="18"/>
                <w:szCs w:val="18"/>
              </w:rPr>
            </w:pPr>
            <w:r w:rsidRPr="00901AA9">
              <w:rPr>
                <w:rFonts w:ascii="宋体" w:hAnsi="宋体"/>
                <w:sz w:val="18"/>
                <w:szCs w:val="18"/>
              </w:rPr>
              <w:t>0－没有限制</w:t>
            </w:r>
            <w:r w:rsidRPr="00901AA9">
              <w:rPr>
                <w:rFonts w:ascii="宋体" w:hAnsi="宋体" w:hint="eastAsia"/>
                <w:sz w:val="18"/>
                <w:szCs w:val="18"/>
              </w:rPr>
              <w:t>（设为默认）</w:t>
            </w:r>
            <w:r w:rsidRPr="00901AA9">
              <w:rPr>
                <w:rFonts w:ascii="宋体" w:hAnsi="宋体"/>
                <w:sz w:val="18"/>
                <w:szCs w:val="18"/>
              </w:rPr>
              <w:br/>
              <w:t>1－只允许本币</w:t>
            </w:r>
            <w:r w:rsidRPr="00901AA9">
              <w:rPr>
                <w:rFonts w:ascii="宋体" w:hAnsi="宋体"/>
                <w:sz w:val="18"/>
                <w:szCs w:val="18"/>
              </w:rPr>
              <w:br/>
              <w:t>2－只允许外币</w:t>
            </w:r>
          </w:p>
        </w:tc>
        <w:tc>
          <w:tcPr>
            <w:tcW w:w="1658" w:type="dxa"/>
            <w:shd w:val="clear" w:color="auto" w:fill="auto"/>
            <w:hideMark/>
          </w:tcPr>
          <w:p w14:paraId="427A180C" w14:textId="77777777" w:rsidR="00A5471B" w:rsidRPr="00AB0E7E" w:rsidRDefault="00A5471B" w:rsidP="00F21884">
            <w:pPr>
              <w:widowControl/>
              <w:rPr>
                <w:rFonts w:ascii="宋体" w:hAnsi="宋体"/>
                <w:sz w:val="18"/>
                <w:szCs w:val="18"/>
              </w:rPr>
            </w:pPr>
            <w:r w:rsidRPr="00901AA9">
              <w:rPr>
                <w:rFonts w:ascii="宋体" w:hAnsi="宋体" w:hint="eastAsia"/>
                <w:sz w:val="18"/>
                <w:szCs w:val="18"/>
              </w:rPr>
              <w:t>默认设为</w:t>
            </w:r>
            <w:r w:rsidRPr="00447592">
              <w:rPr>
                <w:rFonts w:ascii="宋体" w:hAnsi="宋体"/>
                <w:sz w:val="18"/>
                <w:szCs w:val="18"/>
              </w:rPr>
              <w:t>0-没限制</w:t>
            </w:r>
          </w:p>
        </w:tc>
        <w:tc>
          <w:tcPr>
            <w:tcW w:w="2196" w:type="dxa"/>
            <w:shd w:val="clear" w:color="auto" w:fill="auto"/>
            <w:hideMark/>
          </w:tcPr>
          <w:p w14:paraId="60F96610" w14:textId="77777777" w:rsidR="00A5471B" w:rsidRPr="007A413D" w:rsidRDefault="00A5471B" w:rsidP="00F21884">
            <w:pPr>
              <w:widowControl/>
              <w:rPr>
                <w:rFonts w:ascii="宋体" w:hAnsi="宋体"/>
                <w:sz w:val="18"/>
                <w:szCs w:val="18"/>
              </w:rPr>
            </w:pPr>
            <w:r w:rsidRPr="007A29D9">
              <w:rPr>
                <w:rFonts w:ascii="宋体" w:hAnsi="宋体" w:hint="eastAsia"/>
                <w:sz w:val="18"/>
                <w:szCs w:val="18"/>
              </w:rPr>
              <w:t>允许修改</w:t>
            </w:r>
            <w:r w:rsidRPr="00391CE5">
              <w:rPr>
                <w:rFonts w:ascii="宋体" w:hAnsi="宋体"/>
                <w:sz w:val="18"/>
                <w:szCs w:val="18"/>
              </w:rPr>
              <w:br/>
            </w:r>
            <w:r w:rsidRPr="00ED1835">
              <w:rPr>
                <w:rFonts w:ascii="宋体" w:hAnsi="宋体" w:hint="eastAsia"/>
                <w:sz w:val="18"/>
                <w:szCs w:val="18"/>
              </w:rPr>
              <w:t>当改为</w:t>
            </w:r>
            <w:r w:rsidRPr="00ED1835">
              <w:rPr>
                <w:rFonts w:ascii="宋体" w:hAnsi="宋体"/>
                <w:sz w:val="18"/>
                <w:szCs w:val="18"/>
              </w:rPr>
              <w:t>0</w:t>
            </w:r>
            <w:r w:rsidRPr="000878AA">
              <w:rPr>
                <w:rFonts w:ascii="宋体" w:hAnsi="宋体"/>
                <w:sz w:val="18"/>
                <w:szCs w:val="18"/>
              </w:rPr>
              <w:t>时不做检查；</w:t>
            </w:r>
            <w:r w:rsidRPr="00815B10">
              <w:rPr>
                <w:rFonts w:ascii="宋体" w:hAnsi="宋体"/>
                <w:sz w:val="18"/>
                <w:szCs w:val="18"/>
              </w:rPr>
              <w:br/>
            </w:r>
            <w:r w:rsidRPr="00815B10">
              <w:rPr>
                <w:rFonts w:ascii="宋体" w:hAnsi="宋体" w:hint="eastAsia"/>
                <w:sz w:val="18"/>
                <w:szCs w:val="18"/>
              </w:rPr>
              <w:t>若从</w:t>
            </w:r>
            <w:r w:rsidRPr="00934864">
              <w:rPr>
                <w:rFonts w:ascii="宋体" w:hAnsi="宋体"/>
                <w:sz w:val="18"/>
                <w:szCs w:val="18"/>
              </w:rPr>
              <w:t>0</w:t>
            </w:r>
            <w:r w:rsidRPr="00A87898">
              <w:rPr>
                <w:rFonts w:ascii="宋体" w:hAnsi="宋体"/>
                <w:sz w:val="18"/>
                <w:szCs w:val="18"/>
              </w:rPr>
              <w:t>改为其他，要检查不在范围的币种的</w:t>
            </w:r>
            <w:proofErr w:type="gramStart"/>
            <w:r>
              <w:rPr>
                <w:rFonts w:ascii="宋体" w:hAnsi="宋体"/>
                <w:sz w:val="18"/>
                <w:szCs w:val="18"/>
              </w:rPr>
              <w:t>内部户</w:t>
            </w:r>
            <w:proofErr w:type="gramEnd"/>
            <w:r w:rsidRPr="00A87898">
              <w:rPr>
                <w:rFonts w:ascii="宋体" w:hAnsi="宋体"/>
                <w:sz w:val="18"/>
                <w:szCs w:val="18"/>
              </w:rPr>
              <w:t>余额是否为</w:t>
            </w:r>
            <w:r w:rsidRPr="000236DD">
              <w:rPr>
                <w:rFonts w:ascii="宋体" w:hAnsi="宋体"/>
                <w:sz w:val="18"/>
                <w:szCs w:val="18"/>
              </w:rPr>
              <w:t>0，</w:t>
            </w:r>
            <w:r w:rsidRPr="00E148D2">
              <w:rPr>
                <w:rFonts w:ascii="宋体" w:hAnsi="宋体"/>
                <w:sz w:val="18"/>
                <w:szCs w:val="18"/>
              </w:rPr>
              <w:t>如果不为0则报</w:t>
            </w:r>
            <w:proofErr w:type="gramStart"/>
            <w:r w:rsidRPr="00E148D2">
              <w:rPr>
                <w:rFonts w:ascii="宋体" w:hAnsi="宋体" w:hint="eastAsia"/>
                <w:sz w:val="18"/>
                <w:szCs w:val="18"/>
              </w:rPr>
              <w:t>错拒绝</w:t>
            </w:r>
            <w:proofErr w:type="gramEnd"/>
            <w:r w:rsidRPr="00E148D2">
              <w:rPr>
                <w:rFonts w:ascii="宋体" w:hAnsi="宋体" w:hint="eastAsia"/>
                <w:sz w:val="18"/>
                <w:szCs w:val="18"/>
              </w:rPr>
              <w:t>交易。</w:t>
            </w:r>
          </w:p>
        </w:tc>
      </w:tr>
      <w:tr w:rsidR="00A5471B" w:rsidRPr="00317154" w14:paraId="4A9517A0" w14:textId="77777777" w:rsidTr="005441B8">
        <w:trPr>
          <w:trHeight w:val="946"/>
        </w:trPr>
        <w:tc>
          <w:tcPr>
            <w:tcW w:w="724" w:type="dxa"/>
            <w:shd w:val="clear" w:color="auto" w:fill="auto"/>
            <w:hideMark/>
          </w:tcPr>
          <w:p w14:paraId="16199870" w14:textId="77777777" w:rsidR="00A5471B" w:rsidRPr="00901AA9" w:rsidRDefault="00A5471B" w:rsidP="00F21884">
            <w:pPr>
              <w:widowControl/>
              <w:rPr>
                <w:rFonts w:ascii="宋体" w:hAnsi="宋体"/>
                <w:sz w:val="18"/>
                <w:szCs w:val="18"/>
              </w:rPr>
            </w:pPr>
            <w:r w:rsidRPr="00901AA9">
              <w:rPr>
                <w:rFonts w:ascii="宋体" w:hAnsi="宋体"/>
                <w:sz w:val="18"/>
                <w:szCs w:val="18"/>
              </w:rPr>
              <w:t>7</w:t>
            </w:r>
          </w:p>
        </w:tc>
        <w:tc>
          <w:tcPr>
            <w:tcW w:w="1134" w:type="dxa"/>
            <w:shd w:val="clear" w:color="auto" w:fill="auto"/>
            <w:hideMark/>
          </w:tcPr>
          <w:p w14:paraId="6EF9CFE2"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余额方向控制</w:t>
            </w:r>
          </w:p>
        </w:tc>
        <w:tc>
          <w:tcPr>
            <w:tcW w:w="2717" w:type="dxa"/>
            <w:shd w:val="clear" w:color="auto" w:fill="auto"/>
            <w:hideMark/>
          </w:tcPr>
          <w:p w14:paraId="00A91115" w14:textId="77777777" w:rsidR="00A5471B" w:rsidRPr="00901AA9" w:rsidRDefault="00A5471B" w:rsidP="00F21884">
            <w:pPr>
              <w:rPr>
                <w:rFonts w:ascii="宋体" w:hAnsi="宋体"/>
                <w:sz w:val="18"/>
                <w:szCs w:val="18"/>
              </w:rPr>
            </w:pPr>
            <w:r w:rsidRPr="00901AA9">
              <w:rPr>
                <w:rFonts w:ascii="宋体" w:hAnsi="宋体"/>
                <w:sz w:val="18"/>
                <w:szCs w:val="18"/>
              </w:rPr>
              <w:t>B－可借可贷；</w:t>
            </w:r>
          </w:p>
          <w:p w14:paraId="71010F65" w14:textId="77777777" w:rsidR="00A5471B" w:rsidRPr="00901AA9" w:rsidRDefault="00A5471B" w:rsidP="00F21884">
            <w:pPr>
              <w:rPr>
                <w:rFonts w:ascii="宋体" w:hAnsi="宋体"/>
                <w:sz w:val="18"/>
                <w:szCs w:val="18"/>
              </w:rPr>
            </w:pPr>
            <w:r w:rsidRPr="00901AA9">
              <w:rPr>
                <w:rFonts w:ascii="宋体" w:hAnsi="宋体"/>
                <w:sz w:val="18"/>
                <w:szCs w:val="18"/>
              </w:rPr>
              <w:t>C－只允许贷方；</w:t>
            </w:r>
          </w:p>
          <w:p w14:paraId="50B87B72" w14:textId="77777777" w:rsidR="00A5471B" w:rsidRPr="00901AA9" w:rsidRDefault="00A5471B" w:rsidP="00F21884">
            <w:pPr>
              <w:widowControl/>
              <w:rPr>
                <w:rFonts w:ascii="宋体" w:hAnsi="宋体"/>
                <w:sz w:val="18"/>
                <w:szCs w:val="18"/>
              </w:rPr>
            </w:pPr>
            <w:r w:rsidRPr="00901AA9">
              <w:rPr>
                <w:rFonts w:ascii="宋体" w:hAnsi="宋体"/>
                <w:sz w:val="18"/>
                <w:szCs w:val="18"/>
              </w:rPr>
              <w:t>D－只允许借方</w:t>
            </w:r>
          </w:p>
        </w:tc>
        <w:tc>
          <w:tcPr>
            <w:tcW w:w="1658" w:type="dxa"/>
            <w:shd w:val="clear" w:color="auto" w:fill="auto"/>
            <w:hideMark/>
          </w:tcPr>
          <w:p w14:paraId="50649D0E" w14:textId="77777777" w:rsidR="00A5471B" w:rsidRPr="00901AA9" w:rsidRDefault="00A5471B" w:rsidP="00F21884">
            <w:pPr>
              <w:rPr>
                <w:rFonts w:ascii="宋体" w:hAnsi="宋体"/>
                <w:sz w:val="18"/>
                <w:szCs w:val="18"/>
              </w:rPr>
            </w:pPr>
            <w:r w:rsidRPr="00901AA9">
              <w:rPr>
                <w:rFonts w:ascii="宋体" w:hAnsi="宋体" w:hint="eastAsia"/>
                <w:sz w:val="18"/>
                <w:szCs w:val="18"/>
              </w:rPr>
              <w:t>继承科目的属性</w:t>
            </w:r>
            <w:r w:rsidRPr="00901AA9">
              <w:rPr>
                <w:rFonts w:ascii="宋体" w:hAnsi="宋体"/>
                <w:sz w:val="18"/>
                <w:szCs w:val="18"/>
              </w:rPr>
              <w:t>;</w:t>
            </w:r>
          </w:p>
          <w:p w14:paraId="65F4D866" w14:textId="4964F07E" w:rsidR="000E632E" w:rsidRDefault="000E632E" w:rsidP="00F21884">
            <w:pPr>
              <w:widowControl/>
              <w:rPr>
                <w:rFonts w:ascii="宋体" w:hAnsi="宋体"/>
                <w:sz w:val="18"/>
                <w:szCs w:val="18"/>
              </w:rPr>
            </w:pPr>
          </w:p>
          <w:p w14:paraId="1C457C8D" w14:textId="77777777" w:rsidR="00A5471B" w:rsidRDefault="000E632E" w:rsidP="00F21884">
            <w:pPr>
              <w:widowControl/>
              <w:rPr>
                <w:rFonts w:ascii="宋体" w:hAnsi="宋体"/>
                <w:sz w:val="18"/>
                <w:szCs w:val="18"/>
              </w:rPr>
            </w:pPr>
            <w:r>
              <w:rPr>
                <w:rFonts w:ascii="宋体" w:hAnsi="宋体" w:hint="eastAsia"/>
                <w:sz w:val="18"/>
                <w:szCs w:val="18"/>
              </w:rPr>
              <w:t>如果科目的余额方向为可借可贷，则其名下的</w:t>
            </w:r>
            <w:proofErr w:type="gramStart"/>
            <w:r>
              <w:rPr>
                <w:rFonts w:ascii="宋体" w:hAnsi="宋体" w:hint="eastAsia"/>
                <w:sz w:val="18"/>
                <w:szCs w:val="18"/>
              </w:rPr>
              <w:t>内部户</w:t>
            </w:r>
            <w:proofErr w:type="gramEnd"/>
            <w:r>
              <w:rPr>
                <w:rFonts w:ascii="宋体" w:hAnsi="宋体" w:hint="eastAsia"/>
                <w:sz w:val="18"/>
                <w:szCs w:val="18"/>
              </w:rPr>
              <w:t>余额方向允许借方或贷方；</w:t>
            </w:r>
          </w:p>
          <w:p w14:paraId="3EE9F75B" w14:textId="7767B030" w:rsidR="000E632E" w:rsidRPr="00447592" w:rsidRDefault="000E632E" w:rsidP="00F21884">
            <w:pPr>
              <w:widowControl/>
              <w:rPr>
                <w:rFonts w:ascii="宋体" w:hAnsi="宋体"/>
                <w:sz w:val="18"/>
                <w:szCs w:val="18"/>
              </w:rPr>
            </w:pPr>
            <w:r>
              <w:rPr>
                <w:rFonts w:ascii="宋体" w:hAnsi="宋体"/>
                <w:sz w:val="18"/>
                <w:szCs w:val="18"/>
              </w:rPr>
              <w:t>如果科目余额方向为借方或贷方</w:t>
            </w:r>
            <w:r>
              <w:rPr>
                <w:rFonts w:ascii="宋体" w:hAnsi="宋体" w:hint="eastAsia"/>
                <w:sz w:val="18"/>
                <w:szCs w:val="18"/>
              </w:rPr>
              <w:t>，</w:t>
            </w:r>
            <w:r>
              <w:rPr>
                <w:rFonts w:ascii="宋体" w:hAnsi="宋体"/>
                <w:sz w:val="18"/>
                <w:szCs w:val="18"/>
              </w:rPr>
              <w:t>则其名下的</w:t>
            </w:r>
            <w:proofErr w:type="gramStart"/>
            <w:r>
              <w:rPr>
                <w:rFonts w:ascii="宋体" w:hAnsi="宋体"/>
                <w:sz w:val="18"/>
                <w:szCs w:val="18"/>
              </w:rPr>
              <w:t>内部户</w:t>
            </w:r>
            <w:proofErr w:type="gramEnd"/>
            <w:r>
              <w:rPr>
                <w:rFonts w:ascii="宋体" w:hAnsi="宋体"/>
                <w:sz w:val="18"/>
                <w:szCs w:val="18"/>
              </w:rPr>
              <w:t>余额方向只能借方或贷方</w:t>
            </w:r>
            <w:r>
              <w:rPr>
                <w:rFonts w:ascii="宋体" w:hAnsi="宋体" w:hint="eastAsia"/>
                <w:sz w:val="18"/>
                <w:szCs w:val="18"/>
              </w:rPr>
              <w:t>，</w:t>
            </w:r>
            <w:r>
              <w:rPr>
                <w:rFonts w:ascii="宋体" w:hAnsi="宋体"/>
                <w:sz w:val="18"/>
                <w:szCs w:val="18"/>
              </w:rPr>
              <w:t>不允许修改</w:t>
            </w:r>
            <w:r>
              <w:rPr>
                <w:rFonts w:ascii="宋体" w:hAnsi="宋体" w:hint="eastAsia"/>
                <w:sz w:val="18"/>
                <w:szCs w:val="18"/>
              </w:rPr>
              <w:t>。</w:t>
            </w:r>
          </w:p>
        </w:tc>
        <w:tc>
          <w:tcPr>
            <w:tcW w:w="2196" w:type="dxa"/>
            <w:shd w:val="clear" w:color="auto" w:fill="auto"/>
            <w:hideMark/>
          </w:tcPr>
          <w:p w14:paraId="52A126AF" w14:textId="71CAAA34" w:rsidR="00CC2B27" w:rsidRDefault="00CC2B27" w:rsidP="00CC2B27">
            <w:pPr>
              <w:widowControl/>
              <w:rPr>
                <w:rFonts w:ascii="宋体" w:hAnsi="宋体"/>
                <w:sz w:val="18"/>
                <w:szCs w:val="18"/>
              </w:rPr>
            </w:pPr>
            <w:r>
              <w:rPr>
                <w:rFonts w:ascii="宋体" w:hAnsi="宋体" w:hint="eastAsia"/>
                <w:sz w:val="18"/>
                <w:szCs w:val="18"/>
              </w:rPr>
              <w:t>只有科目的余额方向为可借可贷时才允许修改，其名下的</w:t>
            </w:r>
            <w:proofErr w:type="gramStart"/>
            <w:r>
              <w:rPr>
                <w:rFonts w:ascii="宋体" w:hAnsi="宋体" w:hint="eastAsia"/>
                <w:sz w:val="18"/>
                <w:szCs w:val="18"/>
              </w:rPr>
              <w:t>内部户</w:t>
            </w:r>
            <w:proofErr w:type="gramEnd"/>
            <w:r>
              <w:rPr>
                <w:rFonts w:ascii="宋体" w:hAnsi="宋体" w:hint="eastAsia"/>
                <w:sz w:val="18"/>
                <w:szCs w:val="18"/>
              </w:rPr>
              <w:t>余额方向允许借方或贷方；反之，交易报错</w:t>
            </w:r>
          </w:p>
          <w:p w14:paraId="30C32CA9" w14:textId="406B0038" w:rsidR="00A5471B" w:rsidRPr="007A29D9" w:rsidRDefault="00A5471B" w:rsidP="00CC2B27">
            <w:pPr>
              <w:widowControl/>
              <w:rPr>
                <w:rFonts w:ascii="宋体" w:hAnsi="宋体"/>
                <w:sz w:val="18"/>
                <w:szCs w:val="18"/>
              </w:rPr>
            </w:pPr>
          </w:p>
        </w:tc>
      </w:tr>
      <w:tr w:rsidR="00A5471B" w:rsidRPr="00317154" w14:paraId="6D3960AB" w14:textId="77777777" w:rsidTr="005441B8">
        <w:trPr>
          <w:trHeight w:val="1471"/>
        </w:trPr>
        <w:tc>
          <w:tcPr>
            <w:tcW w:w="724" w:type="dxa"/>
            <w:shd w:val="clear" w:color="auto" w:fill="auto"/>
            <w:hideMark/>
          </w:tcPr>
          <w:p w14:paraId="54B832DC" w14:textId="77777777" w:rsidR="00A5471B" w:rsidRPr="00901AA9" w:rsidRDefault="00A5471B" w:rsidP="00F21884">
            <w:pPr>
              <w:widowControl/>
              <w:rPr>
                <w:rFonts w:ascii="宋体" w:hAnsi="宋体"/>
                <w:sz w:val="18"/>
                <w:szCs w:val="18"/>
              </w:rPr>
            </w:pPr>
            <w:r w:rsidRPr="00901AA9">
              <w:rPr>
                <w:rFonts w:ascii="宋体" w:hAnsi="宋体"/>
                <w:sz w:val="18"/>
                <w:szCs w:val="18"/>
              </w:rPr>
              <w:t>8</w:t>
            </w:r>
          </w:p>
        </w:tc>
        <w:tc>
          <w:tcPr>
            <w:tcW w:w="1134" w:type="dxa"/>
            <w:shd w:val="clear" w:color="auto" w:fill="auto"/>
            <w:hideMark/>
          </w:tcPr>
          <w:p w14:paraId="398404AE"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余额红字标志</w:t>
            </w:r>
          </w:p>
        </w:tc>
        <w:tc>
          <w:tcPr>
            <w:tcW w:w="2717" w:type="dxa"/>
            <w:shd w:val="clear" w:color="auto" w:fill="auto"/>
            <w:hideMark/>
          </w:tcPr>
          <w:p w14:paraId="18B44A20" w14:textId="77777777" w:rsidR="00A5471B" w:rsidRPr="00901AA9" w:rsidRDefault="00A5471B" w:rsidP="00F21884">
            <w:pPr>
              <w:rPr>
                <w:rFonts w:ascii="宋体" w:hAnsi="宋体"/>
                <w:sz w:val="18"/>
                <w:szCs w:val="18"/>
              </w:rPr>
            </w:pPr>
            <w:r w:rsidRPr="00901AA9">
              <w:rPr>
                <w:rFonts w:ascii="宋体" w:hAnsi="宋体"/>
                <w:sz w:val="18"/>
                <w:szCs w:val="18"/>
              </w:rPr>
              <w:t>Y－允许；</w:t>
            </w:r>
          </w:p>
          <w:p w14:paraId="578C68F8" w14:textId="77777777" w:rsidR="00A5471B" w:rsidRPr="00901AA9" w:rsidRDefault="00A5471B" w:rsidP="00F21884">
            <w:pPr>
              <w:widowControl/>
              <w:rPr>
                <w:rFonts w:ascii="宋体" w:hAnsi="宋体"/>
                <w:sz w:val="18"/>
                <w:szCs w:val="18"/>
              </w:rPr>
            </w:pPr>
            <w:r w:rsidRPr="00901AA9">
              <w:rPr>
                <w:rFonts w:ascii="宋体" w:hAnsi="宋体"/>
                <w:sz w:val="18"/>
                <w:szCs w:val="18"/>
              </w:rPr>
              <w:t>N－不允许；（仅当余额方向为C或D时）</w:t>
            </w:r>
          </w:p>
        </w:tc>
        <w:tc>
          <w:tcPr>
            <w:tcW w:w="1658" w:type="dxa"/>
            <w:shd w:val="clear" w:color="auto" w:fill="auto"/>
            <w:hideMark/>
          </w:tcPr>
          <w:p w14:paraId="40A3C68A" w14:textId="77777777" w:rsidR="00A5471B" w:rsidRPr="00447592" w:rsidRDefault="00A5471B" w:rsidP="00F21884">
            <w:pPr>
              <w:rPr>
                <w:rFonts w:ascii="宋体" w:hAnsi="宋体"/>
                <w:sz w:val="18"/>
                <w:szCs w:val="18"/>
              </w:rPr>
            </w:pPr>
            <w:r w:rsidRPr="00901AA9">
              <w:rPr>
                <w:rFonts w:ascii="宋体" w:hAnsi="宋体" w:hint="eastAsia"/>
                <w:sz w:val="18"/>
                <w:szCs w:val="18"/>
              </w:rPr>
              <w:t>继承科目的属性</w:t>
            </w:r>
            <w:r w:rsidRPr="00447592">
              <w:rPr>
                <w:rFonts w:ascii="宋体" w:hAnsi="宋体"/>
                <w:sz w:val="18"/>
                <w:szCs w:val="18"/>
              </w:rPr>
              <w:t>;</w:t>
            </w:r>
          </w:p>
          <w:p w14:paraId="66046ACE" w14:textId="77777777" w:rsidR="00A5471B" w:rsidRPr="007A29D9" w:rsidRDefault="00A5471B" w:rsidP="00F21884">
            <w:pPr>
              <w:widowControl/>
              <w:rPr>
                <w:rFonts w:ascii="宋体" w:hAnsi="宋体"/>
                <w:sz w:val="18"/>
                <w:szCs w:val="18"/>
              </w:rPr>
            </w:pPr>
            <w:r w:rsidRPr="00447592">
              <w:rPr>
                <w:rFonts w:ascii="宋体" w:hAnsi="宋体" w:hint="eastAsia"/>
                <w:sz w:val="18"/>
                <w:szCs w:val="18"/>
              </w:rPr>
              <w:t>当科目允许余额红字的时候可修改该栏位，但科目不允许透支时，该栏位只是反显</w:t>
            </w:r>
            <w:r w:rsidRPr="00AB0E7E">
              <w:rPr>
                <w:rFonts w:ascii="宋体" w:hAnsi="宋体"/>
                <w:sz w:val="18"/>
                <w:szCs w:val="18"/>
              </w:rPr>
              <w:t>.</w:t>
            </w:r>
          </w:p>
        </w:tc>
        <w:tc>
          <w:tcPr>
            <w:tcW w:w="2196" w:type="dxa"/>
            <w:shd w:val="clear" w:color="auto" w:fill="auto"/>
            <w:hideMark/>
          </w:tcPr>
          <w:p w14:paraId="52825666" w14:textId="77777777" w:rsidR="00A5471B" w:rsidRPr="000878AA" w:rsidRDefault="00A5471B" w:rsidP="00F21884">
            <w:pPr>
              <w:widowControl/>
              <w:rPr>
                <w:rFonts w:ascii="宋体" w:hAnsi="宋体"/>
                <w:sz w:val="18"/>
                <w:szCs w:val="18"/>
              </w:rPr>
            </w:pPr>
            <w:r w:rsidRPr="00391CE5">
              <w:rPr>
                <w:rFonts w:ascii="宋体" w:hAnsi="宋体" w:hint="eastAsia"/>
                <w:sz w:val="18"/>
                <w:szCs w:val="18"/>
              </w:rPr>
              <w:t>当科目不允许余额红字时，该栏位不能修改；</w:t>
            </w:r>
            <w:r w:rsidRPr="00ED1835">
              <w:rPr>
                <w:rFonts w:ascii="宋体" w:hAnsi="宋体"/>
                <w:sz w:val="18"/>
                <w:szCs w:val="18"/>
              </w:rPr>
              <w:br/>
            </w:r>
            <w:r w:rsidRPr="00ED1835">
              <w:rPr>
                <w:rFonts w:ascii="宋体" w:hAnsi="宋体" w:hint="eastAsia"/>
                <w:sz w:val="18"/>
                <w:szCs w:val="18"/>
              </w:rPr>
              <w:t>当科目允许余额红字时，若将</w:t>
            </w:r>
            <w:proofErr w:type="gramStart"/>
            <w:r w:rsidRPr="00ED1835">
              <w:rPr>
                <w:rFonts w:ascii="宋体" w:hAnsi="宋体" w:hint="eastAsia"/>
                <w:sz w:val="18"/>
                <w:szCs w:val="18"/>
              </w:rPr>
              <w:t>内部户控制表</w:t>
            </w:r>
            <w:proofErr w:type="gramEnd"/>
            <w:r w:rsidRPr="00ED1835">
              <w:rPr>
                <w:rFonts w:ascii="宋体" w:hAnsi="宋体" w:hint="eastAsia"/>
                <w:sz w:val="18"/>
                <w:szCs w:val="18"/>
              </w:rPr>
              <w:t>该栏位由不允许改为允许时，不做检查；反之，</w:t>
            </w:r>
            <w:r w:rsidRPr="005D0A1A">
              <w:rPr>
                <w:rFonts w:ascii="宋体" w:hAnsi="宋体" w:hint="eastAsia"/>
                <w:sz w:val="18"/>
                <w:szCs w:val="18"/>
              </w:rPr>
              <w:t>如果存在</w:t>
            </w:r>
            <w:proofErr w:type="gramStart"/>
            <w:r w:rsidRPr="005D0A1A">
              <w:rPr>
                <w:rFonts w:ascii="宋体" w:hAnsi="宋体" w:hint="eastAsia"/>
                <w:sz w:val="18"/>
                <w:szCs w:val="18"/>
              </w:rPr>
              <w:t>内部户</w:t>
            </w:r>
            <w:proofErr w:type="gramEnd"/>
            <w:r w:rsidRPr="005D0A1A">
              <w:rPr>
                <w:rFonts w:ascii="宋体" w:hAnsi="宋体" w:hint="eastAsia"/>
                <w:sz w:val="18"/>
                <w:szCs w:val="18"/>
              </w:rPr>
              <w:t>余额透支，报</w:t>
            </w:r>
            <w:proofErr w:type="gramStart"/>
            <w:r w:rsidRPr="005D0A1A">
              <w:rPr>
                <w:rFonts w:ascii="宋体" w:hAnsi="宋体" w:hint="eastAsia"/>
                <w:sz w:val="18"/>
                <w:szCs w:val="18"/>
              </w:rPr>
              <w:t>错拒绝</w:t>
            </w:r>
            <w:proofErr w:type="gramEnd"/>
            <w:r w:rsidRPr="005D0A1A">
              <w:rPr>
                <w:rFonts w:ascii="宋体" w:hAnsi="宋体" w:hint="eastAsia"/>
                <w:sz w:val="18"/>
                <w:szCs w:val="18"/>
              </w:rPr>
              <w:t>交易。</w:t>
            </w:r>
          </w:p>
        </w:tc>
      </w:tr>
      <w:tr w:rsidR="00A5471B" w:rsidRPr="00317154" w14:paraId="7409C2D9" w14:textId="77777777" w:rsidTr="005441B8">
        <w:trPr>
          <w:trHeight w:val="621"/>
        </w:trPr>
        <w:tc>
          <w:tcPr>
            <w:tcW w:w="724" w:type="dxa"/>
            <w:shd w:val="clear" w:color="auto" w:fill="auto"/>
            <w:hideMark/>
          </w:tcPr>
          <w:p w14:paraId="4D3E6340" w14:textId="77777777" w:rsidR="00A5471B" w:rsidRPr="00901AA9" w:rsidRDefault="00A5471B" w:rsidP="00F21884">
            <w:pPr>
              <w:widowControl/>
              <w:rPr>
                <w:rFonts w:ascii="宋体" w:hAnsi="宋体"/>
                <w:sz w:val="18"/>
                <w:szCs w:val="18"/>
              </w:rPr>
            </w:pPr>
            <w:r w:rsidRPr="00901AA9">
              <w:rPr>
                <w:rFonts w:ascii="宋体" w:hAnsi="宋体"/>
                <w:sz w:val="18"/>
                <w:szCs w:val="18"/>
              </w:rPr>
              <w:t>9</w:t>
            </w:r>
          </w:p>
        </w:tc>
        <w:tc>
          <w:tcPr>
            <w:tcW w:w="1134" w:type="dxa"/>
            <w:shd w:val="clear" w:color="auto" w:fill="auto"/>
            <w:hideMark/>
          </w:tcPr>
          <w:p w14:paraId="6D727413"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允许发生方向</w:t>
            </w:r>
          </w:p>
        </w:tc>
        <w:tc>
          <w:tcPr>
            <w:tcW w:w="2717" w:type="dxa"/>
            <w:shd w:val="clear" w:color="auto" w:fill="auto"/>
            <w:hideMark/>
          </w:tcPr>
          <w:p w14:paraId="5ADBF755" w14:textId="77777777" w:rsidR="00A5471B" w:rsidRPr="00901AA9" w:rsidRDefault="00A5471B" w:rsidP="00F21884">
            <w:pPr>
              <w:rPr>
                <w:rFonts w:ascii="宋体" w:hAnsi="宋体"/>
                <w:sz w:val="18"/>
                <w:szCs w:val="18"/>
              </w:rPr>
            </w:pPr>
            <w:r w:rsidRPr="00901AA9">
              <w:rPr>
                <w:rFonts w:ascii="宋体" w:hAnsi="宋体"/>
                <w:sz w:val="18"/>
                <w:szCs w:val="18"/>
              </w:rPr>
              <w:t>B－允许借贷双方记账；</w:t>
            </w:r>
          </w:p>
          <w:p w14:paraId="43AC7097" w14:textId="77777777" w:rsidR="00A5471B" w:rsidRPr="00901AA9" w:rsidRDefault="00A5471B" w:rsidP="00F21884">
            <w:pPr>
              <w:rPr>
                <w:rFonts w:ascii="宋体" w:hAnsi="宋体"/>
                <w:sz w:val="18"/>
                <w:szCs w:val="18"/>
              </w:rPr>
            </w:pPr>
            <w:r w:rsidRPr="00901AA9">
              <w:rPr>
                <w:rFonts w:ascii="宋体" w:hAnsi="宋体"/>
                <w:sz w:val="18"/>
                <w:szCs w:val="18"/>
              </w:rPr>
              <w:t>C－只允许贷方记账；</w:t>
            </w:r>
          </w:p>
          <w:p w14:paraId="49681C3C" w14:textId="77777777" w:rsidR="00A5471B" w:rsidRPr="00901AA9" w:rsidRDefault="00A5471B" w:rsidP="00F21884">
            <w:pPr>
              <w:widowControl/>
              <w:rPr>
                <w:rFonts w:ascii="宋体" w:hAnsi="宋体"/>
                <w:sz w:val="18"/>
                <w:szCs w:val="18"/>
              </w:rPr>
            </w:pPr>
            <w:r w:rsidRPr="00901AA9">
              <w:rPr>
                <w:rFonts w:ascii="宋体" w:hAnsi="宋体"/>
                <w:sz w:val="18"/>
                <w:szCs w:val="18"/>
              </w:rPr>
              <w:t>D－只允许借方记账</w:t>
            </w:r>
          </w:p>
        </w:tc>
        <w:tc>
          <w:tcPr>
            <w:tcW w:w="1658" w:type="dxa"/>
            <w:shd w:val="clear" w:color="auto" w:fill="auto"/>
            <w:hideMark/>
          </w:tcPr>
          <w:p w14:paraId="3A0FF94C"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 xml:space="preserve">　</w:t>
            </w:r>
          </w:p>
        </w:tc>
        <w:tc>
          <w:tcPr>
            <w:tcW w:w="2196" w:type="dxa"/>
            <w:shd w:val="clear" w:color="auto" w:fill="auto"/>
            <w:hideMark/>
          </w:tcPr>
          <w:p w14:paraId="11DBA7BD" w14:textId="77777777" w:rsidR="00A5471B" w:rsidRPr="00447592" w:rsidRDefault="00A5471B" w:rsidP="00F21884">
            <w:pPr>
              <w:rPr>
                <w:rFonts w:ascii="宋体" w:hAnsi="宋体"/>
                <w:sz w:val="18"/>
                <w:szCs w:val="18"/>
              </w:rPr>
            </w:pPr>
            <w:r w:rsidRPr="00447592">
              <w:rPr>
                <w:rFonts w:ascii="宋体" w:hAnsi="宋体" w:hint="eastAsia"/>
                <w:sz w:val="18"/>
                <w:szCs w:val="18"/>
              </w:rPr>
              <w:t>允许修改，</w:t>
            </w:r>
            <w:proofErr w:type="gramStart"/>
            <w:r>
              <w:rPr>
                <w:rFonts w:ascii="宋体" w:hAnsi="宋体" w:hint="eastAsia"/>
                <w:sz w:val="18"/>
                <w:szCs w:val="18"/>
              </w:rPr>
              <w:t>内部户</w:t>
            </w:r>
            <w:r w:rsidRPr="00447592">
              <w:rPr>
                <w:rFonts w:ascii="宋体" w:hAnsi="宋体" w:hint="eastAsia"/>
                <w:sz w:val="18"/>
                <w:szCs w:val="18"/>
              </w:rPr>
              <w:t>层</w:t>
            </w:r>
            <w:proofErr w:type="gramEnd"/>
            <w:r w:rsidRPr="00447592">
              <w:rPr>
                <w:rFonts w:ascii="宋体" w:hAnsi="宋体" w:hint="eastAsia"/>
                <w:sz w:val="18"/>
                <w:szCs w:val="18"/>
              </w:rPr>
              <w:t>同步修改</w:t>
            </w:r>
            <w:r w:rsidRPr="00447592">
              <w:rPr>
                <w:rFonts w:ascii="宋体" w:hAnsi="宋体"/>
                <w:sz w:val="18"/>
                <w:szCs w:val="18"/>
              </w:rPr>
              <w:t>;</w:t>
            </w:r>
          </w:p>
          <w:p w14:paraId="32BEA9F2" w14:textId="77777777" w:rsidR="00A5471B" w:rsidRPr="00AB0E7E" w:rsidRDefault="00A5471B" w:rsidP="00F21884">
            <w:pPr>
              <w:rPr>
                <w:rFonts w:ascii="宋体" w:hAnsi="宋体"/>
                <w:sz w:val="18"/>
                <w:szCs w:val="18"/>
              </w:rPr>
            </w:pPr>
          </w:p>
          <w:p w14:paraId="578A69CD" w14:textId="77777777" w:rsidR="00A5471B" w:rsidRPr="00391CE5" w:rsidRDefault="00A5471B" w:rsidP="00F21884">
            <w:pPr>
              <w:widowControl/>
              <w:rPr>
                <w:rFonts w:ascii="宋体" w:hAnsi="宋体"/>
                <w:sz w:val="18"/>
                <w:szCs w:val="18"/>
              </w:rPr>
            </w:pPr>
            <w:r w:rsidRPr="007A29D9">
              <w:rPr>
                <w:rFonts w:ascii="宋体" w:hAnsi="宋体" w:hint="eastAsia"/>
                <w:sz w:val="18"/>
                <w:szCs w:val="18"/>
              </w:rPr>
              <w:lastRenderedPageBreak/>
              <w:t>年结和冲账不检查发生</w:t>
            </w:r>
            <w:proofErr w:type="gramStart"/>
            <w:r w:rsidRPr="007A29D9">
              <w:rPr>
                <w:rFonts w:ascii="宋体" w:hAnsi="宋体" w:hint="eastAsia"/>
                <w:sz w:val="18"/>
                <w:szCs w:val="18"/>
              </w:rPr>
              <w:t>额方向</w:t>
            </w:r>
            <w:proofErr w:type="gramEnd"/>
          </w:p>
        </w:tc>
      </w:tr>
      <w:tr w:rsidR="00A5471B" w:rsidRPr="00317154" w14:paraId="270BF792" w14:textId="77777777" w:rsidTr="005441B8">
        <w:trPr>
          <w:trHeight w:val="512"/>
        </w:trPr>
        <w:tc>
          <w:tcPr>
            <w:tcW w:w="724" w:type="dxa"/>
            <w:shd w:val="clear" w:color="auto" w:fill="auto"/>
            <w:hideMark/>
          </w:tcPr>
          <w:p w14:paraId="7DBBED1F" w14:textId="2097D641" w:rsidR="00A5471B" w:rsidRPr="00901AA9" w:rsidRDefault="00A5471B" w:rsidP="005441B8">
            <w:pPr>
              <w:widowControl/>
              <w:rPr>
                <w:rFonts w:ascii="宋体" w:hAnsi="宋体"/>
                <w:sz w:val="18"/>
                <w:szCs w:val="18"/>
              </w:rPr>
            </w:pPr>
            <w:r w:rsidRPr="00901AA9">
              <w:rPr>
                <w:rFonts w:ascii="宋体" w:hAnsi="宋体"/>
                <w:sz w:val="18"/>
                <w:szCs w:val="18"/>
              </w:rPr>
              <w:lastRenderedPageBreak/>
              <w:t>1</w:t>
            </w:r>
            <w:r w:rsidR="005441B8">
              <w:rPr>
                <w:rFonts w:ascii="宋体" w:hAnsi="宋体"/>
                <w:sz w:val="18"/>
                <w:szCs w:val="18"/>
              </w:rPr>
              <w:t>0</w:t>
            </w:r>
          </w:p>
        </w:tc>
        <w:tc>
          <w:tcPr>
            <w:tcW w:w="1134" w:type="dxa"/>
            <w:shd w:val="clear" w:color="auto" w:fill="auto"/>
            <w:hideMark/>
          </w:tcPr>
          <w:p w14:paraId="2D84CAC1"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明细核算标志</w:t>
            </w:r>
          </w:p>
        </w:tc>
        <w:tc>
          <w:tcPr>
            <w:tcW w:w="2717" w:type="dxa"/>
            <w:shd w:val="clear" w:color="auto" w:fill="auto"/>
            <w:hideMark/>
          </w:tcPr>
          <w:p w14:paraId="5A6317C4" w14:textId="77777777" w:rsidR="00A5471B" w:rsidRPr="00901AA9" w:rsidRDefault="00A5471B" w:rsidP="00F21884">
            <w:pPr>
              <w:widowControl/>
              <w:rPr>
                <w:rFonts w:ascii="宋体" w:hAnsi="宋体"/>
                <w:sz w:val="18"/>
                <w:szCs w:val="18"/>
              </w:rPr>
            </w:pPr>
            <w:r w:rsidRPr="00901AA9">
              <w:rPr>
                <w:rFonts w:ascii="宋体" w:hAnsi="宋体"/>
                <w:sz w:val="18"/>
                <w:szCs w:val="18"/>
              </w:rPr>
              <w:t>Y－设明细核算；N－不设明细核算</w:t>
            </w:r>
          </w:p>
        </w:tc>
        <w:tc>
          <w:tcPr>
            <w:tcW w:w="1658" w:type="dxa"/>
            <w:shd w:val="clear" w:color="auto" w:fill="auto"/>
            <w:hideMark/>
          </w:tcPr>
          <w:p w14:paraId="2693A940" w14:textId="77777777" w:rsidR="00A5471B" w:rsidRPr="00901AA9" w:rsidRDefault="00A5471B" w:rsidP="00F21884">
            <w:pPr>
              <w:widowControl/>
              <w:rPr>
                <w:rFonts w:ascii="宋体" w:hAnsi="宋体"/>
                <w:sz w:val="18"/>
                <w:szCs w:val="18"/>
              </w:rPr>
            </w:pPr>
          </w:p>
        </w:tc>
        <w:tc>
          <w:tcPr>
            <w:tcW w:w="2196" w:type="dxa"/>
            <w:shd w:val="clear" w:color="auto" w:fill="auto"/>
            <w:hideMark/>
          </w:tcPr>
          <w:p w14:paraId="09D0B713"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允许修改，</w:t>
            </w:r>
            <w:proofErr w:type="gramStart"/>
            <w:r>
              <w:rPr>
                <w:rFonts w:ascii="宋体" w:hAnsi="宋体" w:hint="eastAsia"/>
                <w:sz w:val="18"/>
                <w:szCs w:val="18"/>
              </w:rPr>
              <w:t>内部户</w:t>
            </w:r>
            <w:r w:rsidRPr="00901AA9">
              <w:rPr>
                <w:rFonts w:ascii="宋体" w:hAnsi="宋体" w:hint="eastAsia"/>
                <w:sz w:val="18"/>
                <w:szCs w:val="18"/>
              </w:rPr>
              <w:t>层</w:t>
            </w:r>
            <w:proofErr w:type="gramEnd"/>
            <w:r w:rsidRPr="00901AA9">
              <w:rPr>
                <w:rFonts w:ascii="宋体" w:hAnsi="宋体" w:hint="eastAsia"/>
                <w:sz w:val="18"/>
                <w:szCs w:val="18"/>
              </w:rPr>
              <w:t>同步修改</w:t>
            </w:r>
          </w:p>
        </w:tc>
      </w:tr>
      <w:tr w:rsidR="00A5471B" w:rsidRPr="00317154" w14:paraId="231F7238" w14:textId="77777777" w:rsidTr="005441B8">
        <w:trPr>
          <w:trHeight w:val="619"/>
        </w:trPr>
        <w:tc>
          <w:tcPr>
            <w:tcW w:w="724" w:type="dxa"/>
            <w:shd w:val="clear" w:color="auto" w:fill="auto"/>
            <w:hideMark/>
          </w:tcPr>
          <w:p w14:paraId="11256133" w14:textId="2312616F" w:rsidR="00A5471B" w:rsidRPr="00901AA9" w:rsidRDefault="00A5471B" w:rsidP="005441B8">
            <w:pPr>
              <w:widowControl/>
              <w:rPr>
                <w:rFonts w:ascii="宋体" w:hAnsi="宋体"/>
                <w:sz w:val="18"/>
                <w:szCs w:val="18"/>
              </w:rPr>
            </w:pPr>
            <w:r w:rsidRPr="00901AA9">
              <w:rPr>
                <w:rFonts w:ascii="宋体" w:hAnsi="宋体"/>
                <w:sz w:val="18"/>
                <w:szCs w:val="18"/>
              </w:rPr>
              <w:t>1</w:t>
            </w:r>
            <w:r w:rsidR="005441B8">
              <w:rPr>
                <w:rFonts w:ascii="宋体" w:hAnsi="宋体"/>
                <w:sz w:val="18"/>
                <w:szCs w:val="18"/>
              </w:rPr>
              <w:t>1</w:t>
            </w:r>
          </w:p>
        </w:tc>
        <w:tc>
          <w:tcPr>
            <w:tcW w:w="1134" w:type="dxa"/>
            <w:shd w:val="clear" w:color="auto" w:fill="auto"/>
            <w:hideMark/>
          </w:tcPr>
          <w:p w14:paraId="620EAE1A"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挂账类别</w:t>
            </w:r>
          </w:p>
        </w:tc>
        <w:tc>
          <w:tcPr>
            <w:tcW w:w="2717" w:type="dxa"/>
            <w:shd w:val="clear" w:color="auto" w:fill="auto"/>
            <w:hideMark/>
          </w:tcPr>
          <w:p w14:paraId="683A0DB5" w14:textId="77777777" w:rsidR="00A5471B" w:rsidRPr="00901AA9" w:rsidRDefault="00A5471B" w:rsidP="00F21884">
            <w:pPr>
              <w:widowControl/>
              <w:rPr>
                <w:rFonts w:ascii="宋体" w:hAnsi="宋体"/>
                <w:sz w:val="18"/>
                <w:szCs w:val="18"/>
              </w:rPr>
            </w:pPr>
            <w:r w:rsidRPr="00901AA9">
              <w:rPr>
                <w:rFonts w:ascii="宋体" w:hAnsi="宋体"/>
                <w:sz w:val="18"/>
                <w:szCs w:val="18"/>
              </w:rPr>
              <w:t>N－</w:t>
            </w:r>
            <w:proofErr w:type="gramStart"/>
            <w:r w:rsidRPr="00901AA9">
              <w:rPr>
                <w:rFonts w:ascii="宋体" w:hAnsi="宋体" w:hint="eastAsia"/>
                <w:sz w:val="18"/>
                <w:szCs w:val="18"/>
              </w:rPr>
              <w:t>不</w:t>
            </w:r>
            <w:proofErr w:type="gramEnd"/>
            <w:r w:rsidRPr="00901AA9">
              <w:rPr>
                <w:rFonts w:ascii="宋体" w:hAnsi="宋体" w:hint="eastAsia"/>
                <w:sz w:val="18"/>
                <w:szCs w:val="18"/>
              </w:rPr>
              <w:t>挂账；</w:t>
            </w:r>
            <w:r w:rsidRPr="00901AA9">
              <w:rPr>
                <w:rFonts w:ascii="宋体" w:hAnsi="宋体"/>
                <w:sz w:val="18"/>
                <w:szCs w:val="18"/>
              </w:rPr>
              <w:t>D－借方挂账；C－贷方挂账</w:t>
            </w:r>
          </w:p>
        </w:tc>
        <w:tc>
          <w:tcPr>
            <w:tcW w:w="1658" w:type="dxa"/>
            <w:shd w:val="clear" w:color="auto" w:fill="auto"/>
            <w:hideMark/>
          </w:tcPr>
          <w:p w14:paraId="162CD909" w14:textId="77777777" w:rsidR="00A5471B" w:rsidRPr="00901AA9" w:rsidRDefault="00A5471B" w:rsidP="00F21884">
            <w:pPr>
              <w:rPr>
                <w:rFonts w:ascii="宋体" w:hAnsi="宋体"/>
                <w:sz w:val="18"/>
                <w:szCs w:val="18"/>
              </w:rPr>
            </w:pPr>
            <w:r w:rsidRPr="00901AA9">
              <w:rPr>
                <w:rFonts w:ascii="宋体" w:hAnsi="宋体" w:hint="eastAsia"/>
                <w:sz w:val="18"/>
                <w:szCs w:val="18"/>
              </w:rPr>
              <w:t>控制与科目余额方向一致</w:t>
            </w:r>
          </w:p>
          <w:p w14:paraId="518EE08C" w14:textId="77777777" w:rsidR="00A5471B" w:rsidRPr="00447592" w:rsidRDefault="00A5471B" w:rsidP="00F21884">
            <w:pPr>
              <w:rPr>
                <w:rFonts w:ascii="宋体" w:hAnsi="宋体"/>
                <w:sz w:val="18"/>
                <w:szCs w:val="18"/>
              </w:rPr>
            </w:pPr>
            <w:r w:rsidRPr="00901AA9">
              <w:rPr>
                <w:rFonts w:ascii="宋体" w:hAnsi="宋体" w:hint="eastAsia"/>
                <w:sz w:val="18"/>
                <w:szCs w:val="18"/>
              </w:rPr>
              <w:t>科目余额方向为借方，则借方挂账；</w:t>
            </w:r>
          </w:p>
          <w:p w14:paraId="71493020" w14:textId="77777777" w:rsidR="00A5471B" w:rsidRPr="00AB0E7E" w:rsidRDefault="00A5471B" w:rsidP="00F21884">
            <w:pPr>
              <w:rPr>
                <w:rFonts w:ascii="宋体" w:hAnsi="宋体"/>
                <w:sz w:val="18"/>
                <w:szCs w:val="18"/>
              </w:rPr>
            </w:pPr>
            <w:r w:rsidRPr="00447592">
              <w:rPr>
                <w:rFonts w:ascii="宋体" w:hAnsi="宋体" w:hint="eastAsia"/>
                <w:sz w:val="18"/>
                <w:szCs w:val="18"/>
              </w:rPr>
              <w:t>科目余额方向为贷方，则贷方挂账；</w:t>
            </w:r>
          </w:p>
          <w:p w14:paraId="1FC83097" w14:textId="77777777" w:rsidR="00A5471B" w:rsidRPr="00477E94" w:rsidRDefault="00A5471B" w:rsidP="00F21884">
            <w:pPr>
              <w:widowControl/>
              <w:rPr>
                <w:rFonts w:ascii="宋体" w:hAnsi="宋体"/>
                <w:sz w:val="18"/>
                <w:szCs w:val="18"/>
              </w:rPr>
            </w:pPr>
            <w:r w:rsidRPr="007A29D9">
              <w:rPr>
                <w:rFonts w:ascii="宋体" w:hAnsi="宋体" w:hint="eastAsia"/>
                <w:sz w:val="18"/>
                <w:szCs w:val="18"/>
              </w:rPr>
              <w:t>科目余额方向为借贷双方，则可选择</w:t>
            </w:r>
            <w:r w:rsidRPr="00391CE5">
              <w:rPr>
                <w:rFonts w:ascii="宋体" w:hAnsi="宋体"/>
                <w:sz w:val="18"/>
                <w:szCs w:val="18"/>
              </w:rPr>
              <w:t>D或</w:t>
            </w:r>
            <w:r w:rsidRPr="00477E94">
              <w:rPr>
                <w:rFonts w:ascii="宋体" w:hAnsi="宋体"/>
                <w:sz w:val="18"/>
                <w:szCs w:val="18"/>
              </w:rPr>
              <w:t>C;</w:t>
            </w:r>
          </w:p>
        </w:tc>
        <w:tc>
          <w:tcPr>
            <w:tcW w:w="2196" w:type="dxa"/>
            <w:shd w:val="clear" w:color="auto" w:fill="auto"/>
            <w:hideMark/>
          </w:tcPr>
          <w:p w14:paraId="5DFCD929" w14:textId="77777777" w:rsidR="00A5471B" w:rsidRPr="004D1BE6" w:rsidRDefault="00A5471B" w:rsidP="00F21884">
            <w:pPr>
              <w:widowControl/>
              <w:rPr>
                <w:rFonts w:ascii="宋体" w:hAnsi="宋体"/>
                <w:sz w:val="18"/>
                <w:szCs w:val="18"/>
              </w:rPr>
            </w:pPr>
            <w:r w:rsidRPr="00ED1835">
              <w:rPr>
                <w:rFonts w:ascii="宋体" w:hAnsi="宋体" w:hint="eastAsia"/>
                <w:sz w:val="18"/>
                <w:szCs w:val="18"/>
              </w:rPr>
              <w:t>允许修改</w:t>
            </w:r>
            <w:r w:rsidRPr="00ED1835">
              <w:rPr>
                <w:rFonts w:ascii="宋体" w:hAnsi="宋体"/>
                <w:sz w:val="18"/>
                <w:szCs w:val="18"/>
              </w:rPr>
              <w:br/>
            </w:r>
            <w:r w:rsidRPr="000878AA">
              <w:rPr>
                <w:rFonts w:ascii="宋体" w:hAnsi="宋体" w:hint="eastAsia"/>
                <w:sz w:val="18"/>
                <w:szCs w:val="18"/>
              </w:rPr>
              <w:t>修改规则：</w:t>
            </w:r>
            <w:r w:rsidRPr="00815B10">
              <w:rPr>
                <w:rFonts w:ascii="宋体" w:hAnsi="宋体"/>
                <w:sz w:val="18"/>
                <w:szCs w:val="18"/>
              </w:rPr>
              <w:br/>
            </w:r>
            <w:r w:rsidRPr="00815B10">
              <w:rPr>
                <w:rFonts w:ascii="宋体" w:hAnsi="宋体" w:hint="eastAsia"/>
                <w:sz w:val="18"/>
                <w:szCs w:val="18"/>
              </w:rPr>
              <w:t>1</w:t>
            </w:r>
            <w:r w:rsidRPr="00934864">
              <w:rPr>
                <w:rFonts w:ascii="宋体" w:hAnsi="宋体" w:hint="eastAsia"/>
                <w:sz w:val="18"/>
                <w:szCs w:val="18"/>
              </w:rPr>
              <w:t>）从不挂账改为挂账时，将</w:t>
            </w:r>
            <w:proofErr w:type="gramStart"/>
            <w:r>
              <w:rPr>
                <w:rFonts w:ascii="宋体" w:hAnsi="宋体" w:hint="eastAsia"/>
                <w:sz w:val="18"/>
                <w:szCs w:val="18"/>
              </w:rPr>
              <w:t>内部户</w:t>
            </w:r>
            <w:proofErr w:type="gramEnd"/>
            <w:r w:rsidRPr="00934864">
              <w:rPr>
                <w:rFonts w:ascii="宋体" w:hAnsi="宋体" w:hint="eastAsia"/>
                <w:sz w:val="18"/>
                <w:szCs w:val="18"/>
              </w:rPr>
              <w:t>余额登记到挂账登记簿里。自动生成挂账编号，该</w:t>
            </w:r>
            <w:proofErr w:type="gramStart"/>
            <w:r>
              <w:rPr>
                <w:rFonts w:ascii="宋体" w:hAnsi="宋体" w:hint="eastAsia"/>
                <w:sz w:val="18"/>
                <w:szCs w:val="18"/>
              </w:rPr>
              <w:t>内部户</w:t>
            </w:r>
            <w:proofErr w:type="gramEnd"/>
            <w:r w:rsidRPr="00934864">
              <w:rPr>
                <w:rFonts w:ascii="宋体" w:hAnsi="宋体" w:hint="eastAsia"/>
                <w:sz w:val="18"/>
                <w:szCs w:val="18"/>
              </w:rPr>
              <w:t>性质为多挂多销或一挂多销。</w:t>
            </w:r>
            <w:r w:rsidRPr="00A87898">
              <w:rPr>
                <w:rFonts w:ascii="宋体" w:hAnsi="宋体"/>
                <w:sz w:val="18"/>
                <w:szCs w:val="18"/>
              </w:rPr>
              <w:br/>
            </w:r>
            <w:r w:rsidRPr="000236DD">
              <w:rPr>
                <w:rFonts w:ascii="宋体" w:hAnsi="宋体" w:hint="eastAsia"/>
                <w:sz w:val="18"/>
                <w:szCs w:val="18"/>
              </w:rPr>
              <w:t>2）若挂账改为</w:t>
            </w:r>
            <w:proofErr w:type="gramStart"/>
            <w:r w:rsidRPr="000236DD">
              <w:rPr>
                <w:rFonts w:ascii="宋体" w:hAnsi="宋体" w:hint="eastAsia"/>
                <w:sz w:val="18"/>
                <w:szCs w:val="18"/>
              </w:rPr>
              <w:t>不</w:t>
            </w:r>
            <w:proofErr w:type="gramEnd"/>
            <w:r w:rsidRPr="000236DD">
              <w:rPr>
                <w:rFonts w:ascii="宋体" w:hAnsi="宋体" w:hint="eastAsia"/>
                <w:sz w:val="18"/>
                <w:szCs w:val="18"/>
              </w:rPr>
              <w:t>挂账，则需要检查</w:t>
            </w:r>
            <w:proofErr w:type="gramStart"/>
            <w:r w:rsidRPr="000236DD">
              <w:rPr>
                <w:rFonts w:ascii="宋体" w:hAnsi="宋体" w:hint="eastAsia"/>
                <w:sz w:val="18"/>
                <w:szCs w:val="18"/>
              </w:rPr>
              <w:t>内部户</w:t>
            </w:r>
            <w:proofErr w:type="gramEnd"/>
            <w:r w:rsidRPr="000236DD">
              <w:rPr>
                <w:rFonts w:ascii="宋体" w:hAnsi="宋体" w:hint="eastAsia"/>
                <w:sz w:val="18"/>
                <w:szCs w:val="18"/>
              </w:rPr>
              <w:t>余额是否为</w:t>
            </w:r>
            <w:r w:rsidRPr="000236DD">
              <w:rPr>
                <w:rFonts w:ascii="宋体" w:hAnsi="宋体"/>
                <w:sz w:val="18"/>
                <w:szCs w:val="18"/>
              </w:rPr>
              <w:t>0</w:t>
            </w:r>
            <w:r w:rsidRPr="00526ED8">
              <w:rPr>
                <w:rFonts w:ascii="宋体" w:hAnsi="宋体"/>
                <w:sz w:val="18"/>
                <w:szCs w:val="18"/>
              </w:rPr>
              <w:t>，不为</w:t>
            </w:r>
            <w:r w:rsidRPr="00C57987">
              <w:rPr>
                <w:rFonts w:ascii="宋体" w:hAnsi="宋体"/>
                <w:sz w:val="18"/>
                <w:szCs w:val="18"/>
              </w:rPr>
              <w:t>0</w:t>
            </w:r>
            <w:r w:rsidRPr="007A413D">
              <w:rPr>
                <w:rFonts w:ascii="宋体" w:hAnsi="宋体"/>
                <w:sz w:val="18"/>
                <w:szCs w:val="18"/>
              </w:rPr>
              <w:t>时报</w:t>
            </w:r>
            <w:proofErr w:type="gramStart"/>
            <w:r w:rsidRPr="00B01FC4">
              <w:rPr>
                <w:rFonts w:ascii="宋体" w:hAnsi="宋体" w:hint="eastAsia"/>
                <w:sz w:val="18"/>
                <w:szCs w:val="18"/>
              </w:rPr>
              <w:t>错拒绝</w:t>
            </w:r>
            <w:proofErr w:type="gramEnd"/>
            <w:r w:rsidRPr="00B01FC4">
              <w:rPr>
                <w:rFonts w:ascii="宋体" w:hAnsi="宋体" w:hint="eastAsia"/>
                <w:sz w:val="18"/>
                <w:szCs w:val="18"/>
              </w:rPr>
              <w:t>交易。</w:t>
            </w:r>
          </w:p>
          <w:p w14:paraId="4823DE99" w14:textId="77777777" w:rsidR="00A5471B" w:rsidRPr="00901AA9" w:rsidRDefault="00A5471B" w:rsidP="00F21884">
            <w:pPr>
              <w:widowControl/>
              <w:rPr>
                <w:rFonts w:ascii="宋体" w:hAnsi="宋体"/>
                <w:sz w:val="18"/>
                <w:szCs w:val="18"/>
              </w:rPr>
            </w:pPr>
            <w:r w:rsidRPr="00F00026">
              <w:rPr>
                <w:rFonts w:ascii="宋体" w:hAnsi="宋体" w:hint="eastAsia"/>
                <w:sz w:val="18"/>
                <w:szCs w:val="18"/>
              </w:rPr>
              <w:t>3</w:t>
            </w:r>
            <w:r w:rsidRPr="004F3B13">
              <w:rPr>
                <w:rFonts w:ascii="宋体" w:hAnsi="宋体" w:hint="eastAsia"/>
                <w:sz w:val="18"/>
                <w:szCs w:val="18"/>
              </w:rPr>
              <w:t>）借贷方挂账不能互改。</w:t>
            </w:r>
          </w:p>
        </w:tc>
      </w:tr>
      <w:tr w:rsidR="00A5471B" w:rsidRPr="00317154" w14:paraId="450600D6" w14:textId="77777777" w:rsidTr="005441B8">
        <w:trPr>
          <w:trHeight w:val="1922"/>
        </w:trPr>
        <w:tc>
          <w:tcPr>
            <w:tcW w:w="724" w:type="dxa"/>
            <w:shd w:val="clear" w:color="auto" w:fill="auto"/>
            <w:hideMark/>
          </w:tcPr>
          <w:p w14:paraId="086D91A2" w14:textId="49C750C8" w:rsidR="00A5471B" w:rsidRPr="00901AA9" w:rsidRDefault="00A5471B" w:rsidP="005441B8">
            <w:pPr>
              <w:widowControl/>
              <w:rPr>
                <w:rFonts w:ascii="宋体" w:hAnsi="宋体"/>
                <w:sz w:val="18"/>
                <w:szCs w:val="18"/>
              </w:rPr>
            </w:pPr>
            <w:r w:rsidRPr="00901AA9">
              <w:rPr>
                <w:rFonts w:ascii="宋体" w:hAnsi="宋体"/>
                <w:sz w:val="18"/>
                <w:szCs w:val="18"/>
              </w:rPr>
              <w:t>1</w:t>
            </w:r>
            <w:r w:rsidR="005441B8">
              <w:rPr>
                <w:rFonts w:ascii="宋体" w:hAnsi="宋体"/>
                <w:sz w:val="18"/>
                <w:szCs w:val="18"/>
              </w:rPr>
              <w:t>2</w:t>
            </w:r>
          </w:p>
        </w:tc>
        <w:tc>
          <w:tcPr>
            <w:tcW w:w="1134" w:type="dxa"/>
            <w:shd w:val="clear" w:color="auto" w:fill="auto"/>
            <w:hideMark/>
          </w:tcPr>
          <w:p w14:paraId="6E78ABAC"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挂账种类</w:t>
            </w:r>
          </w:p>
        </w:tc>
        <w:tc>
          <w:tcPr>
            <w:tcW w:w="2717" w:type="dxa"/>
            <w:shd w:val="clear" w:color="auto" w:fill="auto"/>
            <w:hideMark/>
          </w:tcPr>
          <w:p w14:paraId="265ECBB0" w14:textId="77777777" w:rsidR="00A5471B" w:rsidRPr="00901AA9" w:rsidRDefault="00A5471B" w:rsidP="00F21884">
            <w:pPr>
              <w:widowControl/>
              <w:rPr>
                <w:rFonts w:ascii="宋体" w:hAnsi="宋体"/>
                <w:sz w:val="18"/>
                <w:szCs w:val="18"/>
              </w:rPr>
            </w:pPr>
            <w:r w:rsidRPr="00901AA9">
              <w:rPr>
                <w:rFonts w:ascii="宋体" w:hAnsi="宋体"/>
                <w:sz w:val="18"/>
                <w:szCs w:val="18"/>
              </w:rPr>
              <w:t>1：一挂一销，</w:t>
            </w:r>
            <w:r w:rsidRPr="00901AA9">
              <w:rPr>
                <w:rFonts w:ascii="宋体" w:hAnsi="宋体"/>
                <w:sz w:val="18"/>
                <w:szCs w:val="18"/>
              </w:rPr>
              <w:br/>
              <w:t>2：一挂多销；</w:t>
            </w:r>
            <w:r w:rsidRPr="00901AA9">
              <w:rPr>
                <w:rFonts w:ascii="宋体" w:hAnsi="宋体"/>
                <w:sz w:val="18"/>
                <w:szCs w:val="18"/>
              </w:rPr>
              <w:br/>
              <w:t>3：多挂一销；</w:t>
            </w:r>
            <w:r w:rsidRPr="00901AA9">
              <w:rPr>
                <w:rFonts w:ascii="宋体" w:hAnsi="宋体"/>
                <w:sz w:val="18"/>
                <w:szCs w:val="18"/>
              </w:rPr>
              <w:br/>
              <w:t>4：多挂多销；</w:t>
            </w:r>
          </w:p>
        </w:tc>
        <w:tc>
          <w:tcPr>
            <w:tcW w:w="1658" w:type="dxa"/>
            <w:shd w:val="clear" w:color="auto" w:fill="auto"/>
            <w:hideMark/>
          </w:tcPr>
          <w:p w14:paraId="1DB8EF7D" w14:textId="77777777" w:rsidR="00A5471B" w:rsidRPr="00447592" w:rsidRDefault="00A5471B" w:rsidP="00F21884">
            <w:pPr>
              <w:widowControl/>
              <w:rPr>
                <w:rFonts w:ascii="宋体" w:hAnsi="宋体"/>
                <w:sz w:val="18"/>
                <w:szCs w:val="18"/>
              </w:rPr>
            </w:pPr>
            <w:r w:rsidRPr="00901AA9">
              <w:rPr>
                <w:rFonts w:ascii="宋体" w:hAnsi="宋体" w:hint="eastAsia"/>
                <w:sz w:val="18"/>
                <w:szCs w:val="18"/>
              </w:rPr>
              <w:t xml:space="preserve">　</w:t>
            </w:r>
          </w:p>
        </w:tc>
        <w:tc>
          <w:tcPr>
            <w:tcW w:w="2196" w:type="dxa"/>
            <w:shd w:val="clear" w:color="auto" w:fill="auto"/>
            <w:hideMark/>
          </w:tcPr>
          <w:p w14:paraId="5AC84C00" w14:textId="77777777" w:rsidR="00A5471B" w:rsidRPr="00391CE5" w:rsidRDefault="00A5471B" w:rsidP="00F21884">
            <w:pPr>
              <w:widowControl/>
              <w:rPr>
                <w:rFonts w:ascii="宋体" w:hAnsi="宋体"/>
                <w:sz w:val="18"/>
                <w:szCs w:val="18"/>
              </w:rPr>
            </w:pPr>
            <w:r w:rsidRPr="00447592">
              <w:rPr>
                <w:rFonts w:ascii="宋体" w:hAnsi="宋体" w:hint="eastAsia"/>
                <w:sz w:val="18"/>
                <w:szCs w:val="18"/>
              </w:rPr>
              <w:t>允许修改</w:t>
            </w:r>
            <w:r w:rsidRPr="00AB0E7E">
              <w:rPr>
                <w:rFonts w:ascii="宋体" w:hAnsi="宋体"/>
                <w:sz w:val="18"/>
                <w:szCs w:val="18"/>
              </w:rPr>
              <w:br/>
            </w:r>
            <w:r w:rsidRPr="007A29D9">
              <w:rPr>
                <w:rFonts w:ascii="宋体" w:hAnsi="宋体" w:hint="eastAsia"/>
                <w:sz w:val="18"/>
                <w:szCs w:val="18"/>
              </w:rPr>
              <w:t>规则如下：</w:t>
            </w:r>
          </w:p>
          <w:p w14:paraId="511881AD" w14:textId="77777777" w:rsidR="00A5471B" w:rsidRPr="000878AA" w:rsidRDefault="00A5471B" w:rsidP="00F21884">
            <w:pPr>
              <w:widowControl/>
              <w:rPr>
                <w:rFonts w:ascii="宋体" w:hAnsi="宋体"/>
                <w:sz w:val="18"/>
                <w:szCs w:val="18"/>
              </w:rPr>
            </w:pPr>
            <w:r w:rsidRPr="00ED1835">
              <w:rPr>
                <w:rFonts w:ascii="宋体" w:hAnsi="宋体" w:hint="eastAsia"/>
                <w:sz w:val="18"/>
                <w:szCs w:val="18"/>
              </w:rPr>
              <w:t>1）一挂一销，多挂一销可以改为其它的，系统不检查；</w:t>
            </w:r>
          </w:p>
          <w:p w14:paraId="3433B658" w14:textId="77777777" w:rsidR="00A5471B" w:rsidRPr="007A413D" w:rsidRDefault="00A5471B" w:rsidP="00F21884">
            <w:pPr>
              <w:widowControl/>
              <w:rPr>
                <w:rFonts w:ascii="宋体" w:hAnsi="宋体"/>
                <w:sz w:val="18"/>
                <w:szCs w:val="18"/>
              </w:rPr>
            </w:pPr>
            <w:r w:rsidRPr="00815B10">
              <w:rPr>
                <w:rFonts w:ascii="宋体" w:hAnsi="宋体" w:hint="eastAsia"/>
                <w:sz w:val="18"/>
                <w:szCs w:val="18"/>
              </w:rPr>
              <w:t>2）一挂多销改为一挂一销或多挂一销时，要求账户余额为</w:t>
            </w:r>
            <w:r w:rsidRPr="00934864">
              <w:rPr>
                <w:rFonts w:ascii="宋体" w:hAnsi="宋体"/>
                <w:sz w:val="18"/>
                <w:szCs w:val="18"/>
              </w:rPr>
              <w:t>0</w:t>
            </w:r>
            <w:r w:rsidRPr="00A87898">
              <w:rPr>
                <w:rFonts w:ascii="宋体" w:hAnsi="宋体"/>
                <w:sz w:val="18"/>
                <w:szCs w:val="18"/>
              </w:rPr>
              <w:t>，挂账记录都要清零结清。一挂多销改为多挂多销时，系统不做检查；</w:t>
            </w:r>
            <w:r w:rsidRPr="000236DD">
              <w:rPr>
                <w:rFonts w:ascii="宋体" w:hAnsi="宋体"/>
                <w:sz w:val="18"/>
                <w:szCs w:val="18"/>
              </w:rPr>
              <w:br/>
            </w:r>
            <w:r w:rsidRPr="000236DD">
              <w:rPr>
                <w:rFonts w:ascii="宋体" w:hAnsi="宋体" w:hint="eastAsia"/>
                <w:sz w:val="18"/>
                <w:szCs w:val="18"/>
              </w:rPr>
              <w:t>3）多挂一销改为多挂多销时，系统不做检查。当改为一挂一销或者一挂多销时，要求账户余额为</w:t>
            </w:r>
            <w:r w:rsidRPr="00526ED8">
              <w:rPr>
                <w:rFonts w:ascii="宋体" w:hAnsi="宋体" w:hint="eastAsia"/>
                <w:sz w:val="18"/>
                <w:szCs w:val="18"/>
              </w:rPr>
              <w:t>0</w:t>
            </w:r>
            <w:r w:rsidRPr="00C57987">
              <w:rPr>
                <w:rFonts w:ascii="宋体" w:hAnsi="宋体" w:hint="eastAsia"/>
                <w:sz w:val="18"/>
                <w:szCs w:val="18"/>
              </w:rPr>
              <w:t>，挂账记录都有结清。</w:t>
            </w:r>
          </w:p>
          <w:p w14:paraId="3EE72868" w14:textId="77777777" w:rsidR="00A5471B" w:rsidRPr="00901AA9" w:rsidRDefault="00A5471B" w:rsidP="00F21884">
            <w:pPr>
              <w:widowControl/>
              <w:rPr>
                <w:rFonts w:ascii="宋体" w:hAnsi="宋体"/>
                <w:sz w:val="18"/>
                <w:szCs w:val="18"/>
              </w:rPr>
            </w:pPr>
            <w:r w:rsidRPr="00B01FC4">
              <w:rPr>
                <w:rFonts w:ascii="宋体" w:hAnsi="宋体" w:hint="eastAsia"/>
                <w:sz w:val="18"/>
                <w:szCs w:val="18"/>
              </w:rPr>
              <w:t>4</w:t>
            </w:r>
            <w:r w:rsidRPr="004D1BE6">
              <w:rPr>
                <w:rFonts w:ascii="宋体" w:hAnsi="宋体" w:hint="eastAsia"/>
                <w:sz w:val="18"/>
                <w:szCs w:val="18"/>
              </w:rPr>
              <w:t>）多挂多销改为一挂一销、一挂多销或多挂一销时，要求账户余额为</w:t>
            </w:r>
            <w:r w:rsidRPr="00F00026">
              <w:rPr>
                <w:rFonts w:ascii="宋体" w:hAnsi="宋体"/>
                <w:sz w:val="18"/>
                <w:szCs w:val="18"/>
              </w:rPr>
              <w:t>0</w:t>
            </w:r>
            <w:r w:rsidRPr="004F3B13">
              <w:rPr>
                <w:rFonts w:ascii="宋体" w:hAnsi="宋体"/>
                <w:sz w:val="18"/>
                <w:szCs w:val="18"/>
              </w:rPr>
              <w:t>，挂账记录都要结清。</w:t>
            </w:r>
          </w:p>
        </w:tc>
      </w:tr>
      <w:tr w:rsidR="00A5471B" w:rsidRPr="00317154" w14:paraId="723BB0F5" w14:textId="77777777" w:rsidTr="005441B8">
        <w:trPr>
          <w:trHeight w:val="1306"/>
        </w:trPr>
        <w:tc>
          <w:tcPr>
            <w:tcW w:w="724" w:type="dxa"/>
            <w:shd w:val="clear" w:color="auto" w:fill="auto"/>
            <w:hideMark/>
          </w:tcPr>
          <w:p w14:paraId="125AF088" w14:textId="198766E1" w:rsidR="00A5471B" w:rsidRPr="00901AA9" w:rsidRDefault="00A5471B" w:rsidP="005441B8">
            <w:pPr>
              <w:widowControl/>
              <w:rPr>
                <w:rFonts w:ascii="宋体" w:hAnsi="宋体"/>
                <w:sz w:val="18"/>
                <w:szCs w:val="18"/>
              </w:rPr>
            </w:pPr>
            <w:r w:rsidRPr="00901AA9">
              <w:rPr>
                <w:rFonts w:ascii="宋体" w:hAnsi="宋体"/>
                <w:sz w:val="18"/>
                <w:szCs w:val="18"/>
              </w:rPr>
              <w:lastRenderedPageBreak/>
              <w:t>1</w:t>
            </w:r>
            <w:r w:rsidR="005441B8">
              <w:rPr>
                <w:rFonts w:ascii="宋体" w:hAnsi="宋体"/>
                <w:sz w:val="18"/>
                <w:szCs w:val="18"/>
              </w:rPr>
              <w:t>3</w:t>
            </w:r>
          </w:p>
        </w:tc>
        <w:tc>
          <w:tcPr>
            <w:tcW w:w="1134" w:type="dxa"/>
            <w:shd w:val="clear" w:color="auto" w:fill="auto"/>
            <w:hideMark/>
          </w:tcPr>
          <w:p w14:paraId="45CA3C44"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挂账期限</w:t>
            </w:r>
          </w:p>
        </w:tc>
        <w:tc>
          <w:tcPr>
            <w:tcW w:w="2717" w:type="dxa"/>
            <w:shd w:val="clear" w:color="auto" w:fill="auto"/>
            <w:hideMark/>
          </w:tcPr>
          <w:p w14:paraId="7A76D2A5" w14:textId="77777777" w:rsidR="00A5471B" w:rsidRPr="00901AA9" w:rsidRDefault="00A5471B" w:rsidP="00F21884">
            <w:pPr>
              <w:rPr>
                <w:rFonts w:ascii="宋体" w:hAnsi="宋体"/>
                <w:sz w:val="18"/>
                <w:szCs w:val="18"/>
              </w:rPr>
            </w:pPr>
            <w:r w:rsidRPr="00901AA9">
              <w:rPr>
                <w:rFonts w:ascii="宋体" w:hAnsi="宋体" w:hint="eastAsia"/>
                <w:sz w:val="18"/>
                <w:szCs w:val="18"/>
              </w:rPr>
              <w:t>期限数值：</w:t>
            </w:r>
          </w:p>
          <w:p w14:paraId="3B7BEAE5" w14:textId="77777777" w:rsidR="00A5471B" w:rsidRPr="00901AA9" w:rsidRDefault="00A5471B" w:rsidP="00F21884">
            <w:pPr>
              <w:rPr>
                <w:rFonts w:ascii="宋体" w:hAnsi="宋体"/>
                <w:sz w:val="18"/>
                <w:szCs w:val="18"/>
              </w:rPr>
            </w:pPr>
            <w:r w:rsidRPr="00901AA9">
              <w:rPr>
                <w:rFonts w:ascii="宋体" w:hAnsi="宋体" w:hint="eastAsia"/>
                <w:sz w:val="18"/>
                <w:szCs w:val="18"/>
              </w:rPr>
              <w:t>单位：日、月</w:t>
            </w:r>
          </w:p>
          <w:p w14:paraId="1BEF1CD9"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非必输项，不输则表示无期限。</w:t>
            </w:r>
          </w:p>
        </w:tc>
        <w:tc>
          <w:tcPr>
            <w:tcW w:w="1658" w:type="dxa"/>
            <w:shd w:val="clear" w:color="auto" w:fill="auto"/>
            <w:hideMark/>
          </w:tcPr>
          <w:p w14:paraId="3F327983"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支持日、月周期输入，</w:t>
            </w:r>
          </w:p>
        </w:tc>
        <w:tc>
          <w:tcPr>
            <w:tcW w:w="2196" w:type="dxa"/>
            <w:shd w:val="clear" w:color="auto" w:fill="auto"/>
            <w:hideMark/>
          </w:tcPr>
          <w:p w14:paraId="0E6C77C6" w14:textId="5DB4AB48" w:rsidR="00A5471B" w:rsidRPr="00447592" w:rsidRDefault="00A5471B" w:rsidP="00F21884">
            <w:pPr>
              <w:widowControl/>
              <w:rPr>
                <w:rFonts w:ascii="宋体" w:hAnsi="宋体"/>
                <w:sz w:val="18"/>
                <w:szCs w:val="18"/>
              </w:rPr>
            </w:pPr>
            <w:r w:rsidRPr="00901AA9">
              <w:rPr>
                <w:rFonts w:ascii="宋体" w:hAnsi="宋体" w:hint="eastAsia"/>
                <w:sz w:val="18"/>
                <w:szCs w:val="18"/>
              </w:rPr>
              <w:t>可以修改，只影响后面新增的</w:t>
            </w:r>
            <w:proofErr w:type="gramStart"/>
            <w:r>
              <w:rPr>
                <w:rFonts w:ascii="宋体" w:hAnsi="宋体" w:hint="eastAsia"/>
                <w:sz w:val="18"/>
                <w:szCs w:val="18"/>
              </w:rPr>
              <w:t>内部户</w:t>
            </w:r>
            <w:proofErr w:type="gramEnd"/>
            <w:r w:rsidR="00E7736F">
              <w:rPr>
                <w:rFonts w:ascii="宋体" w:hAnsi="宋体" w:hint="eastAsia"/>
                <w:sz w:val="18"/>
                <w:szCs w:val="18"/>
              </w:rPr>
              <w:t>挂销账记录</w:t>
            </w:r>
            <w:r w:rsidRPr="00901AA9">
              <w:rPr>
                <w:rFonts w:ascii="宋体" w:hAnsi="宋体" w:hint="eastAsia"/>
                <w:sz w:val="18"/>
                <w:szCs w:val="18"/>
              </w:rPr>
              <w:t>，不影响存量</w:t>
            </w:r>
            <w:proofErr w:type="gramStart"/>
            <w:r>
              <w:rPr>
                <w:rFonts w:ascii="宋体" w:hAnsi="宋体" w:hint="eastAsia"/>
                <w:sz w:val="18"/>
                <w:szCs w:val="18"/>
              </w:rPr>
              <w:t>内部户</w:t>
            </w:r>
            <w:proofErr w:type="gramEnd"/>
            <w:r w:rsidRPr="00901AA9">
              <w:rPr>
                <w:rFonts w:ascii="宋体" w:hAnsi="宋体" w:hint="eastAsia"/>
                <w:sz w:val="18"/>
                <w:szCs w:val="18"/>
              </w:rPr>
              <w:t>挂账期限。</w:t>
            </w:r>
          </w:p>
        </w:tc>
      </w:tr>
      <w:tr w:rsidR="00A5471B" w:rsidRPr="00317154" w14:paraId="2958948B" w14:textId="77777777" w:rsidTr="005441B8">
        <w:trPr>
          <w:trHeight w:val="1080"/>
        </w:trPr>
        <w:tc>
          <w:tcPr>
            <w:tcW w:w="724" w:type="dxa"/>
            <w:shd w:val="clear" w:color="auto" w:fill="auto"/>
            <w:hideMark/>
          </w:tcPr>
          <w:p w14:paraId="77009286" w14:textId="7BE0F418" w:rsidR="00A5471B" w:rsidRPr="00901AA9" w:rsidRDefault="00A5471B" w:rsidP="005441B8">
            <w:pPr>
              <w:widowControl/>
              <w:rPr>
                <w:rFonts w:ascii="宋体" w:hAnsi="宋体"/>
                <w:sz w:val="18"/>
                <w:szCs w:val="18"/>
              </w:rPr>
            </w:pPr>
            <w:r w:rsidRPr="00901AA9">
              <w:rPr>
                <w:rFonts w:ascii="宋体" w:hAnsi="宋体"/>
                <w:sz w:val="18"/>
                <w:szCs w:val="18"/>
              </w:rPr>
              <w:t>1</w:t>
            </w:r>
            <w:r w:rsidR="005441B8">
              <w:rPr>
                <w:rFonts w:ascii="宋体" w:hAnsi="宋体"/>
                <w:sz w:val="18"/>
                <w:szCs w:val="18"/>
              </w:rPr>
              <w:t>4</w:t>
            </w:r>
          </w:p>
        </w:tc>
        <w:tc>
          <w:tcPr>
            <w:tcW w:w="1134" w:type="dxa"/>
            <w:shd w:val="clear" w:color="auto" w:fill="auto"/>
            <w:hideMark/>
          </w:tcPr>
          <w:p w14:paraId="6C0211B1" w14:textId="77777777" w:rsidR="00A5471B" w:rsidRPr="00901AA9" w:rsidRDefault="00A5471B" w:rsidP="00F21884">
            <w:pPr>
              <w:widowControl/>
              <w:jc w:val="left"/>
              <w:rPr>
                <w:rFonts w:ascii="宋体" w:hAnsi="宋体"/>
                <w:sz w:val="18"/>
                <w:szCs w:val="18"/>
              </w:rPr>
            </w:pPr>
            <w:proofErr w:type="gramStart"/>
            <w:r>
              <w:rPr>
                <w:rFonts w:ascii="宋体" w:hAnsi="宋体" w:hint="eastAsia"/>
                <w:sz w:val="18"/>
                <w:szCs w:val="18"/>
              </w:rPr>
              <w:t>内部户</w:t>
            </w:r>
            <w:proofErr w:type="gramEnd"/>
            <w:r w:rsidRPr="00901AA9">
              <w:rPr>
                <w:rFonts w:ascii="宋体" w:hAnsi="宋体" w:hint="eastAsia"/>
                <w:sz w:val="18"/>
                <w:szCs w:val="18"/>
              </w:rPr>
              <w:t>到期日期</w:t>
            </w:r>
          </w:p>
        </w:tc>
        <w:tc>
          <w:tcPr>
            <w:tcW w:w="2717" w:type="dxa"/>
            <w:shd w:val="clear" w:color="auto" w:fill="auto"/>
            <w:hideMark/>
          </w:tcPr>
          <w:p w14:paraId="266DAC9D"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输入</w:t>
            </w:r>
            <w:proofErr w:type="gramStart"/>
            <w:r>
              <w:rPr>
                <w:rFonts w:ascii="宋体" w:hAnsi="宋体" w:hint="eastAsia"/>
                <w:sz w:val="18"/>
                <w:szCs w:val="18"/>
              </w:rPr>
              <w:t>内部户</w:t>
            </w:r>
            <w:proofErr w:type="gramEnd"/>
            <w:r w:rsidRPr="00901AA9">
              <w:rPr>
                <w:rFonts w:ascii="宋体" w:hAnsi="宋体" w:hint="eastAsia"/>
                <w:sz w:val="18"/>
                <w:szCs w:val="18"/>
              </w:rPr>
              <w:t>到期日期，</w:t>
            </w:r>
            <w:r w:rsidRPr="00901AA9">
              <w:rPr>
                <w:rFonts w:ascii="宋体" w:hAnsi="宋体"/>
                <w:sz w:val="18"/>
                <w:szCs w:val="18"/>
              </w:rPr>
              <w:br/>
            </w:r>
          </w:p>
        </w:tc>
        <w:tc>
          <w:tcPr>
            <w:tcW w:w="1658" w:type="dxa"/>
            <w:shd w:val="clear" w:color="auto" w:fill="auto"/>
            <w:hideMark/>
          </w:tcPr>
          <w:p w14:paraId="5883B982" w14:textId="77777777" w:rsidR="00EE2CE4" w:rsidRDefault="00EE2CE4" w:rsidP="00F21884">
            <w:pPr>
              <w:widowControl/>
              <w:rPr>
                <w:rFonts w:ascii="宋体" w:hAnsi="宋体"/>
                <w:sz w:val="18"/>
                <w:szCs w:val="18"/>
              </w:rPr>
            </w:pPr>
            <w:proofErr w:type="gramStart"/>
            <w:r>
              <w:rPr>
                <w:rFonts w:ascii="宋体" w:hAnsi="宋体" w:hint="eastAsia"/>
                <w:sz w:val="18"/>
                <w:szCs w:val="18"/>
              </w:rPr>
              <w:t>内部户</w:t>
            </w:r>
            <w:proofErr w:type="gramEnd"/>
            <w:r>
              <w:rPr>
                <w:rFonts w:ascii="宋体" w:hAnsi="宋体" w:hint="eastAsia"/>
                <w:sz w:val="18"/>
                <w:szCs w:val="18"/>
              </w:rPr>
              <w:t>到期日大于</w:t>
            </w:r>
            <w:r w:rsidR="005A5C98">
              <w:rPr>
                <w:rFonts w:ascii="宋体" w:hAnsi="宋体" w:hint="eastAsia"/>
                <w:sz w:val="18"/>
                <w:szCs w:val="18"/>
              </w:rPr>
              <w:t>控制表的生效日期。</w:t>
            </w:r>
          </w:p>
          <w:p w14:paraId="50708C17" w14:textId="77777777" w:rsidR="005A5C98" w:rsidRPr="005A5C98" w:rsidRDefault="005A5C98" w:rsidP="00F21884">
            <w:pPr>
              <w:widowControl/>
              <w:rPr>
                <w:rFonts w:ascii="宋体" w:hAnsi="宋体"/>
                <w:sz w:val="18"/>
                <w:szCs w:val="18"/>
              </w:rPr>
            </w:pPr>
          </w:p>
          <w:p w14:paraId="08BB1C5C" w14:textId="626E7C2B" w:rsidR="00A5471B" w:rsidRPr="00901AA9" w:rsidRDefault="00D66772" w:rsidP="00F21884">
            <w:pPr>
              <w:widowControl/>
              <w:rPr>
                <w:rFonts w:ascii="宋体" w:hAnsi="宋体"/>
                <w:sz w:val="18"/>
                <w:szCs w:val="18"/>
              </w:rPr>
            </w:pPr>
            <w:proofErr w:type="gramStart"/>
            <w:r>
              <w:rPr>
                <w:rFonts w:ascii="宋体" w:hAnsi="宋体" w:hint="eastAsia"/>
                <w:sz w:val="18"/>
                <w:szCs w:val="18"/>
              </w:rPr>
              <w:t>内部户</w:t>
            </w:r>
            <w:proofErr w:type="gramEnd"/>
            <w:r>
              <w:rPr>
                <w:rFonts w:ascii="宋体" w:hAnsi="宋体" w:hint="eastAsia"/>
                <w:sz w:val="18"/>
                <w:szCs w:val="18"/>
              </w:rPr>
              <w:t>到期日小于等于科目的失效日期</w:t>
            </w:r>
          </w:p>
        </w:tc>
        <w:tc>
          <w:tcPr>
            <w:tcW w:w="2196" w:type="dxa"/>
            <w:shd w:val="clear" w:color="auto" w:fill="auto"/>
            <w:hideMark/>
          </w:tcPr>
          <w:p w14:paraId="0D3BAC46" w14:textId="77777777" w:rsidR="00A5471B" w:rsidRDefault="00A5471B" w:rsidP="00F21884">
            <w:pPr>
              <w:widowControl/>
              <w:rPr>
                <w:rFonts w:ascii="宋体" w:hAnsi="宋体"/>
                <w:sz w:val="18"/>
                <w:szCs w:val="18"/>
              </w:rPr>
            </w:pPr>
            <w:r w:rsidRPr="00901AA9">
              <w:rPr>
                <w:rFonts w:ascii="宋体" w:hAnsi="宋体" w:hint="eastAsia"/>
                <w:sz w:val="18"/>
                <w:szCs w:val="18"/>
              </w:rPr>
              <w:t>允许修改，</w:t>
            </w:r>
            <w:proofErr w:type="gramStart"/>
            <w:r w:rsidR="00675772">
              <w:rPr>
                <w:rFonts w:ascii="宋体" w:hAnsi="宋体" w:hint="eastAsia"/>
                <w:sz w:val="18"/>
                <w:szCs w:val="18"/>
              </w:rPr>
              <w:t>内部户</w:t>
            </w:r>
            <w:proofErr w:type="gramEnd"/>
            <w:r w:rsidR="00675772">
              <w:rPr>
                <w:rFonts w:ascii="宋体" w:hAnsi="宋体" w:hint="eastAsia"/>
                <w:sz w:val="18"/>
                <w:szCs w:val="18"/>
              </w:rPr>
              <w:t>到期日小于等于科目的失效日期，</w:t>
            </w:r>
            <w:r w:rsidRPr="00901AA9">
              <w:rPr>
                <w:rFonts w:ascii="宋体" w:hAnsi="宋体" w:hint="eastAsia"/>
                <w:sz w:val="18"/>
                <w:szCs w:val="18"/>
              </w:rPr>
              <w:t>同时同步修改</w:t>
            </w:r>
            <w:proofErr w:type="gramStart"/>
            <w:r>
              <w:rPr>
                <w:rFonts w:ascii="宋体" w:hAnsi="宋体" w:hint="eastAsia"/>
                <w:sz w:val="18"/>
                <w:szCs w:val="18"/>
              </w:rPr>
              <w:t>内部户</w:t>
            </w:r>
            <w:r w:rsidRPr="00901AA9">
              <w:rPr>
                <w:rFonts w:ascii="宋体" w:hAnsi="宋体" w:hint="eastAsia"/>
                <w:sz w:val="18"/>
                <w:szCs w:val="18"/>
              </w:rPr>
              <w:t>层</w:t>
            </w:r>
            <w:r w:rsidR="00675772">
              <w:rPr>
                <w:rFonts w:ascii="宋体" w:hAnsi="宋体" w:hint="eastAsia"/>
                <w:sz w:val="18"/>
                <w:szCs w:val="18"/>
              </w:rPr>
              <w:t>的内部户</w:t>
            </w:r>
            <w:proofErr w:type="gramEnd"/>
            <w:r w:rsidR="00675772">
              <w:rPr>
                <w:rFonts w:ascii="宋体" w:hAnsi="宋体" w:hint="eastAsia"/>
                <w:sz w:val="18"/>
                <w:szCs w:val="18"/>
              </w:rPr>
              <w:t>到期日、挂账到期日信息</w:t>
            </w:r>
            <w:r w:rsidRPr="00901AA9">
              <w:rPr>
                <w:rFonts w:ascii="宋体" w:hAnsi="宋体" w:hint="eastAsia"/>
                <w:sz w:val="18"/>
                <w:szCs w:val="18"/>
              </w:rPr>
              <w:t>。</w:t>
            </w:r>
          </w:p>
          <w:p w14:paraId="454CAB68" w14:textId="77777777" w:rsidR="00D66772" w:rsidRPr="00901AA9" w:rsidRDefault="00D66772" w:rsidP="00F21884">
            <w:pPr>
              <w:widowControl/>
              <w:rPr>
                <w:rFonts w:ascii="宋体" w:hAnsi="宋体"/>
                <w:sz w:val="18"/>
                <w:szCs w:val="18"/>
              </w:rPr>
            </w:pPr>
          </w:p>
        </w:tc>
      </w:tr>
      <w:tr w:rsidR="00A5471B" w:rsidRPr="00317154" w14:paraId="028D4E61" w14:textId="77777777" w:rsidTr="005441B8">
        <w:trPr>
          <w:trHeight w:val="616"/>
        </w:trPr>
        <w:tc>
          <w:tcPr>
            <w:tcW w:w="724" w:type="dxa"/>
            <w:shd w:val="clear" w:color="auto" w:fill="auto"/>
            <w:hideMark/>
          </w:tcPr>
          <w:p w14:paraId="46475137" w14:textId="4BEF6B72" w:rsidR="00A5471B" w:rsidRPr="00901AA9" w:rsidRDefault="00A5471B" w:rsidP="005441B8">
            <w:pPr>
              <w:widowControl/>
              <w:rPr>
                <w:rFonts w:ascii="宋体" w:hAnsi="宋体"/>
                <w:sz w:val="18"/>
                <w:szCs w:val="18"/>
              </w:rPr>
            </w:pPr>
            <w:r w:rsidRPr="00901AA9">
              <w:rPr>
                <w:rFonts w:ascii="宋体" w:hAnsi="宋体"/>
                <w:sz w:val="18"/>
                <w:szCs w:val="18"/>
              </w:rPr>
              <w:t>1</w:t>
            </w:r>
            <w:r w:rsidR="005441B8">
              <w:rPr>
                <w:rFonts w:ascii="宋体" w:hAnsi="宋体"/>
                <w:sz w:val="18"/>
                <w:szCs w:val="18"/>
              </w:rPr>
              <w:t>5</w:t>
            </w:r>
          </w:p>
        </w:tc>
        <w:tc>
          <w:tcPr>
            <w:tcW w:w="1134" w:type="dxa"/>
            <w:shd w:val="clear" w:color="auto" w:fill="auto"/>
            <w:hideMark/>
          </w:tcPr>
          <w:p w14:paraId="39039814" w14:textId="77777777" w:rsidR="00A5471B" w:rsidRPr="00901AA9" w:rsidRDefault="00A5471B" w:rsidP="00F21884">
            <w:pPr>
              <w:widowControl/>
              <w:jc w:val="left"/>
              <w:rPr>
                <w:rFonts w:ascii="宋体" w:hAnsi="宋体"/>
                <w:sz w:val="18"/>
                <w:szCs w:val="18"/>
              </w:rPr>
            </w:pPr>
            <w:r w:rsidRPr="00901AA9">
              <w:rPr>
                <w:rFonts w:ascii="宋体" w:hAnsi="宋体" w:cs="宋体" w:hint="eastAsia"/>
                <w:kern w:val="0"/>
                <w:sz w:val="18"/>
                <w:szCs w:val="18"/>
              </w:rPr>
              <w:t>是否允许手工记账</w:t>
            </w:r>
          </w:p>
        </w:tc>
        <w:tc>
          <w:tcPr>
            <w:tcW w:w="2717" w:type="dxa"/>
            <w:shd w:val="clear" w:color="auto" w:fill="auto"/>
            <w:hideMark/>
          </w:tcPr>
          <w:p w14:paraId="59EDFCB9" w14:textId="77777777" w:rsidR="00A5471B" w:rsidRPr="00901AA9" w:rsidRDefault="00A5471B" w:rsidP="00F21884">
            <w:pPr>
              <w:rPr>
                <w:rFonts w:ascii="宋体" w:hAnsi="宋体"/>
                <w:sz w:val="18"/>
                <w:szCs w:val="18"/>
              </w:rPr>
            </w:pPr>
            <w:r w:rsidRPr="00901AA9">
              <w:rPr>
                <w:rFonts w:ascii="宋体" w:hAnsi="宋体" w:hint="eastAsia"/>
                <w:sz w:val="18"/>
                <w:szCs w:val="18"/>
              </w:rPr>
              <w:t>Y-允许手工记账；</w:t>
            </w:r>
          </w:p>
          <w:p w14:paraId="1A052DA9" w14:textId="77777777" w:rsidR="00A5471B" w:rsidRPr="00901AA9" w:rsidRDefault="00A5471B" w:rsidP="00F21884">
            <w:pPr>
              <w:widowControl/>
              <w:rPr>
                <w:rFonts w:ascii="宋体" w:hAnsi="宋体"/>
                <w:sz w:val="18"/>
                <w:szCs w:val="18"/>
              </w:rPr>
            </w:pPr>
            <w:r w:rsidRPr="00901AA9">
              <w:rPr>
                <w:rFonts w:ascii="宋体" w:hAnsi="宋体" w:hint="eastAsia"/>
                <w:sz w:val="18"/>
                <w:szCs w:val="18"/>
              </w:rPr>
              <w:t xml:space="preserve">N-不允许手工记账； </w:t>
            </w:r>
          </w:p>
        </w:tc>
        <w:tc>
          <w:tcPr>
            <w:tcW w:w="1658" w:type="dxa"/>
            <w:shd w:val="clear" w:color="auto" w:fill="auto"/>
            <w:hideMark/>
          </w:tcPr>
          <w:p w14:paraId="53B567D0" w14:textId="77777777" w:rsidR="00A5471B" w:rsidRPr="00391CE5" w:rsidRDefault="00A5471B" w:rsidP="00F21884">
            <w:pPr>
              <w:widowControl/>
              <w:rPr>
                <w:rFonts w:ascii="宋体" w:hAnsi="宋体"/>
                <w:sz w:val="18"/>
                <w:szCs w:val="18"/>
              </w:rPr>
            </w:pPr>
          </w:p>
        </w:tc>
        <w:tc>
          <w:tcPr>
            <w:tcW w:w="2196" w:type="dxa"/>
            <w:shd w:val="clear" w:color="auto" w:fill="auto"/>
            <w:hideMark/>
          </w:tcPr>
          <w:p w14:paraId="715C71F9" w14:textId="77777777" w:rsidR="00A5471B" w:rsidRPr="000236DD" w:rsidRDefault="00A5471B" w:rsidP="00F21884">
            <w:pPr>
              <w:widowControl/>
              <w:rPr>
                <w:rFonts w:ascii="宋体" w:hAnsi="宋体"/>
                <w:sz w:val="18"/>
                <w:szCs w:val="18"/>
              </w:rPr>
            </w:pPr>
          </w:p>
        </w:tc>
      </w:tr>
      <w:tr w:rsidR="00A5471B" w:rsidRPr="00317154" w14:paraId="5A276879" w14:textId="77777777" w:rsidTr="005441B8">
        <w:trPr>
          <w:trHeight w:val="465"/>
        </w:trPr>
        <w:tc>
          <w:tcPr>
            <w:tcW w:w="724" w:type="dxa"/>
            <w:shd w:val="clear" w:color="auto" w:fill="auto"/>
            <w:hideMark/>
          </w:tcPr>
          <w:p w14:paraId="02048887" w14:textId="1B8D1D1C" w:rsidR="00A5471B" w:rsidRPr="00901AA9" w:rsidRDefault="00A5471B" w:rsidP="005441B8">
            <w:pPr>
              <w:widowControl/>
              <w:rPr>
                <w:rFonts w:ascii="宋体" w:hAnsi="宋体"/>
                <w:sz w:val="18"/>
                <w:szCs w:val="18"/>
              </w:rPr>
            </w:pPr>
            <w:r w:rsidRPr="00901AA9">
              <w:rPr>
                <w:rFonts w:ascii="宋体" w:hAnsi="宋体"/>
                <w:sz w:val="18"/>
                <w:szCs w:val="18"/>
              </w:rPr>
              <w:t>1</w:t>
            </w:r>
            <w:r w:rsidR="005441B8">
              <w:rPr>
                <w:rFonts w:ascii="宋体" w:hAnsi="宋体"/>
                <w:sz w:val="18"/>
                <w:szCs w:val="18"/>
              </w:rPr>
              <w:t>6</w:t>
            </w:r>
          </w:p>
        </w:tc>
        <w:tc>
          <w:tcPr>
            <w:tcW w:w="1134" w:type="dxa"/>
            <w:shd w:val="clear" w:color="auto" w:fill="auto"/>
            <w:hideMark/>
          </w:tcPr>
          <w:p w14:paraId="02F659BF" w14:textId="77777777" w:rsidR="00A5471B" w:rsidRPr="00901AA9" w:rsidRDefault="00A5471B" w:rsidP="00F21884">
            <w:pPr>
              <w:widowControl/>
              <w:jc w:val="left"/>
              <w:rPr>
                <w:rFonts w:ascii="宋体" w:hAnsi="宋体"/>
                <w:sz w:val="18"/>
                <w:szCs w:val="18"/>
              </w:rPr>
            </w:pPr>
            <w:r w:rsidRPr="00901AA9">
              <w:rPr>
                <w:rFonts w:ascii="宋体" w:hAnsi="宋体" w:hint="eastAsia"/>
                <w:sz w:val="18"/>
                <w:szCs w:val="18"/>
              </w:rPr>
              <w:t>联机更新标志</w:t>
            </w:r>
          </w:p>
        </w:tc>
        <w:tc>
          <w:tcPr>
            <w:tcW w:w="2717" w:type="dxa"/>
            <w:shd w:val="clear" w:color="auto" w:fill="auto"/>
            <w:hideMark/>
          </w:tcPr>
          <w:p w14:paraId="3FDDAF6D" w14:textId="77777777" w:rsidR="00A5471B" w:rsidRPr="00901AA9" w:rsidRDefault="00A5471B" w:rsidP="00F21884">
            <w:pPr>
              <w:rPr>
                <w:rFonts w:ascii="宋体" w:hAnsi="宋体"/>
                <w:sz w:val="18"/>
                <w:szCs w:val="18"/>
              </w:rPr>
            </w:pPr>
            <w:r w:rsidRPr="00901AA9">
              <w:rPr>
                <w:rFonts w:ascii="宋体" w:hAnsi="宋体"/>
                <w:sz w:val="18"/>
                <w:szCs w:val="18"/>
              </w:rPr>
              <w:t>Y－允许联机更新；</w:t>
            </w:r>
          </w:p>
          <w:p w14:paraId="2991F9B4" w14:textId="439E5789" w:rsidR="00386DE9" w:rsidRPr="00386DE9" w:rsidRDefault="00A5471B" w:rsidP="00F21884">
            <w:pPr>
              <w:widowControl/>
              <w:rPr>
                <w:rFonts w:ascii="宋体" w:hAnsi="宋体"/>
                <w:sz w:val="18"/>
                <w:szCs w:val="18"/>
              </w:rPr>
            </w:pPr>
            <w:r w:rsidRPr="00901AA9">
              <w:rPr>
                <w:rFonts w:ascii="宋体" w:hAnsi="宋体"/>
                <w:sz w:val="18"/>
                <w:szCs w:val="18"/>
              </w:rPr>
              <w:t>N－不允许联机更新</w:t>
            </w:r>
            <w:r w:rsidR="00386DE9">
              <w:rPr>
                <w:rFonts w:ascii="宋体" w:hAnsi="宋体" w:hint="eastAsia"/>
                <w:sz w:val="18"/>
                <w:szCs w:val="18"/>
              </w:rPr>
              <w:t>；</w:t>
            </w:r>
          </w:p>
        </w:tc>
        <w:tc>
          <w:tcPr>
            <w:tcW w:w="1658" w:type="dxa"/>
            <w:shd w:val="clear" w:color="auto" w:fill="auto"/>
            <w:hideMark/>
          </w:tcPr>
          <w:p w14:paraId="602540BC" w14:textId="2C90FB69" w:rsidR="00A5471B" w:rsidRPr="00901AA9" w:rsidRDefault="00386DE9" w:rsidP="00F21884">
            <w:pPr>
              <w:widowControl/>
              <w:rPr>
                <w:rFonts w:ascii="宋体" w:hAnsi="宋体"/>
                <w:sz w:val="18"/>
                <w:szCs w:val="18"/>
              </w:rPr>
            </w:pPr>
            <w:r>
              <w:rPr>
                <w:rFonts w:ascii="宋体" w:hAnsi="宋体" w:hint="eastAsia"/>
                <w:sz w:val="18"/>
                <w:szCs w:val="18"/>
              </w:rPr>
              <w:t>如果选择N,余额红字标识必须选择Y.</w:t>
            </w:r>
          </w:p>
        </w:tc>
        <w:tc>
          <w:tcPr>
            <w:tcW w:w="2196" w:type="dxa"/>
            <w:shd w:val="clear" w:color="auto" w:fill="auto"/>
            <w:hideMark/>
          </w:tcPr>
          <w:p w14:paraId="10315E0B" w14:textId="77777777" w:rsidR="00A5471B" w:rsidRDefault="00A5471B" w:rsidP="00F21884">
            <w:pPr>
              <w:widowControl/>
              <w:rPr>
                <w:rFonts w:ascii="宋体" w:hAnsi="宋体"/>
                <w:sz w:val="18"/>
                <w:szCs w:val="18"/>
              </w:rPr>
            </w:pPr>
            <w:r w:rsidRPr="00901AA9">
              <w:rPr>
                <w:rFonts w:ascii="宋体" w:hAnsi="宋体" w:hint="eastAsia"/>
                <w:sz w:val="18"/>
                <w:szCs w:val="18"/>
              </w:rPr>
              <w:t>允许修改，同时同步修改</w:t>
            </w:r>
            <w:proofErr w:type="gramStart"/>
            <w:r>
              <w:rPr>
                <w:rFonts w:ascii="宋体" w:hAnsi="宋体" w:hint="eastAsia"/>
                <w:sz w:val="18"/>
                <w:szCs w:val="18"/>
              </w:rPr>
              <w:t>内部户</w:t>
            </w:r>
            <w:r w:rsidRPr="00901AA9">
              <w:rPr>
                <w:rFonts w:ascii="宋体" w:hAnsi="宋体" w:hint="eastAsia"/>
                <w:sz w:val="18"/>
                <w:szCs w:val="18"/>
              </w:rPr>
              <w:t>层</w:t>
            </w:r>
            <w:proofErr w:type="gramEnd"/>
            <w:r w:rsidRPr="00901AA9">
              <w:rPr>
                <w:rFonts w:ascii="宋体" w:hAnsi="宋体" w:hint="eastAsia"/>
                <w:sz w:val="18"/>
                <w:szCs w:val="18"/>
              </w:rPr>
              <w:t>。</w:t>
            </w:r>
          </w:p>
          <w:p w14:paraId="50F17522" w14:textId="2A813414" w:rsidR="00386DE9" w:rsidRPr="00901AA9" w:rsidRDefault="00386DE9" w:rsidP="006B17E5">
            <w:pPr>
              <w:widowControl/>
              <w:rPr>
                <w:rFonts w:ascii="宋体" w:hAnsi="宋体"/>
                <w:sz w:val="18"/>
                <w:szCs w:val="18"/>
              </w:rPr>
            </w:pPr>
            <w:r>
              <w:rPr>
                <w:rFonts w:ascii="宋体" w:hAnsi="宋体" w:hint="eastAsia"/>
                <w:sz w:val="18"/>
                <w:szCs w:val="18"/>
              </w:rPr>
              <w:t>如果选择N,余额红字标识必须选择Y.</w:t>
            </w:r>
            <w:r w:rsidR="006B17E5" w:rsidDel="006B17E5">
              <w:rPr>
                <w:rFonts w:ascii="Tahoma" w:hAnsi="Tahoma" w:cs="Tahoma"/>
                <w:sz w:val="17"/>
                <w:szCs w:val="17"/>
              </w:rPr>
              <w:t xml:space="preserve"> </w:t>
            </w:r>
          </w:p>
        </w:tc>
      </w:tr>
      <w:tr w:rsidR="000D790D" w:rsidRPr="00317154" w14:paraId="079B8951" w14:textId="77777777" w:rsidTr="005441B8">
        <w:trPr>
          <w:trHeight w:val="715"/>
        </w:trPr>
        <w:tc>
          <w:tcPr>
            <w:tcW w:w="724" w:type="dxa"/>
            <w:shd w:val="clear" w:color="auto" w:fill="auto"/>
          </w:tcPr>
          <w:p w14:paraId="0E494A9C" w14:textId="28EBEB31" w:rsidR="000D790D" w:rsidRPr="000D790D" w:rsidRDefault="000D790D" w:rsidP="005441B8">
            <w:pPr>
              <w:widowControl/>
              <w:rPr>
                <w:rFonts w:ascii="宋体" w:hAnsi="宋体"/>
                <w:sz w:val="18"/>
                <w:szCs w:val="18"/>
                <w:highlight w:val="yellow"/>
              </w:rPr>
            </w:pPr>
            <w:r w:rsidRPr="000D790D">
              <w:rPr>
                <w:rFonts w:ascii="宋体" w:hAnsi="宋体" w:hint="eastAsia"/>
                <w:sz w:val="18"/>
                <w:szCs w:val="18"/>
                <w:highlight w:val="yellow"/>
              </w:rPr>
              <w:t>1</w:t>
            </w:r>
            <w:r w:rsidRPr="000D790D">
              <w:rPr>
                <w:rFonts w:ascii="宋体" w:hAnsi="宋体"/>
                <w:sz w:val="18"/>
                <w:szCs w:val="18"/>
                <w:highlight w:val="yellow"/>
              </w:rPr>
              <w:t>7</w:t>
            </w:r>
          </w:p>
        </w:tc>
        <w:tc>
          <w:tcPr>
            <w:tcW w:w="1134" w:type="dxa"/>
            <w:shd w:val="clear" w:color="auto" w:fill="auto"/>
          </w:tcPr>
          <w:p w14:paraId="2CBFEE22" w14:textId="539D5CE7" w:rsidR="000D790D" w:rsidRPr="000D790D" w:rsidRDefault="000D790D" w:rsidP="00F21884">
            <w:pPr>
              <w:widowControl/>
              <w:jc w:val="left"/>
              <w:rPr>
                <w:rFonts w:ascii="宋体" w:hAnsi="宋体"/>
                <w:sz w:val="18"/>
                <w:szCs w:val="18"/>
                <w:highlight w:val="yellow"/>
              </w:rPr>
            </w:pPr>
            <w:r w:rsidRPr="000D790D">
              <w:rPr>
                <w:rFonts w:ascii="宋体" w:hAnsi="宋体" w:hint="eastAsia"/>
                <w:sz w:val="18"/>
                <w:szCs w:val="18"/>
                <w:highlight w:val="yellow"/>
              </w:rPr>
              <w:t>热点账户标识</w:t>
            </w:r>
          </w:p>
        </w:tc>
        <w:tc>
          <w:tcPr>
            <w:tcW w:w="2717" w:type="dxa"/>
            <w:shd w:val="clear" w:color="auto" w:fill="auto"/>
          </w:tcPr>
          <w:p w14:paraId="364D217D" w14:textId="77777777" w:rsidR="000D790D" w:rsidRPr="000D790D" w:rsidRDefault="000D790D" w:rsidP="000D790D">
            <w:pPr>
              <w:pBdr>
                <w:bottom w:val="single" w:sz="4" w:space="0" w:color="auto"/>
                <w:right w:val="single" w:sz="4" w:space="1" w:color="auto"/>
              </w:pBdr>
              <w:rPr>
                <w:rFonts w:ascii="宋体" w:hAnsi="宋体"/>
                <w:sz w:val="18"/>
                <w:szCs w:val="18"/>
                <w:highlight w:val="yellow"/>
              </w:rPr>
            </w:pPr>
            <w:r w:rsidRPr="000D790D">
              <w:rPr>
                <w:rFonts w:ascii="宋体" w:hAnsi="宋体"/>
                <w:sz w:val="18"/>
                <w:szCs w:val="18"/>
                <w:highlight w:val="yellow"/>
              </w:rPr>
              <w:t>H-热点账户</w:t>
            </w:r>
          </w:p>
          <w:p w14:paraId="5A1F4F50" w14:textId="480A91CD" w:rsidR="000D790D" w:rsidRPr="000D790D" w:rsidRDefault="000D790D" w:rsidP="000D790D">
            <w:pPr>
              <w:rPr>
                <w:rFonts w:ascii="宋体" w:hAnsi="宋体"/>
                <w:sz w:val="18"/>
                <w:szCs w:val="18"/>
                <w:highlight w:val="yellow"/>
              </w:rPr>
            </w:pPr>
            <w:r w:rsidRPr="000D790D">
              <w:rPr>
                <w:rFonts w:ascii="宋体" w:hAnsi="宋体"/>
                <w:sz w:val="18"/>
                <w:szCs w:val="18"/>
                <w:highlight w:val="yellow"/>
              </w:rPr>
              <w:t>N-普通账户</w:t>
            </w:r>
          </w:p>
        </w:tc>
        <w:tc>
          <w:tcPr>
            <w:tcW w:w="1658" w:type="dxa"/>
            <w:shd w:val="clear" w:color="auto" w:fill="auto"/>
          </w:tcPr>
          <w:p w14:paraId="7E329C68" w14:textId="32C1FA1E" w:rsidR="000D790D" w:rsidRPr="000D790D" w:rsidRDefault="000D790D" w:rsidP="00F21884">
            <w:pPr>
              <w:widowControl/>
              <w:rPr>
                <w:rFonts w:ascii="宋体" w:hAnsi="宋体"/>
                <w:sz w:val="18"/>
                <w:szCs w:val="18"/>
                <w:highlight w:val="yellow"/>
              </w:rPr>
            </w:pPr>
            <w:r w:rsidRPr="000D790D">
              <w:rPr>
                <w:rFonts w:ascii="宋体" w:hAnsi="宋体" w:hint="eastAsia"/>
                <w:sz w:val="18"/>
                <w:szCs w:val="18"/>
                <w:highlight w:val="yellow"/>
              </w:rPr>
              <w:t>只有联机更新标志为“Y</w:t>
            </w:r>
            <w:r w:rsidRPr="000D790D">
              <w:rPr>
                <w:rFonts w:ascii="宋体" w:hAnsi="宋体"/>
                <w:sz w:val="18"/>
                <w:szCs w:val="18"/>
                <w:highlight w:val="yellow"/>
              </w:rPr>
              <w:t>”的才允许热点账户标识选择</w:t>
            </w:r>
            <w:r w:rsidRPr="000D790D">
              <w:rPr>
                <w:rFonts w:ascii="宋体" w:hAnsi="宋体" w:hint="eastAsia"/>
                <w:sz w:val="18"/>
                <w:szCs w:val="18"/>
                <w:highlight w:val="yellow"/>
              </w:rPr>
              <w:t>“</w:t>
            </w:r>
            <w:r w:rsidRPr="000D790D">
              <w:rPr>
                <w:rFonts w:ascii="宋体" w:hAnsi="宋体"/>
                <w:sz w:val="18"/>
                <w:szCs w:val="18"/>
                <w:highlight w:val="yellow"/>
              </w:rPr>
              <w:t>H”</w:t>
            </w:r>
          </w:p>
        </w:tc>
        <w:tc>
          <w:tcPr>
            <w:tcW w:w="2196" w:type="dxa"/>
            <w:shd w:val="clear" w:color="auto" w:fill="auto"/>
          </w:tcPr>
          <w:p w14:paraId="5C0D32A5" w14:textId="77777777" w:rsidR="000D790D" w:rsidRDefault="000D790D" w:rsidP="00F21884">
            <w:pPr>
              <w:widowControl/>
              <w:rPr>
                <w:rFonts w:ascii="宋体" w:hAnsi="宋体"/>
                <w:sz w:val="18"/>
                <w:szCs w:val="18"/>
                <w:highlight w:val="yellow"/>
              </w:rPr>
            </w:pPr>
            <w:r w:rsidRPr="000D790D">
              <w:rPr>
                <w:rFonts w:ascii="宋体" w:hAnsi="宋体"/>
                <w:sz w:val="18"/>
                <w:szCs w:val="18"/>
                <w:highlight w:val="yellow"/>
              </w:rPr>
              <w:t>允许修改</w:t>
            </w:r>
            <w:r>
              <w:rPr>
                <w:rFonts w:ascii="宋体" w:hAnsi="宋体" w:hint="eastAsia"/>
                <w:sz w:val="18"/>
                <w:szCs w:val="18"/>
                <w:highlight w:val="yellow"/>
              </w:rPr>
              <w:t>。</w:t>
            </w:r>
          </w:p>
          <w:p w14:paraId="76A734A5" w14:textId="6D240F2A" w:rsidR="000D790D" w:rsidRPr="000D790D" w:rsidRDefault="000D790D" w:rsidP="000D790D">
            <w:pPr>
              <w:widowControl/>
              <w:rPr>
                <w:rFonts w:ascii="宋体" w:hAnsi="宋体"/>
                <w:sz w:val="18"/>
                <w:szCs w:val="18"/>
                <w:highlight w:val="yellow"/>
              </w:rPr>
            </w:pPr>
            <w:r w:rsidRPr="000D790D">
              <w:rPr>
                <w:rFonts w:ascii="宋体" w:hAnsi="宋体" w:hint="eastAsia"/>
                <w:sz w:val="18"/>
                <w:szCs w:val="18"/>
                <w:highlight w:val="yellow"/>
              </w:rPr>
              <w:t>从普通账户</w:t>
            </w:r>
            <w:proofErr w:type="gramStart"/>
            <w:r w:rsidRPr="000D790D">
              <w:rPr>
                <w:rFonts w:ascii="宋体" w:hAnsi="宋体" w:hint="eastAsia"/>
                <w:sz w:val="18"/>
                <w:szCs w:val="18"/>
                <w:highlight w:val="yellow"/>
              </w:rPr>
              <w:t>改为热点</w:t>
            </w:r>
            <w:proofErr w:type="gramEnd"/>
            <w:r w:rsidRPr="000D790D">
              <w:rPr>
                <w:rFonts w:ascii="宋体" w:hAnsi="宋体" w:hint="eastAsia"/>
                <w:sz w:val="18"/>
                <w:szCs w:val="18"/>
                <w:highlight w:val="yellow"/>
              </w:rPr>
              <w:t>账户实时生效，若从热点账户改为普通账户需要次日生效。</w:t>
            </w:r>
          </w:p>
        </w:tc>
      </w:tr>
      <w:tr w:rsidR="000D790D" w:rsidRPr="00317154" w14:paraId="6F7A074A" w14:textId="77777777" w:rsidTr="005441B8">
        <w:trPr>
          <w:trHeight w:val="715"/>
        </w:trPr>
        <w:tc>
          <w:tcPr>
            <w:tcW w:w="724" w:type="dxa"/>
            <w:shd w:val="clear" w:color="auto" w:fill="auto"/>
            <w:hideMark/>
          </w:tcPr>
          <w:p w14:paraId="34DFE2F8" w14:textId="447BBD91" w:rsidR="000D790D" w:rsidRPr="00901AA9" w:rsidRDefault="000D790D" w:rsidP="000D790D">
            <w:pPr>
              <w:widowControl/>
              <w:rPr>
                <w:rFonts w:ascii="宋体" w:hAnsi="宋体"/>
                <w:sz w:val="18"/>
                <w:szCs w:val="18"/>
              </w:rPr>
            </w:pPr>
            <w:r>
              <w:rPr>
                <w:rFonts w:ascii="宋体" w:hAnsi="宋体" w:hint="eastAsia"/>
                <w:sz w:val="18"/>
                <w:szCs w:val="18"/>
              </w:rPr>
              <w:t>18</w:t>
            </w:r>
          </w:p>
        </w:tc>
        <w:tc>
          <w:tcPr>
            <w:tcW w:w="1134" w:type="dxa"/>
            <w:shd w:val="clear" w:color="auto" w:fill="auto"/>
            <w:hideMark/>
          </w:tcPr>
          <w:p w14:paraId="0C1304FC" w14:textId="77777777" w:rsidR="000D790D" w:rsidRPr="00901AA9" w:rsidRDefault="000D790D" w:rsidP="000D790D">
            <w:pPr>
              <w:widowControl/>
              <w:jc w:val="left"/>
              <w:rPr>
                <w:rFonts w:ascii="宋体" w:hAnsi="宋体"/>
                <w:sz w:val="18"/>
                <w:szCs w:val="18"/>
              </w:rPr>
            </w:pPr>
            <w:r w:rsidRPr="005E259C">
              <w:rPr>
                <w:rFonts w:ascii="宋体" w:hAnsi="宋体" w:hint="eastAsia"/>
                <w:sz w:val="18"/>
                <w:szCs w:val="18"/>
              </w:rPr>
              <w:t>卡片核算标志</w:t>
            </w:r>
          </w:p>
        </w:tc>
        <w:tc>
          <w:tcPr>
            <w:tcW w:w="2717" w:type="dxa"/>
            <w:shd w:val="clear" w:color="auto" w:fill="auto"/>
            <w:hideMark/>
          </w:tcPr>
          <w:p w14:paraId="50B2F690" w14:textId="77777777" w:rsidR="000D790D" w:rsidRPr="00032E3D" w:rsidRDefault="000D790D" w:rsidP="000D790D">
            <w:pPr>
              <w:rPr>
                <w:rFonts w:ascii="宋体" w:hAnsi="宋体"/>
                <w:sz w:val="18"/>
                <w:szCs w:val="18"/>
              </w:rPr>
            </w:pPr>
            <w:r w:rsidRPr="005E259C">
              <w:rPr>
                <w:rFonts w:ascii="宋体" w:hAnsi="宋体"/>
                <w:sz w:val="18"/>
                <w:szCs w:val="18"/>
              </w:rPr>
              <w:t xml:space="preserve">Y－设卡片核算；  </w:t>
            </w:r>
          </w:p>
          <w:p w14:paraId="7CA9C2EF" w14:textId="77777777" w:rsidR="000D790D" w:rsidRPr="00901AA9" w:rsidRDefault="000D790D" w:rsidP="000D790D">
            <w:pPr>
              <w:widowControl/>
              <w:rPr>
                <w:rFonts w:ascii="宋体" w:hAnsi="宋体"/>
                <w:sz w:val="18"/>
                <w:szCs w:val="18"/>
              </w:rPr>
            </w:pPr>
            <w:r>
              <w:rPr>
                <w:rFonts w:ascii="宋体" w:hAnsi="宋体" w:hint="eastAsia"/>
                <w:sz w:val="18"/>
                <w:szCs w:val="18"/>
              </w:rPr>
              <w:t>N</w:t>
            </w:r>
            <w:r w:rsidRPr="005E259C">
              <w:rPr>
                <w:rFonts w:ascii="宋体" w:hAnsi="宋体" w:hint="eastAsia"/>
                <w:sz w:val="18"/>
                <w:szCs w:val="18"/>
              </w:rPr>
              <w:t>－不设卡片核算</w:t>
            </w:r>
          </w:p>
        </w:tc>
        <w:tc>
          <w:tcPr>
            <w:tcW w:w="1658" w:type="dxa"/>
            <w:shd w:val="clear" w:color="auto" w:fill="auto"/>
            <w:hideMark/>
          </w:tcPr>
          <w:p w14:paraId="17A835C0" w14:textId="77777777" w:rsidR="000D790D" w:rsidRPr="00901AA9" w:rsidRDefault="000D790D" w:rsidP="000D790D">
            <w:pPr>
              <w:widowControl/>
              <w:rPr>
                <w:rFonts w:ascii="宋体" w:hAnsi="宋体"/>
                <w:sz w:val="18"/>
                <w:szCs w:val="18"/>
              </w:rPr>
            </w:pPr>
            <w:r w:rsidRPr="005E259C">
              <w:rPr>
                <w:rFonts w:ascii="宋体" w:hAnsi="宋体" w:hint="eastAsia"/>
                <w:sz w:val="18"/>
                <w:szCs w:val="18"/>
              </w:rPr>
              <w:t xml:space="preserve">　</w:t>
            </w:r>
          </w:p>
        </w:tc>
        <w:tc>
          <w:tcPr>
            <w:tcW w:w="2196" w:type="dxa"/>
            <w:shd w:val="clear" w:color="auto" w:fill="auto"/>
            <w:hideMark/>
          </w:tcPr>
          <w:p w14:paraId="2B22C205" w14:textId="77777777" w:rsidR="000D790D" w:rsidRPr="00901AA9" w:rsidRDefault="000D790D" w:rsidP="000D790D">
            <w:pPr>
              <w:widowControl/>
              <w:rPr>
                <w:rFonts w:ascii="宋体" w:hAnsi="宋体"/>
                <w:sz w:val="18"/>
                <w:szCs w:val="18"/>
              </w:rPr>
            </w:pPr>
            <w:r w:rsidRPr="005E259C">
              <w:rPr>
                <w:rFonts w:ascii="宋体" w:hAnsi="宋体" w:hint="eastAsia"/>
                <w:sz w:val="18"/>
                <w:szCs w:val="18"/>
              </w:rPr>
              <w:t>允许修改，同时同步修改</w:t>
            </w:r>
            <w:proofErr w:type="gramStart"/>
            <w:r>
              <w:rPr>
                <w:rFonts w:ascii="宋体" w:hAnsi="宋体" w:hint="eastAsia"/>
                <w:sz w:val="18"/>
                <w:szCs w:val="18"/>
              </w:rPr>
              <w:t>内部户</w:t>
            </w:r>
            <w:r w:rsidRPr="005E259C">
              <w:rPr>
                <w:rFonts w:ascii="宋体" w:hAnsi="宋体" w:hint="eastAsia"/>
                <w:sz w:val="18"/>
                <w:szCs w:val="18"/>
              </w:rPr>
              <w:t>层</w:t>
            </w:r>
            <w:proofErr w:type="gramEnd"/>
            <w:r w:rsidRPr="005E259C">
              <w:rPr>
                <w:rFonts w:ascii="宋体" w:hAnsi="宋体" w:hint="eastAsia"/>
                <w:sz w:val="18"/>
                <w:szCs w:val="18"/>
              </w:rPr>
              <w:t>。</w:t>
            </w:r>
          </w:p>
        </w:tc>
      </w:tr>
      <w:tr w:rsidR="000D790D" w:rsidRPr="00317154" w14:paraId="074071B0" w14:textId="77777777" w:rsidTr="005441B8">
        <w:trPr>
          <w:trHeight w:val="1232"/>
        </w:trPr>
        <w:tc>
          <w:tcPr>
            <w:tcW w:w="724" w:type="dxa"/>
            <w:shd w:val="clear" w:color="auto" w:fill="auto"/>
            <w:hideMark/>
          </w:tcPr>
          <w:p w14:paraId="37769B0B" w14:textId="399E168B" w:rsidR="000D790D" w:rsidRPr="00901AA9" w:rsidRDefault="000D790D" w:rsidP="000D790D">
            <w:pPr>
              <w:widowControl/>
              <w:rPr>
                <w:rFonts w:ascii="宋体" w:hAnsi="宋体"/>
                <w:sz w:val="18"/>
                <w:szCs w:val="18"/>
              </w:rPr>
            </w:pPr>
            <w:r>
              <w:rPr>
                <w:rFonts w:ascii="宋体" w:hAnsi="宋体"/>
                <w:sz w:val="18"/>
                <w:szCs w:val="18"/>
              </w:rPr>
              <w:t>19</w:t>
            </w:r>
          </w:p>
        </w:tc>
        <w:tc>
          <w:tcPr>
            <w:tcW w:w="1134" w:type="dxa"/>
            <w:shd w:val="clear" w:color="auto" w:fill="auto"/>
            <w:hideMark/>
          </w:tcPr>
          <w:p w14:paraId="5C26C3E5" w14:textId="77777777" w:rsidR="000D790D" w:rsidRPr="00901AA9" w:rsidRDefault="000D790D" w:rsidP="000D790D">
            <w:pPr>
              <w:widowControl/>
              <w:jc w:val="left"/>
              <w:rPr>
                <w:rFonts w:ascii="宋体" w:hAnsi="宋体"/>
                <w:sz w:val="18"/>
                <w:szCs w:val="18"/>
              </w:rPr>
            </w:pPr>
            <w:r w:rsidRPr="00901AA9">
              <w:rPr>
                <w:rFonts w:ascii="宋体" w:hAnsi="宋体" w:hint="eastAsia"/>
                <w:sz w:val="18"/>
                <w:szCs w:val="18"/>
              </w:rPr>
              <w:t>借方限制额度</w:t>
            </w:r>
          </w:p>
        </w:tc>
        <w:tc>
          <w:tcPr>
            <w:tcW w:w="2717" w:type="dxa"/>
            <w:shd w:val="clear" w:color="auto" w:fill="auto"/>
            <w:hideMark/>
          </w:tcPr>
          <w:p w14:paraId="56360C4B" w14:textId="39B7A56E" w:rsidR="000D790D" w:rsidRPr="00901AA9" w:rsidRDefault="000D790D" w:rsidP="000D790D">
            <w:pPr>
              <w:widowControl/>
              <w:rPr>
                <w:rFonts w:ascii="宋体" w:hAnsi="宋体"/>
                <w:sz w:val="18"/>
                <w:szCs w:val="18"/>
              </w:rPr>
            </w:pPr>
            <w:r>
              <w:rPr>
                <w:rFonts w:ascii="宋体" w:hAnsi="宋体" w:hint="eastAsia"/>
                <w:sz w:val="18"/>
                <w:szCs w:val="18"/>
              </w:rPr>
              <w:t>全9代表</w:t>
            </w:r>
            <w:proofErr w:type="gramStart"/>
            <w:r>
              <w:rPr>
                <w:rFonts w:ascii="宋体" w:hAnsi="宋体" w:hint="eastAsia"/>
                <w:sz w:val="18"/>
                <w:szCs w:val="18"/>
              </w:rPr>
              <w:t>不</w:t>
            </w:r>
            <w:proofErr w:type="gramEnd"/>
            <w:r>
              <w:rPr>
                <w:rFonts w:ascii="宋体" w:hAnsi="宋体" w:hint="eastAsia"/>
                <w:sz w:val="18"/>
                <w:szCs w:val="18"/>
              </w:rPr>
              <w:t>限额，其他代表限额额度</w:t>
            </w:r>
            <w:r w:rsidRPr="00901AA9">
              <w:rPr>
                <w:rFonts w:ascii="宋体" w:hAnsi="宋体"/>
                <w:sz w:val="18"/>
                <w:szCs w:val="18"/>
              </w:rPr>
              <w:br/>
            </w:r>
            <w:r w:rsidRPr="00901AA9">
              <w:rPr>
                <w:rFonts w:ascii="宋体" w:hAnsi="宋体"/>
                <w:sz w:val="18"/>
                <w:szCs w:val="18"/>
              </w:rPr>
              <w:br/>
            </w:r>
            <w:r w:rsidRPr="00901AA9">
              <w:rPr>
                <w:rFonts w:ascii="宋体" w:hAnsi="宋体" w:hint="eastAsia"/>
                <w:sz w:val="18"/>
                <w:szCs w:val="18"/>
              </w:rPr>
              <w:t>如果超限，交易拒绝。</w:t>
            </w:r>
          </w:p>
        </w:tc>
        <w:tc>
          <w:tcPr>
            <w:tcW w:w="1658" w:type="dxa"/>
            <w:shd w:val="clear" w:color="auto" w:fill="auto"/>
            <w:hideMark/>
          </w:tcPr>
          <w:p w14:paraId="72828CDC"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 xml:space="preserve">　</w:t>
            </w:r>
          </w:p>
        </w:tc>
        <w:tc>
          <w:tcPr>
            <w:tcW w:w="2196" w:type="dxa"/>
            <w:shd w:val="clear" w:color="auto" w:fill="auto"/>
            <w:hideMark/>
          </w:tcPr>
          <w:p w14:paraId="1562B82E" w14:textId="77777777" w:rsidR="000D790D" w:rsidRPr="007A29D9" w:rsidRDefault="000D790D" w:rsidP="000D790D">
            <w:pPr>
              <w:widowControl/>
              <w:rPr>
                <w:rFonts w:ascii="宋体" w:hAnsi="宋体"/>
                <w:sz w:val="18"/>
                <w:szCs w:val="18"/>
              </w:rPr>
            </w:pPr>
            <w:r w:rsidRPr="00901AA9">
              <w:rPr>
                <w:rFonts w:ascii="宋体" w:hAnsi="宋体" w:hint="eastAsia"/>
                <w:sz w:val="18"/>
                <w:szCs w:val="18"/>
              </w:rPr>
              <w:t>可以修改，只影响后面新增的</w:t>
            </w:r>
            <w:r>
              <w:rPr>
                <w:rFonts w:ascii="宋体" w:hAnsi="宋体" w:hint="eastAsia"/>
                <w:sz w:val="18"/>
                <w:szCs w:val="18"/>
              </w:rPr>
              <w:t>内部户</w:t>
            </w:r>
            <w:r w:rsidRPr="00901AA9">
              <w:rPr>
                <w:rFonts w:ascii="宋体" w:hAnsi="宋体" w:hint="eastAsia"/>
                <w:sz w:val="18"/>
                <w:szCs w:val="18"/>
              </w:rPr>
              <w:t>；</w:t>
            </w:r>
            <w:r w:rsidRPr="00901AA9">
              <w:rPr>
                <w:rFonts w:ascii="宋体" w:hAnsi="宋体"/>
                <w:sz w:val="18"/>
                <w:szCs w:val="18"/>
              </w:rPr>
              <w:br/>
            </w:r>
            <w:r w:rsidRPr="00447592">
              <w:rPr>
                <w:rFonts w:ascii="宋体" w:hAnsi="宋体" w:hint="eastAsia"/>
                <w:sz w:val="18"/>
                <w:szCs w:val="18"/>
              </w:rPr>
              <w:t>输入负数表示是透支额度；</w:t>
            </w:r>
            <w:r w:rsidRPr="00447592">
              <w:rPr>
                <w:rFonts w:ascii="宋体" w:hAnsi="宋体"/>
                <w:sz w:val="18"/>
                <w:szCs w:val="18"/>
              </w:rPr>
              <w:br/>
            </w:r>
            <w:r w:rsidRPr="00AB0E7E">
              <w:rPr>
                <w:rFonts w:ascii="宋体" w:hAnsi="宋体" w:hint="eastAsia"/>
                <w:sz w:val="18"/>
                <w:szCs w:val="18"/>
              </w:rPr>
              <w:t>当额度改小时，如果</w:t>
            </w:r>
            <w:proofErr w:type="gramStart"/>
            <w:r>
              <w:rPr>
                <w:rFonts w:ascii="宋体" w:hAnsi="宋体" w:hint="eastAsia"/>
                <w:sz w:val="18"/>
                <w:szCs w:val="18"/>
              </w:rPr>
              <w:t>内部户</w:t>
            </w:r>
            <w:proofErr w:type="gramEnd"/>
            <w:r w:rsidRPr="00AB0E7E">
              <w:rPr>
                <w:rFonts w:ascii="宋体" w:hAnsi="宋体" w:hint="eastAsia"/>
                <w:sz w:val="18"/>
                <w:szCs w:val="18"/>
              </w:rPr>
              <w:t>余额超过限额，报</w:t>
            </w:r>
            <w:proofErr w:type="gramStart"/>
            <w:r w:rsidRPr="00AB0E7E">
              <w:rPr>
                <w:rFonts w:ascii="宋体" w:hAnsi="宋体" w:hint="eastAsia"/>
                <w:sz w:val="18"/>
                <w:szCs w:val="18"/>
              </w:rPr>
              <w:t>错交易</w:t>
            </w:r>
            <w:proofErr w:type="gramEnd"/>
            <w:r w:rsidRPr="00AB0E7E">
              <w:rPr>
                <w:rFonts w:ascii="宋体" w:hAnsi="宋体" w:hint="eastAsia"/>
                <w:sz w:val="18"/>
                <w:szCs w:val="18"/>
              </w:rPr>
              <w:t>拒绝。</w:t>
            </w:r>
          </w:p>
        </w:tc>
      </w:tr>
      <w:tr w:rsidR="000D790D" w:rsidRPr="00317154" w14:paraId="62D40005" w14:textId="77777777" w:rsidTr="005441B8">
        <w:trPr>
          <w:trHeight w:val="903"/>
        </w:trPr>
        <w:tc>
          <w:tcPr>
            <w:tcW w:w="724" w:type="dxa"/>
            <w:shd w:val="clear" w:color="auto" w:fill="auto"/>
            <w:hideMark/>
          </w:tcPr>
          <w:p w14:paraId="4E563086" w14:textId="50D54FF4" w:rsidR="000D790D" w:rsidRPr="00901AA9" w:rsidRDefault="000D790D" w:rsidP="000D790D">
            <w:pPr>
              <w:widowControl/>
              <w:rPr>
                <w:rFonts w:ascii="宋体" w:hAnsi="宋体"/>
                <w:sz w:val="18"/>
                <w:szCs w:val="18"/>
              </w:rPr>
            </w:pPr>
            <w:r>
              <w:rPr>
                <w:rFonts w:ascii="宋体" w:hAnsi="宋体"/>
                <w:sz w:val="18"/>
                <w:szCs w:val="18"/>
              </w:rPr>
              <w:t>20</w:t>
            </w:r>
          </w:p>
        </w:tc>
        <w:tc>
          <w:tcPr>
            <w:tcW w:w="1134" w:type="dxa"/>
            <w:shd w:val="clear" w:color="auto" w:fill="auto"/>
            <w:hideMark/>
          </w:tcPr>
          <w:p w14:paraId="5B905860" w14:textId="77777777" w:rsidR="000D790D" w:rsidRPr="00901AA9" w:rsidRDefault="000D790D" w:rsidP="000D790D">
            <w:pPr>
              <w:widowControl/>
              <w:jc w:val="left"/>
              <w:rPr>
                <w:rFonts w:ascii="宋体" w:hAnsi="宋体"/>
                <w:sz w:val="18"/>
                <w:szCs w:val="18"/>
              </w:rPr>
            </w:pPr>
            <w:r w:rsidRPr="00901AA9">
              <w:rPr>
                <w:rFonts w:ascii="宋体" w:hAnsi="宋体" w:hint="eastAsia"/>
                <w:sz w:val="18"/>
                <w:szCs w:val="18"/>
              </w:rPr>
              <w:t>贷方限制额度</w:t>
            </w:r>
          </w:p>
        </w:tc>
        <w:tc>
          <w:tcPr>
            <w:tcW w:w="2717" w:type="dxa"/>
            <w:shd w:val="clear" w:color="auto" w:fill="auto"/>
            <w:hideMark/>
          </w:tcPr>
          <w:p w14:paraId="4B9B3098" w14:textId="55522F59" w:rsidR="000D790D" w:rsidRPr="00901AA9" w:rsidRDefault="000D790D" w:rsidP="000D790D">
            <w:pPr>
              <w:widowControl/>
              <w:rPr>
                <w:rFonts w:ascii="宋体" w:hAnsi="宋体"/>
                <w:sz w:val="18"/>
                <w:szCs w:val="18"/>
              </w:rPr>
            </w:pPr>
            <w:r>
              <w:rPr>
                <w:rFonts w:ascii="宋体" w:hAnsi="宋体" w:hint="eastAsia"/>
                <w:sz w:val="18"/>
                <w:szCs w:val="18"/>
              </w:rPr>
              <w:t>全9代表</w:t>
            </w:r>
            <w:proofErr w:type="gramStart"/>
            <w:r>
              <w:rPr>
                <w:rFonts w:ascii="宋体" w:hAnsi="宋体" w:hint="eastAsia"/>
                <w:sz w:val="18"/>
                <w:szCs w:val="18"/>
              </w:rPr>
              <w:t>不</w:t>
            </w:r>
            <w:proofErr w:type="gramEnd"/>
            <w:r>
              <w:rPr>
                <w:rFonts w:ascii="宋体" w:hAnsi="宋体" w:hint="eastAsia"/>
                <w:sz w:val="18"/>
                <w:szCs w:val="18"/>
              </w:rPr>
              <w:t>限额，其他代表限额额度。</w:t>
            </w:r>
            <w:r w:rsidRPr="00901AA9">
              <w:rPr>
                <w:rFonts w:ascii="宋体" w:hAnsi="宋体" w:hint="eastAsia"/>
                <w:sz w:val="18"/>
                <w:szCs w:val="18"/>
              </w:rPr>
              <w:t>如果超限，交易拒绝。</w:t>
            </w:r>
          </w:p>
        </w:tc>
        <w:tc>
          <w:tcPr>
            <w:tcW w:w="1658" w:type="dxa"/>
            <w:shd w:val="clear" w:color="auto" w:fill="auto"/>
            <w:hideMark/>
          </w:tcPr>
          <w:p w14:paraId="1BA40945"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 xml:space="preserve">　</w:t>
            </w:r>
          </w:p>
        </w:tc>
        <w:tc>
          <w:tcPr>
            <w:tcW w:w="2196" w:type="dxa"/>
            <w:shd w:val="clear" w:color="auto" w:fill="auto"/>
            <w:hideMark/>
          </w:tcPr>
          <w:p w14:paraId="7F044B91" w14:textId="77777777" w:rsidR="000D790D" w:rsidRPr="00447592" w:rsidRDefault="000D790D" w:rsidP="000D790D">
            <w:pPr>
              <w:widowControl/>
              <w:rPr>
                <w:rFonts w:ascii="宋体" w:hAnsi="宋体"/>
                <w:sz w:val="18"/>
                <w:szCs w:val="18"/>
              </w:rPr>
            </w:pPr>
            <w:r w:rsidRPr="00901AA9">
              <w:rPr>
                <w:rFonts w:ascii="宋体" w:hAnsi="宋体" w:hint="eastAsia"/>
                <w:sz w:val="18"/>
                <w:szCs w:val="18"/>
              </w:rPr>
              <w:t>可以修改，只影响后面新增的</w:t>
            </w:r>
            <w:r>
              <w:rPr>
                <w:rFonts w:ascii="宋体" w:hAnsi="宋体" w:hint="eastAsia"/>
                <w:sz w:val="18"/>
                <w:szCs w:val="18"/>
              </w:rPr>
              <w:t>内部户</w:t>
            </w:r>
            <w:r w:rsidRPr="00901AA9">
              <w:rPr>
                <w:rFonts w:ascii="宋体" w:hAnsi="宋体" w:hint="eastAsia"/>
                <w:sz w:val="18"/>
                <w:szCs w:val="18"/>
              </w:rPr>
              <w:t>。</w:t>
            </w:r>
          </w:p>
        </w:tc>
      </w:tr>
      <w:tr w:rsidR="000D790D" w:rsidRPr="00317154" w14:paraId="607E0ECA" w14:textId="77777777" w:rsidTr="005441B8">
        <w:trPr>
          <w:trHeight w:val="1759"/>
        </w:trPr>
        <w:tc>
          <w:tcPr>
            <w:tcW w:w="724" w:type="dxa"/>
            <w:shd w:val="clear" w:color="auto" w:fill="auto"/>
            <w:hideMark/>
          </w:tcPr>
          <w:p w14:paraId="7A11B3E1" w14:textId="3449A415" w:rsidR="000D790D" w:rsidRPr="00901AA9" w:rsidRDefault="000D790D" w:rsidP="000D790D">
            <w:pPr>
              <w:widowControl/>
              <w:rPr>
                <w:rFonts w:ascii="宋体" w:hAnsi="宋体"/>
                <w:sz w:val="18"/>
                <w:szCs w:val="18"/>
              </w:rPr>
            </w:pPr>
            <w:r>
              <w:rPr>
                <w:rFonts w:ascii="宋体" w:hAnsi="宋体"/>
                <w:sz w:val="18"/>
                <w:szCs w:val="18"/>
              </w:rPr>
              <w:lastRenderedPageBreak/>
              <w:t>21</w:t>
            </w:r>
          </w:p>
        </w:tc>
        <w:tc>
          <w:tcPr>
            <w:tcW w:w="1134" w:type="dxa"/>
            <w:shd w:val="clear" w:color="auto" w:fill="auto"/>
            <w:hideMark/>
          </w:tcPr>
          <w:p w14:paraId="142EA671" w14:textId="77777777" w:rsidR="000D790D" w:rsidRPr="00901AA9" w:rsidRDefault="000D790D" w:rsidP="000D790D">
            <w:pPr>
              <w:widowControl/>
              <w:jc w:val="left"/>
              <w:rPr>
                <w:rFonts w:ascii="宋体" w:hAnsi="宋体"/>
                <w:sz w:val="18"/>
                <w:szCs w:val="18"/>
              </w:rPr>
            </w:pPr>
            <w:r w:rsidRPr="00901AA9">
              <w:rPr>
                <w:rFonts w:ascii="宋体" w:hAnsi="宋体" w:hint="eastAsia"/>
                <w:sz w:val="18"/>
                <w:szCs w:val="18"/>
              </w:rPr>
              <w:t>日终余额检查</w:t>
            </w:r>
          </w:p>
        </w:tc>
        <w:tc>
          <w:tcPr>
            <w:tcW w:w="2717" w:type="dxa"/>
            <w:shd w:val="clear" w:color="auto" w:fill="auto"/>
            <w:hideMark/>
          </w:tcPr>
          <w:p w14:paraId="5CB3FF83" w14:textId="118F050E" w:rsidR="000D790D" w:rsidRPr="00901AA9" w:rsidRDefault="000D790D" w:rsidP="000D790D">
            <w:pPr>
              <w:widowControl/>
              <w:rPr>
                <w:rFonts w:ascii="宋体" w:hAnsi="宋体"/>
                <w:sz w:val="18"/>
                <w:szCs w:val="18"/>
              </w:rPr>
            </w:pPr>
            <w:r w:rsidRPr="00901AA9">
              <w:rPr>
                <w:rFonts w:ascii="宋体" w:hAnsi="宋体" w:hint="eastAsia"/>
                <w:sz w:val="18"/>
                <w:szCs w:val="18"/>
              </w:rPr>
              <w:t>取值：日终余额为零、月终余额为零、年终余额为零、不检查；</w:t>
            </w:r>
            <w:r w:rsidRPr="00901AA9">
              <w:rPr>
                <w:rFonts w:ascii="宋体" w:hAnsi="宋体"/>
                <w:sz w:val="18"/>
                <w:szCs w:val="18"/>
              </w:rPr>
              <w:br/>
            </w:r>
            <w:r w:rsidRPr="00901AA9">
              <w:rPr>
                <w:rFonts w:ascii="宋体" w:hAnsi="宋体" w:hint="eastAsia"/>
                <w:sz w:val="18"/>
                <w:szCs w:val="18"/>
              </w:rPr>
              <w:t>日终关门时，需检查日终余额为</w:t>
            </w:r>
            <w:r w:rsidRPr="00901AA9">
              <w:rPr>
                <w:rFonts w:ascii="宋体" w:hAnsi="宋体"/>
                <w:sz w:val="18"/>
                <w:szCs w:val="18"/>
              </w:rPr>
              <w:t>0，如不为0则系统显示提示信息，</w:t>
            </w:r>
            <w:r w:rsidR="005F13CF" w:rsidRPr="00D35F63">
              <w:rPr>
                <w:rFonts w:ascii="宋体" w:hAnsi="宋体" w:hint="eastAsia"/>
                <w:sz w:val="18"/>
                <w:szCs w:val="18"/>
              </w:rPr>
              <w:t>需要授权或拒绝关门（支持参数配置）</w:t>
            </w:r>
            <w:r w:rsidRPr="00901AA9">
              <w:rPr>
                <w:rFonts w:ascii="宋体" w:hAnsi="宋体"/>
                <w:sz w:val="18"/>
                <w:szCs w:val="18"/>
              </w:rPr>
              <w:t>日终出报表。</w:t>
            </w:r>
          </w:p>
        </w:tc>
        <w:tc>
          <w:tcPr>
            <w:tcW w:w="1658" w:type="dxa"/>
            <w:shd w:val="clear" w:color="auto" w:fill="auto"/>
            <w:hideMark/>
          </w:tcPr>
          <w:p w14:paraId="005E22DB" w14:textId="77777777" w:rsidR="000D790D" w:rsidRPr="00901AA9" w:rsidRDefault="000D790D" w:rsidP="000D790D">
            <w:pPr>
              <w:widowControl/>
              <w:rPr>
                <w:rFonts w:ascii="宋体" w:hAnsi="宋体"/>
                <w:sz w:val="18"/>
                <w:szCs w:val="18"/>
              </w:rPr>
            </w:pPr>
          </w:p>
        </w:tc>
        <w:tc>
          <w:tcPr>
            <w:tcW w:w="2196" w:type="dxa"/>
            <w:shd w:val="clear" w:color="auto" w:fill="auto"/>
            <w:hideMark/>
          </w:tcPr>
          <w:p w14:paraId="366BCC01"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允许修改，同步</w:t>
            </w:r>
            <w:proofErr w:type="gramStart"/>
            <w:r>
              <w:rPr>
                <w:rFonts w:ascii="宋体" w:hAnsi="宋体" w:hint="eastAsia"/>
                <w:sz w:val="18"/>
                <w:szCs w:val="18"/>
              </w:rPr>
              <w:t>内部户</w:t>
            </w:r>
            <w:r w:rsidRPr="00901AA9">
              <w:rPr>
                <w:rFonts w:ascii="宋体" w:hAnsi="宋体" w:hint="eastAsia"/>
                <w:sz w:val="18"/>
                <w:szCs w:val="18"/>
              </w:rPr>
              <w:t>层</w:t>
            </w:r>
            <w:proofErr w:type="gramEnd"/>
          </w:p>
        </w:tc>
      </w:tr>
      <w:tr w:rsidR="000D790D" w:rsidRPr="00317154" w14:paraId="70999DF6" w14:textId="77777777" w:rsidTr="005441B8">
        <w:trPr>
          <w:trHeight w:val="429"/>
        </w:trPr>
        <w:tc>
          <w:tcPr>
            <w:tcW w:w="724" w:type="dxa"/>
            <w:shd w:val="clear" w:color="auto" w:fill="auto"/>
            <w:hideMark/>
          </w:tcPr>
          <w:p w14:paraId="5F0A4E19" w14:textId="148C385A" w:rsidR="000D790D" w:rsidRPr="00901AA9" w:rsidRDefault="000D790D" w:rsidP="000D790D">
            <w:pPr>
              <w:widowControl/>
              <w:rPr>
                <w:rFonts w:ascii="宋体" w:hAnsi="宋体"/>
                <w:sz w:val="18"/>
                <w:szCs w:val="18"/>
              </w:rPr>
            </w:pPr>
            <w:r>
              <w:rPr>
                <w:rFonts w:ascii="宋体" w:hAnsi="宋体"/>
                <w:sz w:val="18"/>
                <w:szCs w:val="18"/>
              </w:rPr>
              <w:t>22</w:t>
            </w:r>
          </w:p>
        </w:tc>
        <w:tc>
          <w:tcPr>
            <w:tcW w:w="1134" w:type="dxa"/>
            <w:shd w:val="clear" w:color="auto" w:fill="auto"/>
            <w:hideMark/>
          </w:tcPr>
          <w:p w14:paraId="2962F272" w14:textId="096E9B46" w:rsidR="000D790D" w:rsidRPr="00901AA9" w:rsidRDefault="000D790D" w:rsidP="000D790D">
            <w:pPr>
              <w:widowControl/>
              <w:jc w:val="left"/>
              <w:rPr>
                <w:rFonts w:ascii="宋体" w:hAnsi="宋体"/>
                <w:sz w:val="18"/>
                <w:szCs w:val="18"/>
              </w:rPr>
            </w:pPr>
            <w:r w:rsidRPr="00901AA9">
              <w:rPr>
                <w:rFonts w:ascii="宋体" w:hAnsi="宋体" w:hint="eastAsia"/>
                <w:sz w:val="18"/>
                <w:szCs w:val="18"/>
              </w:rPr>
              <w:t>应用允许标识</w:t>
            </w:r>
            <w:r w:rsidR="00F21C58">
              <w:rPr>
                <w:rFonts w:ascii="宋体" w:hAnsi="宋体" w:hint="eastAsia"/>
                <w:sz w:val="18"/>
                <w:szCs w:val="18"/>
              </w:rPr>
              <w:t>(n=1-10)</w:t>
            </w:r>
          </w:p>
        </w:tc>
        <w:tc>
          <w:tcPr>
            <w:tcW w:w="2717" w:type="dxa"/>
            <w:shd w:val="clear" w:color="auto" w:fill="auto"/>
            <w:hideMark/>
          </w:tcPr>
          <w:p w14:paraId="53FBBF54" w14:textId="77777777" w:rsidR="000D790D" w:rsidRPr="00901AA9" w:rsidRDefault="000D790D" w:rsidP="000D790D">
            <w:pPr>
              <w:rPr>
                <w:rFonts w:ascii="宋体" w:hAnsi="宋体"/>
                <w:sz w:val="18"/>
                <w:szCs w:val="18"/>
              </w:rPr>
            </w:pPr>
            <w:r w:rsidRPr="00901AA9">
              <w:rPr>
                <w:rFonts w:ascii="宋体" w:hAnsi="宋体" w:hint="eastAsia"/>
                <w:sz w:val="18"/>
                <w:szCs w:val="18"/>
              </w:rPr>
              <w:t>允许的应用系统。</w:t>
            </w:r>
          </w:p>
          <w:p w14:paraId="7BE7D107" w14:textId="77777777" w:rsidR="000D790D" w:rsidRPr="00901AA9" w:rsidRDefault="000D790D" w:rsidP="000D790D">
            <w:pPr>
              <w:widowControl/>
              <w:rPr>
                <w:rFonts w:ascii="宋体" w:hAnsi="宋体"/>
                <w:sz w:val="18"/>
                <w:szCs w:val="18"/>
              </w:rPr>
            </w:pPr>
          </w:p>
        </w:tc>
        <w:tc>
          <w:tcPr>
            <w:tcW w:w="1658" w:type="dxa"/>
            <w:shd w:val="clear" w:color="auto" w:fill="auto"/>
            <w:hideMark/>
          </w:tcPr>
          <w:p w14:paraId="074AFFBE"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允许修改</w:t>
            </w:r>
          </w:p>
        </w:tc>
        <w:tc>
          <w:tcPr>
            <w:tcW w:w="2196" w:type="dxa"/>
            <w:shd w:val="clear" w:color="auto" w:fill="auto"/>
            <w:hideMark/>
          </w:tcPr>
          <w:p w14:paraId="6341DBC9"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允许修改，同步</w:t>
            </w:r>
            <w:proofErr w:type="gramStart"/>
            <w:r>
              <w:rPr>
                <w:rFonts w:ascii="宋体" w:hAnsi="宋体" w:hint="eastAsia"/>
                <w:sz w:val="18"/>
                <w:szCs w:val="18"/>
              </w:rPr>
              <w:t>内部户</w:t>
            </w:r>
            <w:r w:rsidRPr="00901AA9">
              <w:rPr>
                <w:rFonts w:ascii="宋体" w:hAnsi="宋体" w:hint="eastAsia"/>
                <w:sz w:val="18"/>
                <w:szCs w:val="18"/>
              </w:rPr>
              <w:t>层</w:t>
            </w:r>
            <w:proofErr w:type="gramEnd"/>
          </w:p>
        </w:tc>
      </w:tr>
      <w:tr w:rsidR="000D790D" w:rsidRPr="00317154" w14:paraId="2A0A51D1" w14:textId="77777777" w:rsidTr="005441B8">
        <w:trPr>
          <w:trHeight w:val="429"/>
        </w:trPr>
        <w:tc>
          <w:tcPr>
            <w:tcW w:w="724" w:type="dxa"/>
            <w:shd w:val="clear" w:color="auto" w:fill="auto"/>
          </w:tcPr>
          <w:p w14:paraId="504DCE71" w14:textId="45EA745F" w:rsidR="000D790D" w:rsidRPr="00901AA9" w:rsidRDefault="000D790D" w:rsidP="000D790D">
            <w:pPr>
              <w:widowControl/>
              <w:rPr>
                <w:rFonts w:ascii="宋体" w:hAnsi="宋体"/>
                <w:sz w:val="18"/>
                <w:szCs w:val="18"/>
              </w:rPr>
            </w:pPr>
            <w:r>
              <w:rPr>
                <w:rFonts w:ascii="宋体" w:hAnsi="宋体"/>
                <w:sz w:val="18"/>
                <w:szCs w:val="18"/>
              </w:rPr>
              <w:t>23</w:t>
            </w:r>
          </w:p>
        </w:tc>
        <w:tc>
          <w:tcPr>
            <w:tcW w:w="1134" w:type="dxa"/>
            <w:shd w:val="clear" w:color="auto" w:fill="auto"/>
          </w:tcPr>
          <w:p w14:paraId="53F5AA6E" w14:textId="77777777" w:rsidR="000D790D" w:rsidRPr="00901AA9" w:rsidRDefault="000D790D" w:rsidP="000D790D">
            <w:pPr>
              <w:widowControl/>
              <w:jc w:val="left"/>
              <w:rPr>
                <w:rFonts w:ascii="宋体" w:hAnsi="宋体"/>
                <w:sz w:val="18"/>
                <w:szCs w:val="18"/>
              </w:rPr>
            </w:pPr>
            <w:r w:rsidRPr="00901AA9">
              <w:rPr>
                <w:rFonts w:ascii="宋体" w:hAnsi="宋体" w:hint="eastAsia"/>
                <w:sz w:val="18"/>
                <w:szCs w:val="18"/>
              </w:rPr>
              <w:t>生效日期</w:t>
            </w:r>
          </w:p>
        </w:tc>
        <w:tc>
          <w:tcPr>
            <w:tcW w:w="2717" w:type="dxa"/>
            <w:shd w:val="clear" w:color="auto" w:fill="auto"/>
          </w:tcPr>
          <w:p w14:paraId="12980E96"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已生效的记录不允许修改</w:t>
            </w:r>
          </w:p>
        </w:tc>
        <w:tc>
          <w:tcPr>
            <w:tcW w:w="1658" w:type="dxa"/>
            <w:shd w:val="clear" w:color="auto" w:fill="auto"/>
          </w:tcPr>
          <w:p w14:paraId="6E74550D"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默认为当前工作日</w:t>
            </w:r>
          </w:p>
        </w:tc>
        <w:tc>
          <w:tcPr>
            <w:tcW w:w="2196" w:type="dxa"/>
            <w:shd w:val="clear" w:color="auto" w:fill="auto"/>
          </w:tcPr>
          <w:p w14:paraId="7FEFB547" w14:textId="77777777" w:rsidR="000D790D" w:rsidRPr="00901AA9" w:rsidRDefault="000D790D" w:rsidP="000D790D">
            <w:pPr>
              <w:widowControl/>
              <w:rPr>
                <w:rFonts w:ascii="宋体" w:hAnsi="宋体"/>
                <w:sz w:val="18"/>
                <w:szCs w:val="18"/>
              </w:rPr>
            </w:pPr>
          </w:p>
        </w:tc>
      </w:tr>
      <w:tr w:rsidR="000D790D" w:rsidRPr="00317154" w14:paraId="0FA21138" w14:textId="77777777" w:rsidTr="005441B8">
        <w:trPr>
          <w:trHeight w:val="429"/>
        </w:trPr>
        <w:tc>
          <w:tcPr>
            <w:tcW w:w="724" w:type="dxa"/>
            <w:shd w:val="clear" w:color="auto" w:fill="auto"/>
          </w:tcPr>
          <w:p w14:paraId="68F17D7D" w14:textId="095583E0" w:rsidR="000D790D" w:rsidRPr="00901AA9" w:rsidRDefault="000D790D" w:rsidP="000D790D">
            <w:pPr>
              <w:widowControl/>
              <w:rPr>
                <w:rFonts w:ascii="宋体" w:hAnsi="宋体"/>
                <w:sz w:val="18"/>
                <w:szCs w:val="18"/>
              </w:rPr>
            </w:pPr>
            <w:r>
              <w:rPr>
                <w:rFonts w:ascii="宋体" w:hAnsi="宋体"/>
                <w:sz w:val="18"/>
                <w:szCs w:val="18"/>
              </w:rPr>
              <w:t>24</w:t>
            </w:r>
          </w:p>
        </w:tc>
        <w:tc>
          <w:tcPr>
            <w:tcW w:w="1134" w:type="dxa"/>
            <w:shd w:val="clear" w:color="auto" w:fill="auto"/>
          </w:tcPr>
          <w:p w14:paraId="136817F4" w14:textId="77777777" w:rsidR="000D790D" w:rsidRPr="00901AA9" w:rsidRDefault="000D790D" w:rsidP="000D790D">
            <w:pPr>
              <w:widowControl/>
              <w:jc w:val="left"/>
              <w:rPr>
                <w:rFonts w:ascii="宋体" w:hAnsi="宋体"/>
                <w:sz w:val="18"/>
                <w:szCs w:val="18"/>
              </w:rPr>
            </w:pPr>
            <w:r w:rsidRPr="00901AA9">
              <w:rPr>
                <w:rFonts w:ascii="宋体" w:hAnsi="宋体" w:hint="eastAsia"/>
                <w:sz w:val="18"/>
                <w:szCs w:val="18"/>
              </w:rPr>
              <w:t>失效日期</w:t>
            </w:r>
          </w:p>
        </w:tc>
        <w:tc>
          <w:tcPr>
            <w:tcW w:w="2717" w:type="dxa"/>
            <w:shd w:val="clear" w:color="auto" w:fill="auto"/>
          </w:tcPr>
          <w:p w14:paraId="1B6BA291" w14:textId="77777777" w:rsidR="000D790D" w:rsidRPr="00901AA9" w:rsidRDefault="000D790D" w:rsidP="000D790D">
            <w:pPr>
              <w:widowControl/>
              <w:rPr>
                <w:rFonts w:ascii="宋体" w:hAnsi="宋体"/>
                <w:sz w:val="18"/>
                <w:szCs w:val="18"/>
              </w:rPr>
            </w:pPr>
            <w:r w:rsidRPr="00901AA9">
              <w:rPr>
                <w:rFonts w:ascii="宋体" w:hAnsi="宋体" w:hint="eastAsia"/>
                <w:sz w:val="18"/>
                <w:szCs w:val="18"/>
              </w:rPr>
              <w:t>失效日日始，系统进行停用处理；</w:t>
            </w:r>
          </w:p>
        </w:tc>
        <w:tc>
          <w:tcPr>
            <w:tcW w:w="1658" w:type="dxa"/>
            <w:shd w:val="clear" w:color="auto" w:fill="auto"/>
          </w:tcPr>
          <w:p w14:paraId="0B484DA0" w14:textId="77777777" w:rsidR="000D790D" w:rsidRDefault="000D790D" w:rsidP="000D790D">
            <w:pPr>
              <w:widowControl/>
              <w:rPr>
                <w:rFonts w:ascii="宋体" w:hAnsi="宋体"/>
                <w:sz w:val="18"/>
                <w:szCs w:val="18"/>
              </w:rPr>
            </w:pPr>
            <w:r w:rsidRPr="00901AA9">
              <w:rPr>
                <w:rFonts w:ascii="宋体" w:hAnsi="宋体" w:hint="eastAsia"/>
                <w:sz w:val="18"/>
                <w:szCs w:val="18"/>
              </w:rPr>
              <w:t>默认无期限</w:t>
            </w:r>
          </w:p>
          <w:p w14:paraId="6FD6A865" w14:textId="77777777" w:rsidR="000D790D" w:rsidRDefault="000D790D" w:rsidP="000D790D">
            <w:pPr>
              <w:widowControl/>
              <w:rPr>
                <w:rFonts w:ascii="宋体" w:hAnsi="宋体"/>
                <w:sz w:val="18"/>
                <w:szCs w:val="18"/>
              </w:rPr>
            </w:pPr>
            <w:r>
              <w:rPr>
                <w:rFonts w:ascii="宋体" w:hAnsi="宋体" w:hint="eastAsia"/>
                <w:sz w:val="18"/>
                <w:szCs w:val="18"/>
              </w:rPr>
              <w:t>失效日期大于生效日期。</w:t>
            </w:r>
          </w:p>
          <w:p w14:paraId="19073084" w14:textId="77777777" w:rsidR="000D790D" w:rsidRPr="00901AA9" w:rsidRDefault="000D790D" w:rsidP="000D790D">
            <w:pPr>
              <w:widowControl/>
              <w:rPr>
                <w:rFonts w:ascii="宋体" w:hAnsi="宋体"/>
                <w:sz w:val="18"/>
                <w:szCs w:val="18"/>
              </w:rPr>
            </w:pPr>
            <w:r>
              <w:rPr>
                <w:rFonts w:ascii="宋体" w:hAnsi="宋体" w:hint="eastAsia"/>
                <w:sz w:val="18"/>
                <w:szCs w:val="18"/>
              </w:rPr>
              <w:t>如果科目设置了失效日期，控制表失效日期小于等于科目的失效日期；</w:t>
            </w:r>
          </w:p>
        </w:tc>
        <w:tc>
          <w:tcPr>
            <w:tcW w:w="2196" w:type="dxa"/>
            <w:shd w:val="clear" w:color="auto" w:fill="auto"/>
          </w:tcPr>
          <w:p w14:paraId="43DCFB50" w14:textId="77777777" w:rsidR="000D790D" w:rsidRPr="00901AA9" w:rsidRDefault="000D790D" w:rsidP="000D790D">
            <w:pPr>
              <w:widowControl/>
              <w:rPr>
                <w:rFonts w:ascii="宋体" w:hAnsi="宋体"/>
                <w:sz w:val="18"/>
                <w:szCs w:val="18"/>
              </w:rPr>
            </w:pPr>
            <w:r>
              <w:rPr>
                <w:rFonts w:ascii="宋体" w:hAnsi="宋体" w:hint="eastAsia"/>
                <w:sz w:val="18"/>
                <w:szCs w:val="18"/>
              </w:rPr>
              <w:t>如果科目设置了失效日期，控制表失效日期小于等于科目的失效日期；</w:t>
            </w:r>
          </w:p>
        </w:tc>
      </w:tr>
    </w:tbl>
    <w:p w14:paraId="577B4D0F" w14:textId="4A15E96F" w:rsidR="00A5471B" w:rsidRPr="009C59E3" w:rsidRDefault="00A5471B" w:rsidP="002546E7">
      <w:pPr>
        <w:pStyle w:val="5"/>
      </w:pPr>
      <w:proofErr w:type="gramStart"/>
      <w:r w:rsidRPr="009C59E3">
        <w:rPr>
          <w:rFonts w:hint="eastAsia"/>
        </w:rPr>
        <w:t>内部户控制表</w:t>
      </w:r>
      <w:proofErr w:type="gramEnd"/>
      <w:r w:rsidRPr="009C59E3">
        <w:rPr>
          <w:rFonts w:hint="eastAsia"/>
        </w:rPr>
        <w:t>状态变更</w:t>
      </w:r>
    </w:p>
    <w:p w14:paraId="30482FBD" w14:textId="77777777" w:rsidR="00A5471B" w:rsidRPr="003206DF" w:rsidRDefault="00A5471B" w:rsidP="00A5471B">
      <w:pPr>
        <w:spacing w:line="360" w:lineRule="auto"/>
        <w:rPr>
          <w:b/>
          <w:highlight w:val="yellow"/>
        </w:rPr>
      </w:pPr>
      <w:proofErr w:type="gramStart"/>
      <w:r>
        <w:rPr>
          <w:rFonts w:ascii="宋体" w:hAnsi="宋体" w:hint="eastAsia"/>
        </w:rPr>
        <w:t>内部户</w:t>
      </w:r>
      <w:r w:rsidRPr="003206DF">
        <w:rPr>
          <w:rFonts w:ascii="宋体" w:hAnsi="宋体" w:hint="eastAsia"/>
        </w:rPr>
        <w:t>控制表</w:t>
      </w:r>
      <w:proofErr w:type="gramEnd"/>
      <w:r w:rsidRPr="003206DF">
        <w:rPr>
          <w:rFonts w:ascii="宋体" w:hAnsi="宋体" w:hint="eastAsia"/>
        </w:rPr>
        <w:t>的状态变更如下所示：</w:t>
      </w:r>
    </w:p>
    <w:p w14:paraId="5C5C1FBA" w14:textId="77777777" w:rsidR="00A5471B" w:rsidRPr="00B471D9" w:rsidRDefault="00E1098A" w:rsidP="00A5471B">
      <w:pPr>
        <w:rPr>
          <w:rFonts w:ascii="宋体" w:hAnsi="宋体"/>
          <w:highlight w:val="yellow"/>
        </w:rPr>
      </w:pPr>
      <w:r>
        <w:object w:dxaOrig="8672" w:dyaOrig="5101" w14:anchorId="2159220B">
          <v:shape id="_x0000_i1026" type="#_x0000_t75" style="width:415.35pt;height:243.65pt" o:ole="">
            <v:imagedata r:id="rId24" o:title=""/>
          </v:shape>
          <o:OLEObject Type="Embed" ProgID="Visio.Drawing.11" ShapeID="_x0000_i1026" DrawAspect="Content" ObjectID="_1814162635" r:id="rId25"/>
        </w:object>
      </w:r>
    </w:p>
    <w:p w14:paraId="553A1A01" w14:textId="77777777" w:rsidR="00A5471B" w:rsidRPr="003206DF" w:rsidRDefault="00A5471B" w:rsidP="00C80BFB">
      <w:pPr>
        <w:numPr>
          <w:ilvl w:val="0"/>
          <w:numId w:val="24"/>
        </w:numPr>
        <w:spacing w:line="360" w:lineRule="auto"/>
        <w:rPr>
          <w:rFonts w:ascii="宋体" w:hAnsi="宋体"/>
        </w:rPr>
      </w:pPr>
      <w:r w:rsidRPr="003206DF">
        <w:rPr>
          <w:rFonts w:ascii="宋体" w:hAnsi="宋体" w:hint="eastAsia"/>
        </w:rPr>
        <w:t>如果生效日期大于当前会计日，控制表状态为“待生效”。</w:t>
      </w:r>
    </w:p>
    <w:p w14:paraId="310486BC" w14:textId="77777777" w:rsidR="00A5471B" w:rsidRPr="003206DF" w:rsidRDefault="00A5471B" w:rsidP="00C80BFB">
      <w:pPr>
        <w:numPr>
          <w:ilvl w:val="0"/>
          <w:numId w:val="24"/>
        </w:numPr>
        <w:spacing w:line="360" w:lineRule="auto"/>
        <w:rPr>
          <w:rFonts w:ascii="宋体" w:hAnsi="宋体"/>
        </w:rPr>
      </w:pPr>
      <w:r w:rsidRPr="003206DF">
        <w:rPr>
          <w:rFonts w:ascii="宋体" w:hAnsi="宋体" w:hint="eastAsia"/>
        </w:rPr>
        <w:t>生效日期小于或等于当前会计日，控制表状态转为“正常”。</w:t>
      </w:r>
    </w:p>
    <w:p w14:paraId="15B1A321" w14:textId="33714DD5" w:rsidR="00A5471B" w:rsidRPr="003206DF" w:rsidRDefault="00A5471B" w:rsidP="00C80BFB">
      <w:pPr>
        <w:numPr>
          <w:ilvl w:val="0"/>
          <w:numId w:val="24"/>
        </w:numPr>
        <w:spacing w:line="360" w:lineRule="auto"/>
        <w:rPr>
          <w:rFonts w:ascii="宋体" w:hAnsi="宋体"/>
        </w:rPr>
      </w:pPr>
      <w:proofErr w:type="gramStart"/>
      <w:r w:rsidRPr="003206DF">
        <w:rPr>
          <w:rFonts w:ascii="宋体" w:hAnsi="宋体" w:hint="eastAsia"/>
        </w:rPr>
        <w:t>当控制表</w:t>
      </w:r>
      <w:proofErr w:type="gramEnd"/>
      <w:r w:rsidRPr="003206DF">
        <w:rPr>
          <w:rFonts w:ascii="宋体" w:hAnsi="宋体" w:hint="eastAsia"/>
        </w:rPr>
        <w:t>状态为“正常”时使用</w:t>
      </w:r>
      <w:r w:rsidR="00C64C9E">
        <w:rPr>
          <w:rFonts w:ascii="宋体" w:hAnsi="宋体" w:hint="eastAsia"/>
        </w:rPr>
        <w:t>冻结</w:t>
      </w:r>
      <w:r w:rsidRPr="003206DF">
        <w:rPr>
          <w:rFonts w:ascii="宋体" w:hAnsi="宋体" w:hint="eastAsia"/>
        </w:rPr>
        <w:t>功能，控制表状态转为</w:t>
      </w:r>
      <w:r w:rsidR="00C64C9E" w:rsidRPr="003206DF">
        <w:rPr>
          <w:rFonts w:ascii="宋体" w:hAnsi="宋体" w:hint="eastAsia"/>
        </w:rPr>
        <w:t>“</w:t>
      </w:r>
      <w:r w:rsidR="00C64C9E">
        <w:rPr>
          <w:rFonts w:ascii="宋体" w:hAnsi="宋体" w:hint="eastAsia"/>
        </w:rPr>
        <w:t>冻结</w:t>
      </w:r>
      <w:r w:rsidR="00C64C9E" w:rsidRPr="003206DF">
        <w:rPr>
          <w:rFonts w:ascii="宋体" w:hAnsi="宋体" w:hint="eastAsia"/>
        </w:rPr>
        <w:t>”</w:t>
      </w:r>
      <w:r w:rsidR="00C64C9E">
        <w:rPr>
          <w:rFonts w:ascii="宋体" w:hAnsi="宋体" w:hint="eastAsia"/>
        </w:rPr>
        <w:t>状态</w:t>
      </w:r>
      <w:r w:rsidRPr="003206DF">
        <w:rPr>
          <w:rFonts w:ascii="宋体" w:hAnsi="宋体" w:hint="eastAsia"/>
        </w:rPr>
        <w:t>。</w:t>
      </w:r>
      <w:r w:rsidR="00BD3C32" w:rsidRPr="00B12EA6">
        <w:rPr>
          <w:rFonts w:ascii="宋体" w:hAnsi="宋体" w:hint="eastAsia"/>
          <w:highlight w:val="yellow"/>
        </w:rPr>
        <w:t>(</w:t>
      </w:r>
      <w:del w:id="74" w:author="胡增祥" w:date="2025-06-16T10:23:00Z">
        <w:r w:rsidR="00BD3C32" w:rsidRPr="00B12EA6" w:rsidDel="003F4984">
          <w:rPr>
            <w:rFonts w:ascii="宋体" w:hAnsi="宋体"/>
            <w:highlight w:val="yellow"/>
          </w:rPr>
          <w:delText>苏州银行</w:delText>
        </w:r>
      </w:del>
      <w:ins w:id="75" w:author="胡增祥" w:date="2025-06-16T10:23:00Z">
        <w:r w:rsidR="003F4984">
          <w:rPr>
            <w:rFonts w:ascii="宋体" w:hAnsi="宋体"/>
            <w:highlight w:val="yellow"/>
          </w:rPr>
          <w:t>XX银行</w:t>
        </w:r>
      </w:ins>
      <w:proofErr w:type="gramStart"/>
      <w:r w:rsidR="00BD3C32" w:rsidRPr="00B12EA6">
        <w:rPr>
          <w:rFonts w:ascii="宋体" w:hAnsi="宋体"/>
          <w:highlight w:val="yellow"/>
        </w:rPr>
        <w:t>内部户</w:t>
      </w:r>
      <w:proofErr w:type="gramEnd"/>
      <w:r w:rsidR="00BD3C32" w:rsidRPr="00B12EA6">
        <w:rPr>
          <w:rFonts w:ascii="宋体" w:hAnsi="宋体"/>
          <w:highlight w:val="yellow"/>
        </w:rPr>
        <w:t>冻结</w:t>
      </w:r>
      <w:proofErr w:type="gramStart"/>
      <w:r w:rsidR="00BD3C32" w:rsidRPr="00B12EA6">
        <w:rPr>
          <w:rFonts w:ascii="宋体" w:hAnsi="宋体"/>
          <w:highlight w:val="yellow"/>
        </w:rPr>
        <w:t>功能暂封</w:t>
      </w:r>
      <w:proofErr w:type="gramEnd"/>
      <w:r w:rsidR="00BD3C32" w:rsidRPr="00B12EA6">
        <w:rPr>
          <w:rFonts w:ascii="宋体" w:hAnsi="宋体" w:hint="eastAsia"/>
          <w:highlight w:val="yellow"/>
        </w:rPr>
        <w:t>)</w:t>
      </w:r>
    </w:p>
    <w:p w14:paraId="5ACBF1BE" w14:textId="1CC3BE5F" w:rsidR="00A5471B" w:rsidRPr="00B12EA6" w:rsidRDefault="00A5471B" w:rsidP="00C80BFB">
      <w:pPr>
        <w:numPr>
          <w:ilvl w:val="0"/>
          <w:numId w:val="24"/>
        </w:numPr>
        <w:spacing w:line="360" w:lineRule="auto"/>
        <w:rPr>
          <w:rFonts w:ascii="宋体" w:hAnsi="宋体"/>
          <w:highlight w:val="yellow"/>
        </w:rPr>
      </w:pPr>
      <w:proofErr w:type="gramStart"/>
      <w:r w:rsidRPr="003206DF">
        <w:rPr>
          <w:rFonts w:ascii="宋体" w:hAnsi="宋体" w:hint="eastAsia"/>
        </w:rPr>
        <w:t>当控制表</w:t>
      </w:r>
      <w:proofErr w:type="gramEnd"/>
      <w:r w:rsidRPr="003206DF">
        <w:rPr>
          <w:rFonts w:ascii="宋体" w:hAnsi="宋体" w:hint="eastAsia"/>
        </w:rPr>
        <w:t>状态为</w:t>
      </w:r>
      <w:r w:rsidR="00C64C9E" w:rsidRPr="003206DF">
        <w:rPr>
          <w:rFonts w:ascii="宋体" w:hAnsi="宋体" w:hint="eastAsia"/>
        </w:rPr>
        <w:t>“</w:t>
      </w:r>
      <w:r w:rsidR="00C64C9E">
        <w:rPr>
          <w:rFonts w:ascii="宋体" w:hAnsi="宋体" w:hint="eastAsia"/>
        </w:rPr>
        <w:t>冻结</w:t>
      </w:r>
      <w:r w:rsidR="00C64C9E" w:rsidRPr="003206DF">
        <w:rPr>
          <w:rFonts w:ascii="宋体" w:hAnsi="宋体" w:hint="eastAsia"/>
        </w:rPr>
        <w:t>”</w:t>
      </w:r>
      <w:r w:rsidRPr="003206DF">
        <w:rPr>
          <w:rFonts w:ascii="宋体" w:hAnsi="宋体" w:hint="eastAsia"/>
        </w:rPr>
        <w:t>时使用</w:t>
      </w:r>
      <w:r w:rsidR="00C64C9E">
        <w:rPr>
          <w:rFonts w:ascii="宋体" w:hAnsi="宋体" w:hint="eastAsia"/>
        </w:rPr>
        <w:t>解冻</w:t>
      </w:r>
      <w:r w:rsidRPr="003206DF">
        <w:rPr>
          <w:rFonts w:ascii="宋体" w:hAnsi="宋体" w:hint="eastAsia"/>
        </w:rPr>
        <w:t>功能，控制表状态转为“正常”，控制表恢复正常使用。</w:t>
      </w:r>
      <w:r w:rsidR="00B12EA6" w:rsidRPr="00B12EA6">
        <w:rPr>
          <w:rFonts w:ascii="宋体" w:hAnsi="宋体" w:hint="eastAsia"/>
          <w:highlight w:val="yellow"/>
        </w:rPr>
        <w:t>(</w:t>
      </w:r>
      <w:del w:id="76" w:author="胡增祥" w:date="2025-06-16T10:23:00Z">
        <w:r w:rsidR="00B12EA6" w:rsidRPr="00B12EA6" w:rsidDel="003F4984">
          <w:rPr>
            <w:rFonts w:ascii="宋体" w:hAnsi="宋体"/>
            <w:highlight w:val="yellow"/>
          </w:rPr>
          <w:delText>苏州银行</w:delText>
        </w:r>
      </w:del>
      <w:ins w:id="77" w:author="胡增祥" w:date="2025-06-16T10:23:00Z">
        <w:r w:rsidR="003F4984">
          <w:rPr>
            <w:rFonts w:ascii="宋体" w:hAnsi="宋体"/>
            <w:highlight w:val="yellow"/>
          </w:rPr>
          <w:t>XX银行</w:t>
        </w:r>
      </w:ins>
      <w:proofErr w:type="gramStart"/>
      <w:r w:rsidR="00B12EA6" w:rsidRPr="00B12EA6">
        <w:rPr>
          <w:rFonts w:ascii="宋体" w:hAnsi="宋体"/>
          <w:highlight w:val="yellow"/>
        </w:rPr>
        <w:t>内部户</w:t>
      </w:r>
      <w:proofErr w:type="gramEnd"/>
      <w:r w:rsidR="00B12EA6" w:rsidRPr="00B12EA6">
        <w:rPr>
          <w:rFonts w:ascii="宋体" w:hAnsi="宋体"/>
          <w:highlight w:val="yellow"/>
        </w:rPr>
        <w:t>冻结</w:t>
      </w:r>
      <w:proofErr w:type="gramStart"/>
      <w:r w:rsidR="00B12EA6" w:rsidRPr="00B12EA6">
        <w:rPr>
          <w:rFonts w:ascii="宋体" w:hAnsi="宋体"/>
          <w:highlight w:val="yellow"/>
        </w:rPr>
        <w:t>功能暂封</w:t>
      </w:r>
      <w:proofErr w:type="gramEnd"/>
      <w:r w:rsidR="00B12EA6" w:rsidRPr="00B12EA6">
        <w:rPr>
          <w:rFonts w:ascii="宋体" w:hAnsi="宋体" w:hint="eastAsia"/>
          <w:highlight w:val="yellow"/>
        </w:rPr>
        <w:t>)</w:t>
      </w:r>
    </w:p>
    <w:p w14:paraId="5D05EE2C" w14:textId="77777777" w:rsidR="00A5471B" w:rsidRPr="003206DF" w:rsidRDefault="00A5471B" w:rsidP="00C80BFB">
      <w:pPr>
        <w:numPr>
          <w:ilvl w:val="0"/>
          <w:numId w:val="24"/>
        </w:numPr>
        <w:spacing w:line="360" w:lineRule="auto"/>
        <w:rPr>
          <w:rFonts w:ascii="宋体" w:hAnsi="宋体"/>
        </w:rPr>
      </w:pPr>
      <w:proofErr w:type="gramStart"/>
      <w:r w:rsidRPr="003206DF">
        <w:rPr>
          <w:rFonts w:ascii="宋体" w:hAnsi="宋体" w:hint="eastAsia"/>
        </w:rPr>
        <w:t>当控制表</w:t>
      </w:r>
      <w:proofErr w:type="gramEnd"/>
      <w:r w:rsidRPr="003206DF">
        <w:rPr>
          <w:rFonts w:ascii="宋体" w:hAnsi="宋体" w:hint="eastAsia"/>
        </w:rPr>
        <w:t>到了失效日期或者通过停用功能，控制表状态转为“停用”。</w:t>
      </w:r>
    </w:p>
    <w:p w14:paraId="478EFA41" w14:textId="77777777" w:rsidR="00A5471B" w:rsidRPr="003206DF" w:rsidRDefault="00A5471B" w:rsidP="00C80BFB">
      <w:pPr>
        <w:numPr>
          <w:ilvl w:val="0"/>
          <w:numId w:val="24"/>
        </w:numPr>
        <w:spacing w:line="360" w:lineRule="auto"/>
        <w:rPr>
          <w:rFonts w:ascii="宋体" w:hAnsi="宋体"/>
        </w:rPr>
      </w:pPr>
      <w:r w:rsidRPr="003206DF">
        <w:rPr>
          <w:rFonts w:ascii="宋体" w:hAnsi="宋体" w:hint="eastAsia"/>
        </w:rPr>
        <w:t>“停用”的控制表可以通过激活功能使控制表状态转为“正常”，但是不允许激活科目处于 “停用”或者“注销”状态的</w:t>
      </w:r>
      <w:proofErr w:type="gramStart"/>
      <w:r>
        <w:rPr>
          <w:rFonts w:ascii="宋体" w:hAnsi="宋体" w:hint="eastAsia"/>
        </w:rPr>
        <w:t>内部户</w:t>
      </w:r>
      <w:r w:rsidRPr="003206DF">
        <w:rPr>
          <w:rFonts w:ascii="宋体" w:hAnsi="宋体" w:hint="eastAsia"/>
        </w:rPr>
        <w:t>控制表</w:t>
      </w:r>
      <w:proofErr w:type="gramEnd"/>
      <w:r w:rsidRPr="003206DF">
        <w:rPr>
          <w:rFonts w:ascii="宋体" w:hAnsi="宋体" w:hint="eastAsia"/>
        </w:rPr>
        <w:t>。</w:t>
      </w:r>
    </w:p>
    <w:p w14:paraId="53237B82"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内部户</w:t>
      </w:r>
    </w:p>
    <w:p w14:paraId="134619A6" w14:textId="77777777" w:rsidR="00A5471B" w:rsidRPr="0062552E" w:rsidRDefault="00A5471B" w:rsidP="00BC160C">
      <w:pPr>
        <w:pStyle w:val="5"/>
      </w:pPr>
      <w:proofErr w:type="gramStart"/>
      <w:r w:rsidRPr="0062552E">
        <w:rPr>
          <w:rFonts w:hint="eastAsia"/>
        </w:rPr>
        <w:t>内部户</w:t>
      </w:r>
      <w:proofErr w:type="gramEnd"/>
      <w:r w:rsidRPr="0062552E">
        <w:rPr>
          <w:rFonts w:hint="eastAsia"/>
        </w:rPr>
        <w:t>属性及维护规则</w:t>
      </w:r>
    </w:p>
    <w:p w14:paraId="0352AC9B" w14:textId="7D533EB8" w:rsidR="00A5471B" w:rsidRPr="00D35F63" w:rsidRDefault="00A5471B" w:rsidP="00FA7F5D">
      <w:pPr>
        <w:numPr>
          <w:ilvl w:val="0"/>
          <w:numId w:val="84"/>
        </w:numPr>
        <w:spacing w:line="360" w:lineRule="auto"/>
        <w:rPr>
          <w:rFonts w:ascii="宋体" w:hAnsi="宋体"/>
          <w:highlight w:val="yellow"/>
        </w:rPr>
      </w:pPr>
      <w:r w:rsidRPr="00265355">
        <w:rPr>
          <w:rFonts w:ascii="宋体" w:hAnsi="宋体" w:hint="eastAsia"/>
        </w:rPr>
        <w:t>预先设定了</w:t>
      </w:r>
      <w:proofErr w:type="gramStart"/>
      <w:r>
        <w:rPr>
          <w:rFonts w:ascii="宋体" w:hAnsi="宋体" w:hint="eastAsia"/>
        </w:rPr>
        <w:t>内部户</w:t>
      </w:r>
      <w:r w:rsidRPr="00265355">
        <w:rPr>
          <w:rFonts w:ascii="宋体" w:hAnsi="宋体" w:hint="eastAsia"/>
        </w:rPr>
        <w:t>控制表</w:t>
      </w:r>
      <w:r>
        <w:rPr>
          <w:rFonts w:ascii="宋体" w:hAnsi="宋体" w:hint="eastAsia"/>
        </w:rPr>
        <w:t>而且</w:t>
      </w:r>
      <w:proofErr w:type="gramEnd"/>
      <w:r>
        <w:rPr>
          <w:rFonts w:ascii="宋体" w:hAnsi="宋体" w:hint="eastAsia"/>
        </w:rPr>
        <w:t>记录状态为‘正常’</w:t>
      </w:r>
      <w:r w:rsidRPr="00265355">
        <w:rPr>
          <w:rFonts w:ascii="宋体" w:hAnsi="宋体" w:hint="eastAsia"/>
        </w:rPr>
        <w:t>，才允许自动或手工开立相应的</w:t>
      </w:r>
      <w:proofErr w:type="gramStart"/>
      <w:r>
        <w:rPr>
          <w:rFonts w:ascii="宋体" w:hAnsi="宋体" w:hint="eastAsia"/>
        </w:rPr>
        <w:t>内部户</w:t>
      </w:r>
      <w:proofErr w:type="gramEnd"/>
      <w:r w:rsidRPr="00265355">
        <w:rPr>
          <w:rFonts w:ascii="宋体" w:hAnsi="宋体" w:hint="eastAsia"/>
        </w:rPr>
        <w:t>记录。</w:t>
      </w:r>
      <w:r w:rsidR="001C4F5D" w:rsidRPr="00D35F63">
        <w:rPr>
          <w:rFonts w:ascii="宋体" w:hAnsi="宋体" w:hint="eastAsia"/>
          <w:highlight w:val="yellow"/>
        </w:rPr>
        <w:t>对于</w:t>
      </w:r>
      <w:proofErr w:type="gramStart"/>
      <w:r w:rsidR="001C4F5D" w:rsidRPr="00D35F63">
        <w:rPr>
          <w:rFonts w:ascii="宋体" w:hAnsi="宋体" w:hint="eastAsia"/>
          <w:highlight w:val="yellow"/>
        </w:rPr>
        <w:t>内部户控制表记录</w:t>
      </w:r>
      <w:proofErr w:type="gramEnd"/>
      <w:r w:rsidR="001C4F5D" w:rsidRPr="00D35F63">
        <w:rPr>
          <w:rFonts w:ascii="宋体" w:hAnsi="宋体" w:hint="eastAsia"/>
          <w:highlight w:val="yellow"/>
        </w:rPr>
        <w:t>的</w:t>
      </w:r>
      <w:r w:rsidR="001C4F5D" w:rsidRPr="00D35F63">
        <w:rPr>
          <w:rFonts w:ascii="宋体" w:hAnsi="宋体"/>
          <w:highlight w:val="yellow"/>
        </w:rPr>
        <w:t>顺序</w:t>
      </w:r>
      <w:proofErr w:type="gramStart"/>
      <w:r w:rsidR="001C4F5D" w:rsidRPr="00D35F63">
        <w:rPr>
          <w:rFonts w:ascii="宋体" w:hAnsi="宋体"/>
          <w:highlight w:val="yellow"/>
        </w:rPr>
        <w:t>号设置</w:t>
      </w:r>
      <w:proofErr w:type="gramEnd"/>
      <w:r w:rsidR="001C4F5D" w:rsidRPr="00D35F63">
        <w:rPr>
          <w:rFonts w:ascii="宋体" w:hAnsi="宋体"/>
          <w:highlight w:val="yellow"/>
        </w:rPr>
        <w:t>为全9，默认该</w:t>
      </w:r>
      <w:r w:rsidR="001C4F5D" w:rsidRPr="00D35F63">
        <w:rPr>
          <w:rFonts w:ascii="宋体" w:hAnsi="宋体" w:hint="eastAsia"/>
          <w:highlight w:val="yellow"/>
        </w:rPr>
        <w:t>记录科目名下的</w:t>
      </w:r>
      <w:proofErr w:type="gramStart"/>
      <w:r w:rsidR="001C4F5D" w:rsidRPr="00D35F63">
        <w:rPr>
          <w:rFonts w:ascii="宋体" w:hAnsi="宋体" w:hint="eastAsia"/>
          <w:highlight w:val="yellow"/>
        </w:rPr>
        <w:t>内部户</w:t>
      </w:r>
      <w:proofErr w:type="gramEnd"/>
      <w:r w:rsidR="001C4F5D" w:rsidRPr="00D35F63">
        <w:rPr>
          <w:rFonts w:ascii="宋体" w:hAnsi="宋体" w:hint="eastAsia"/>
          <w:highlight w:val="yellow"/>
        </w:rPr>
        <w:t>都遵循该</w:t>
      </w:r>
      <w:proofErr w:type="gramStart"/>
      <w:r w:rsidR="001C4F5D" w:rsidRPr="00D35F63">
        <w:rPr>
          <w:rFonts w:ascii="宋体" w:hAnsi="宋体" w:hint="eastAsia"/>
          <w:highlight w:val="yellow"/>
        </w:rPr>
        <w:t>内部户控制表</w:t>
      </w:r>
      <w:proofErr w:type="gramEnd"/>
      <w:r w:rsidR="001C4F5D" w:rsidRPr="00D35F63">
        <w:rPr>
          <w:rFonts w:ascii="宋体" w:hAnsi="宋体" w:hint="eastAsia"/>
          <w:highlight w:val="yellow"/>
        </w:rPr>
        <w:t>规则（目前用于代发工资业务场景）</w:t>
      </w:r>
    </w:p>
    <w:p w14:paraId="15B46BBC" w14:textId="51AC6059" w:rsidR="00A5471B" w:rsidRDefault="00A5471B" w:rsidP="00FA7F5D">
      <w:pPr>
        <w:numPr>
          <w:ilvl w:val="0"/>
          <w:numId w:val="84"/>
        </w:numPr>
        <w:spacing w:line="360" w:lineRule="auto"/>
        <w:rPr>
          <w:rFonts w:ascii="宋体" w:hAnsi="宋体"/>
        </w:rPr>
      </w:pPr>
      <w:r w:rsidRPr="00265355">
        <w:rPr>
          <w:rFonts w:ascii="宋体" w:hAnsi="宋体" w:hint="eastAsia"/>
        </w:rPr>
        <w:t>业务相关的联机交易</w:t>
      </w:r>
      <w:r w:rsidR="00BD3C32">
        <w:rPr>
          <w:rFonts w:ascii="宋体" w:hAnsi="宋体" w:hint="eastAsia"/>
        </w:rPr>
        <w:t>、手工记账交易</w:t>
      </w:r>
      <w:r w:rsidRPr="00265355">
        <w:rPr>
          <w:rFonts w:ascii="宋体" w:hAnsi="宋体" w:hint="eastAsia"/>
        </w:rPr>
        <w:t>或批次处理交易，业务核算要求的</w:t>
      </w:r>
      <w:proofErr w:type="gramStart"/>
      <w:r>
        <w:rPr>
          <w:rFonts w:ascii="宋体" w:hAnsi="宋体" w:hint="eastAsia"/>
        </w:rPr>
        <w:t>内部户</w:t>
      </w:r>
      <w:proofErr w:type="gramEnd"/>
      <w:r w:rsidRPr="00265355">
        <w:rPr>
          <w:rFonts w:ascii="宋体" w:hAnsi="宋体" w:hint="eastAsia"/>
        </w:rPr>
        <w:t>如果没有开立，系统根据相应的</w:t>
      </w:r>
      <w:proofErr w:type="gramStart"/>
      <w:r>
        <w:rPr>
          <w:rFonts w:ascii="宋体" w:hAnsi="宋体" w:hint="eastAsia"/>
        </w:rPr>
        <w:t>内部户</w:t>
      </w:r>
      <w:r w:rsidRPr="00265355">
        <w:rPr>
          <w:rFonts w:ascii="宋体" w:hAnsi="宋体" w:hint="eastAsia"/>
        </w:rPr>
        <w:t>控制表记录</w:t>
      </w:r>
      <w:proofErr w:type="gramEnd"/>
      <w:r w:rsidRPr="00265355">
        <w:rPr>
          <w:rFonts w:ascii="宋体" w:hAnsi="宋体" w:hint="eastAsia"/>
        </w:rPr>
        <w:t>自动开立。</w:t>
      </w:r>
    </w:p>
    <w:p w14:paraId="1FB2D8DA" w14:textId="77777777" w:rsidR="00A5471B" w:rsidRDefault="00A5471B" w:rsidP="00FA7F5D">
      <w:pPr>
        <w:numPr>
          <w:ilvl w:val="0"/>
          <w:numId w:val="84"/>
        </w:numPr>
        <w:spacing w:line="360" w:lineRule="auto"/>
        <w:rPr>
          <w:rFonts w:ascii="宋体" w:hAnsi="宋体"/>
        </w:rPr>
      </w:pPr>
      <w:proofErr w:type="gramStart"/>
      <w:r>
        <w:rPr>
          <w:rFonts w:ascii="宋体" w:hAnsi="宋体" w:hint="eastAsia"/>
        </w:rPr>
        <w:t>内部户</w:t>
      </w:r>
      <w:proofErr w:type="gramEnd"/>
      <w:r w:rsidRPr="00265355">
        <w:rPr>
          <w:rFonts w:ascii="宋体" w:hAnsi="宋体" w:hint="eastAsia"/>
        </w:rPr>
        <w:t>开立时，将相应的</w:t>
      </w:r>
      <w:proofErr w:type="gramStart"/>
      <w:r>
        <w:rPr>
          <w:rFonts w:ascii="宋体" w:hAnsi="宋体" w:hint="eastAsia"/>
        </w:rPr>
        <w:t>内部户</w:t>
      </w:r>
      <w:r w:rsidRPr="00265355">
        <w:rPr>
          <w:rFonts w:ascii="宋体" w:hAnsi="宋体" w:hint="eastAsia"/>
        </w:rPr>
        <w:t>控制表</w:t>
      </w:r>
      <w:proofErr w:type="gramEnd"/>
      <w:r w:rsidRPr="00265355">
        <w:rPr>
          <w:rFonts w:ascii="宋体" w:hAnsi="宋体" w:hint="eastAsia"/>
        </w:rPr>
        <w:t>属性继承到</w:t>
      </w:r>
      <w:proofErr w:type="gramStart"/>
      <w:r>
        <w:rPr>
          <w:rFonts w:ascii="宋体" w:hAnsi="宋体" w:hint="eastAsia"/>
        </w:rPr>
        <w:t>内部户</w:t>
      </w:r>
      <w:proofErr w:type="gramEnd"/>
      <w:r w:rsidRPr="00265355">
        <w:rPr>
          <w:rFonts w:ascii="宋体" w:hAnsi="宋体" w:hint="eastAsia"/>
        </w:rPr>
        <w:t>层面。</w:t>
      </w:r>
    </w:p>
    <w:p w14:paraId="09943E90" w14:textId="7BE564F4" w:rsidR="005C7089" w:rsidRDefault="005C7089" w:rsidP="00FA7F5D">
      <w:pPr>
        <w:numPr>
          <w:ilvl w:val="0"/>
          <w:numId w:val="84"/>
        </w:numPr>
        <w:spacing w:line="360" w:lineRule="auto"/>
        <w:rPr>
          <w:rFonts w:ascii="宋体" w:hAnsi="宋体"/>
        </w:rPr>
      </w:pPr>
      <w:r w:rsidRPr="00356490">
        <w:rPr>
          <w:rFonts w:ascii="宋体" w:hAnsi="宋体" w:hint="eastAsia"/>
          <w:szCs w:val="21"/>
          <w:highlight w:val="yellow"/>
        </w:rPr>
        <w:t>分理处</w:t>
      </w:r>
      <w:r w:rsidRPr="00356490">
        <w:rPr>
          <w:rFonts w:ascii="宋体" w:hAnsi="宋体"/>
          <w:szCs w:val="21"/>
          <w:highlight w:val="yellow"/>
        </w:rPr>
        <w:t>在机构</w:t>
      </w:r>
      <w:r w:rsidRPr="00356490">
        <w:rPr>
          <w:rFonts w:ascii="宋体" w:hAnsi="宋体" w:hint="eastAsia"/>
          <w:szCs w:val="21"/>
          <w:highlight w:val="yellow"/>
        </w:rPr>
        <w:t>属性</w:t>
      </w:r>
      <w:r w:rsidRPr="00356490">
        <w:rPr>
          <w:rFonts w:ascii="宋体" w:hAnsi="宋体"/>
          <w:szCs w:val="21"/>
          <w:highlight w:val="yellow"/>
        </w:rPr>
        <w:t>上归属</w:t>
      </w:r>
      <w:r w:rsidRPr="00356490">
        <w:rPr>
          <w:rFonts w:ascii="宋体" w:hAnsi="宋体" w:hint="eastAsia"/>
          <w:szCs w:val="21"/>
          <w:highlight w:val="yellow"/>
        </w:rPr>
        <w:t>“</w:t>
      </w:r>
      <w:r w:rsidRPr="00356490">
        <w:rPr>
          <w:rFonts w:ascii="宋体" w:hAnsi="宋体"/>
          <w:szCs w:val="21"/>
          <w:highlight w:val="yellow"/>
        </w:rPr>
        <w:t>1</w:t>
      </w:r>
      <w:r w:rsidRPr="00356490">
        <w:rPr>
          <w:rFonts w:ascii="宋体" w:hAnsi="宋体" w:hint="eastAsia"/>
          <w:szCs w:val="21"/>
          <w:highlight w:val="yellow"/>
        </w:rPr>
        <w:t>-</w:t>
      </w:r>
      <w:r w:rsidRPr="00356490">
        <w:rPr>
          <w:rFonts w:ascii="宋体" w:hAnsi="宋体"/>
          <w:szCs w:val="21"/>
          <w:highlight w:val="yellow"/>
        </w:rPr>
        <w:t>营业机构</w:t>
      </w:r>
      <w:r w:rsidRPr="00356490">
        <w:rPr>
          <w:rFonts w:ascii="宋体" w:hAnsi="宋体" w:hint="eastAsia"/>
          <w:szCs w:val="21"/>
          <w:highlight w:val="yellow"/>
        </w:rPr>
        <w:t>”，</w:t>
      </w:r>
      <w:r w:rsidRPr="006D5282">
        <w:rPr>
          <w:szCs w:val="21"/>
          <w:highlight w:val="yellow"/>
        </w:rPr>
        <w:t>帐</w:t>
      </w:r>
      <w:proofErr w:type="gramStart"/>
      <w:r>
        <w:rPr>
          <w:szCs w:val="21"/>
          <w:highlight w:val="yellow"/>
        </w:rPr>
        <w:t>务</w:t>
      </w:r>
      <w:proofErr w:type="gramEnd"/>
      <w:r>
        <w:rPr>
          <w:szCs w:val="21"/>
          <w:highlight w:val="yellow"/>
        </w:rPr>
        <w:t>上不独立核算，</w:t>
      </w:r>
      <w:r w:rsidRPr="00191E76">
        <w:rPr>
          <w:szCs w:val="21"/>
          <w:highlight w:val="yellow"/>
        </w:rPr>
        <w:t>而是挂靠</w:t>
      </w:r>
      <w:r>
        <w:rPr>
          <w:szCs w:val="21"/>
          <w:highlight w:val="yellow"/>
        </w:rPr>
        <w:t>在其</w:t>
      </w:r>
      <w:r w:rsidRPr="00191E76">
        <w:rPr>
          <w:szCs w:val="21"/>
          <w:highlight w:val="yellow"/>
        </w:rPr>
        <w:t>上级机构</w:t>
      </w:r>
      <w:r>
        <w:rPr>
          <w:rFonts w:hint="eastAsia"/>
          <w:szCs w:val="21"/>
          <w:highlight w:val="yellow"/>
        </w:rPr>
        <w:t>。</w:t>
      </w:r>
      <w:r w:rsidRPr="00356490">
        <w:rPr>
          <w:rFonts w:ascii="宋体" w:hAnsi="宋体" w:cs="Arial"/>
          <w:szCs w:val="21"/>
          <w:highlight w:val="yellow"/>
        </w:rPr>
        <w:t>系统控制</w:t>
      </w:r>
      <w:proofErr w:type="gramStart"/>
      <w:r w:rsidRPr="00356490">
        <w:rPr>
          <w:rFonts w:ascii="宋体" w:hAnsi="宋体" w:cs="Arial"/>
          <w:szCs w:val="21"/>
          <w:highlight w:val="yellow"/>
        </w:rPr>
        <w:t>内部户</w:t>
      </w:r>
      <w:proofErr w:type="gramEnd"/>
      <w:r w:rsidRPr="00356490">
        <w:rPr>
          <w:rFonts w:ascii="宋体" w:hAnsi="宋体" w:cs="Arial"/>
          <w:szCs w:val="21"/>
          <w:highlight w:val="yellow"/>
        </w:rPr>
        <w:t>自动开户</w:t>
      </w:r>
      <w:r w:rsidRPr="00356490">
        <w:rPr>
          <w:rFonts w:ascii="宋体" w:hAnsi="宋体" w:cs="Arial" w:hint="eastAsia"/>
          <w:szCs w:val="21"/>
          <w:highlight w:val="yellow"/>
        </w:rPr>
        <w:t>、</w:t>
      </w:r>
      <w:r w:rsidRPr="00356490">
        <w:rPr>
          <w:rFonts w:ascii="宋体" w:hAnsi="宋体" w:cs="Arial"/>
          <w:szCs w:val="21"/>
          <w:highlight w:val="yellow"/>
        </w:rPr>
        <w:t>手工开户时不允许在分理处层级</w:t>
      </w:r>
      <w:r w:rsidRPr="00356490">
        <w:rPr>
          <w:rFonts w:ascii="宋体" w:hAnsi="宋体" w:cs="Arial" w:hint="eastAsia"/>
          <w:szCs w:val="21"/>
          <w:highlight w:val="yellow"/>
        </w:rPr>
        <w:t>。</w:t>
      </w:r>
    </w:p>
    <w:p w14:paraId="2B35F219" w14:textId="2B73B843" w:rsidR="00A5471B" w:rsidRDefault="00A5471B" w:rsidP="00FA7F5D">
      <w:pPr>
        <w:numPr>
          <w:ilvl w:val="0"/>
          <w:numId w:val="84"/>
        </w:numPr>
        <w:spacing w:line="360" w:lineRule="auto"/>
        <w:rPr>
          <w:rFonts w:ascii="宋体" w:hAnsi="宋体"/>
        </w:rPr>
      </w:pPr>
      <w:proofErr w:type="gramStart"/>
      <w:r>
        <w:rPr>
          <w:rFonts w:ascii="宋体" w:hAnsi="宋体" w:hint="eastAsia"/>
        </w:rPr>
        <w:t>内部户</w:t>
      </w:r>
      <w:proofErr w:type="gramEnd"/>
      <w:r w:rsidRPr="00265355">
        <w:rPr>
          <w:rFonts w:ascii="宋体" w:hAnsi="宋体" w:hint="eastAsia"/>
        </w:rPr>
        <w:t>层级根据业务需要允许设置自身特色的业务属性，目前这类属性有：挂账期限、借贷方限额</w:t>
      </w:r>
      <w:r w:rsidR="00652A6B">
        <w:rPr>
          <w:rFonts w:ascii="宋体" w:hAnsi="宋体" w:hint="eastAsia"/>
        </w:rPr>
        <w:t>、</w:t>
      </w:r>
      <w:proofErr w:type="gramStart"/>
      <w:r w:rsidR="00652A6B">
        <w:rPr>
          <w:rFonts w:ascii="宋体" w:hAnsi="宋体" w:hint="eastAsia"/>
        </w:rPr>
        <w:t>内部户</w:t>
      </w:r>
      <w:proofErr w:type="gramEnd"/>
      <w:r w:rsidR="00652A6B">
        <w:rPr>
          <w:rFonts w:ascii="宋体" w:hAnsi="宋体" w:hint="eastAsia"/>
        </w:rPr>
        <w:t>到期日、账户名称</w:t>
      </w:r>
      <w:r w:rsidRPr="00265355">
        <w:rPr>
          <w:rFonts w:ascii="宋体" w:hAnsi="宋体" w:hint="eastAsia"/>
        </w:rPr>
        <w:t>。这些属性允许在</w:t>
      </w:r>
      <w:proofErr w:type="gramStart"/>
      <w:r>
        <w:rPr>
          <w:rFonts w:ascii="宋体" w:hAnsi="宋体" w:hint="eastAsia"/>
        </w:rPr>
        <w:t>内部户</w:t>
      </w:r>
      <w:proofErr w:type="gramEnd"/>
      <w:r w:rsidRPr="00265355">
        <w:rPr>
          <w:rFonts w:ascii="宋体" w:hAnsi="宋体" w:hint="eastAsia"/>
        </w:rPr>
        <w:t>层面进行更改</w:t>
      </w:r>
      <w:r w:rsidR="00C5415D">
        <w:rPr>
          <w:rFonts w:ascii="宋体" w:hAnsi="宋体" w:hint="eastAsia"/>
        </w:rPr>
        <w:t>，但不允许超出控制</w:t>
      </w:r>
      <w:proofErr w:type="gramStart"/>
      <w:r w:rsidR="00C5415D">
        <w:rPr>
          <w:rFonts w:ascii="宋体" w:hAnsi="宋体" w:hint="eastAsia"/>
        </w:rPr>
        <w:t>表设置</w:t>
      </w:r>
      <w:proofErr w:type="gramEnd"/>
      <w:r w:rsidR="00C5415D">
        <w:rPr>
          <w:rFonts w:ascii="宋体" w:hAnsi="宋体" w:hint="eastAsia"/>
        </w:rPr>
        <w:t>的属性范围</w:t>
      </w:r>
      <w:r w:rsidRPr="00265355">
        <w:rPr>
          <w:rFonts w:ascii="宋体" w:hAnsi="宋体" w:hint="eastAsia"/>
        </w:rPr>
        <w:t>。</w:t>
      </w:r>
    </w:p>
    <w:p w14:paraId="4F9566D3" w14:textId="77777777" w:rsidR="00A5471B" w:rsidRPr="00265355" w:rsidRDefault="00A5471B" w:rsidP="00A5471B">
      <w:pPr>
        <w:spacing w:line="360" w:lineRule="auto"/>
        <w:ind w:firstLineChars="200" w:firstLine="420"/>
        <w:rPr>
          <w:rFonts w:ascii="宋体" w:hAnsi="宋体"/>
        </w:rPr>
      </w:pPr>
      <w:proofErr w:type="gramStart"/>
      <w:r>
        <w:rPr>
          <w:rFonts w:ascii="宋体" w:hAnsi="宋体" w:hint="eastAsia"/>
        </w:rPr>
        <w:t>内部户</w:t>
      </w:r>
      <w:proofErr w:type="gramEnd"/>
      <w:r w:rsidRPr="00265355">
        <w:rPr>
          <w:rFonts w:ascii="宋体" w:hAnsi="宋体" w:hint="eastAsia"/>
        </w:rPr>
        <w:t>属性及其维护规则如下表：</w:t>
      </w:r>
    </w:p>
    <w:tbl>
      <w:tblPr>
        <w:tblW w:w="8521" w:type="dxa"/>
        <w:tblInd w:w="92" w:type="dxa"/>
        <w:tblLook w:val="04A0" w:firstRow="1" w:lastRow="0" w:firstColumn="1" w:lastColumn="0" w:noHBand="0" w:noVBand="1"/>
      </w:tblPr>
      <w:tblGrid>
        <w:gridCol w:w="725"/>
        <w:gridCol w:w="1418"/>
        <w:gridCol w:w="4251"/>
        <w:gridCol w:w="2127"/>
      </w:tblGrid>
      <w:tr w:rsidR="00A5471B" w:rsidRPr="003B5D15" w14:paraId="318A5772" w14:textId="77777777" w:rsidTr="00B75380">
        <w:trPr>
          <w:trHeight w:val="465"/>
          <w:tblHeader/>
        </w:trPr>
        <w:tc>
          <w:tcPr>
            <w:tcW w:w="725" w:type="dxa"/>
            <w:tcBorders>
              <w:top w:val="single" w:sz="8" w:space="0" w:color="auto"/>
              <w:left w:val="single" w:sz="8" w:space="0" w:color="auto"/>
              <w:bottom w:val="single" w:sz="8" w:space="0" w:color="auto"/>
              <w:right w:val="single" w:sz="8" w:space="0" w:color="auto"/>
            </w:tcBorders>
            <w:shd w:val="clear" w:color="000000" w:fill="E6E6E6"/>
            <w:vAlign w:val="center"/>
            <w:hideMark/>
          </w:tcPr>
          <w:p w14:paraId="319679E8" w14:textId="77777777" w:rsidR="00A5471B" w:rsidRPr="00265355" w:rsidRDefault="00A5471B" w:rsidP="00F21884">
            <w:pPr>
              <w:widowControl/>
              <w:jc w:val="center"/>
              <w:rPr>
                <w:rFonts w:ascii="宋体" w:hAnsi="宋体" w:cs="宋体"/>
                <w:b/>
                <w:bCs/>
                <w:kern w:val="0"/>
              </w:rPr>
            </w:pPr>
            <w:r w:rsidRPr="00265355">
              <w:rPr>
                <w:rFonts w:ascii="宋体" w:hAnsi="宋体" w:cs="宋体" w:hint="eastAsia"/>
                <w:b/>
                <w:bCs/>
                <w:kern w:val="0"/>
              </w:rPr>
              <w:lastRenderedPageBreak/>
              <w:t>序号</w:t>
            </w:r>
          </w:p>
        </w:tc>
        <w:tc>
          <w:tcPr>
            <w:tcW w:w="1418" w:type="dxa"/>
            <w:tcBorders>
              <w:top w:val="single" w:sz="8" w:space="0" w:color="auto"/>
              <w:left w:val="nil"/>
              <w:bottom w:val="single" w:sz="8" w:space="0" w:color="auto"/>
              <w:right w:val="single" w:sz="8" w:space="0" w:color="auto"/>
            </w:tcBorders>
            <w:shd w:val="clear" w:color="000000" w:fill="E6E6E6"/>
            <w:vAlign w:val="center"/>
            <w:hideMark/>
          </w:tcPr>
          <w:p w14:paraId="74CF772B" w14:textId="77777777" w:rsidR="00A5471B" w:rsidRPr="00265355" w:rsidRDefault="00A5471B" w:rsidP="00F21884">
            <w:pPr>
              <w:widowControl/>
              <w:jc w:val="center"/>
              <w:rPr>
                <w:rFonts w:ascii="宋体" w:hAnsi="宋体" w:cs="宋体"/>
                <w:b/>
                <w:bCs/>
                <w:kern w:val="0"/>
              </w:rPr>
            </w:pPr>
            <w:r w:rsidRPr="00265355">
              <w:rPr>
                <w:rFonts w:ascii="宋体" w:hAnsi="宋体" w:cs="宋体" w:hint="eastAsia"/>
                <w:b/>
                <w:bCs/>
                <w:kern w:val="0"/>
              </w:rPr>
              <w:t>名称</w:t>
            </w:r>
          </w:p>
        </w:tc>
        <w:tc>
          <w:tcPr>
            <w:tcW w:w="4251" w:type="dxa"/>
            <w:tcBorders>
              <w:top w:val="single" w:sz="8" w:space="0" w:color="auto"/>
              <w:left w:val="nil"/>
              <w:bottom w:val="single" w:sz="4" w:space="0" w:color="auto"/>
              <w:right w:val="single" w:sz="8" w:space="0" w:color="auto"/>
            </w:tcBorders>
            <w:shd w:val="clear" w:color="000000" w:fill="E6E6E6"/>
            <w:vAlign w:val="center"/>
            <w:hideMark/>
          </w:tcPr>
          <w:p w14:paraId="561BAE2C" w14:textId="77777777" w:rsidR="00A5471B" w:rsidRPr="00265355" w:rsidRDefault="00A5471B" w:rsidP="00F21884">
            <w:pPr>
              <w:widowControl/>
              <w:jc w:val="center"/>
              <w:rPr>
                <w:rFonts w:ascii="宋体" w:hAnsi="宋体" w:cs="宋体"/>
                <w:b/>
                <w:bCs/>
                <w:kern w:val="0"/>
              </w:rPr>
            </w:pPr>
            <w:r w:rsidRPr="00265355">
              <w:rPr>
                <w:rFonts w:ascii="宋体" w:hAnsi="宋体" w:cs="宋体" w:hint="eastAsia"/>
                <w:b/>
                <w:bCs/>
                <w:kern w:val="0"/>
              </w:rPr>
              <w:t>备    注</w:t>
            </w:r>
          </w:p>
        </w:tc>
        <w:tc>
          <w:tcPr>
            <w:tcW w:w="2127" w:type="dxa"/>
            <w:tcBorders>
              <w:top w:val="single" w:sz="8" w:space="0" w:color="auto"/>
              <w:left w:val="nil"/>
              <w:bottom w:val="single" w:sz="8" w:space="0" w:color="auto"/>
              <w:right w:val="single" w:sz="8" w:space="0" w:color="auto"/>
            </w:tcBorders>
            <w:shd w:val="clear" w:color="000000" w:fill="E6E6E6"/>
            <w:vAlign w:val="center"/>
            <w:hideMark/>
          </w:tcPr>
          <w:p w14:paraId="7EF5AA11" w14:textId="77777777" w:rsidR="00A5471B" w:rsidRPr="00265355" w:rsidRDefault="00A5471B" w:rsidP="00F21884">
            <w:pPr>
              <w:widowControl/>
              <w:jc w:val="center"/>
              <w:rPr>
                <w:rFonts w:ascii="宋体" w:hAnsi="宋体" w:cs="宋体"/>
                <w:b/>
                <w:bCs/>
                <w:kern w:val="0"/>
              </w:rPr>
            </w:pPr>
            <w:proofErr w:type="gramStart"/>
            <w:r>
              <w:rPr>
                <w:rFonts w:ascii="宋体" w:hAnsi="宋体" w:cs="宋体" w:hint="eastAsia"/>
                <w:b/>
                <w:bCs/>
                <w:kern w:val="0"/>
              </w:rPr>
              <w:t>内部户</w:t>
            </w:r>
            <w:r w:rsidRPr="00265355">
              <w:rPr>
                <w:rFonts w:ascii="宋体" w:hAnsi="宋体" w:cs="宋体" w:hint="eastAsia"/>
                <w:b/>
                <w:bCs/>
                <w:kern w:val="0"/>
              </w:rPr>
              <w:t>层修改</w:t>
            </w:r>
            <w:proofErr w:type="gramEnd"/>
            <w:r w:rsidRPr="00265355">
              <w:rPr>
                <w:rFonts w:ascii="宋体" w:hAnsi="宋体" w:cs="宋体" w:hint="eastAsia"/>
                <w:b/>
                <w:bCs/>
                <w:kern w:val="0"/>
              </w:rPr>
              <w:t>原则</w:t>
            </w:r>
          </w:p>
        </w:tc>
      </w:tr>
      <w:tr w:rsidR="00A5471B" w:rsidRPr="003B5D15" w14:paraId="6B39607C" w14:textId="77777777" w:rsidTr="00B75380">
        <w:trPr>
          <w:trHeight w:val="343"/>
        </w:trPr>
        <w:tc>
          <w:tcPr>
            <w:tcW w:w="725" w:type="dxa"/>
            <w:tcBorders>
              <w:top w:val="nil"/>
              <w:left w:val="single" w:sz="8" w:space="0" w:color="auto"/>
              <w:bottom w:val="single" w:sz="8" w:space="0" w:color="000000"/>
              <w:right w:val="single" w:sz="8" w:space="0" w:color="auto"/>
            </w:tcBorders>
            <w:shd w:val="clear" w:color="auto" w:fill="auto"/>
            <w:hideMark/>
          </w:tcPr>
          <w:p w14:paraId="23498144"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1</w:t>
            </w:r>
          </w:p>
        </w:tc>
        <w:tc>
          <w:tcPr>
            <w:tcW w:w="1418" w:type="dxa"/>
            <w:tcBorders>
              <w:top w:val="nil"/>
              <w:left w:val="single" w:sz="8" w:space="0" w:color="auto"/>
              <w:bottom w:val="single" w:sz="8" w:space="0" w:color="000000"/>
              <w:right w:val="single" w:sz="4" w:space="0" w:color="auto"/>
            </w:tcBorders>
            <w:shd w:val="clear" w:color="auto" w:fill="auto"/>
            <w:hideMark/>
          </w:tcPr>
          <w:p w14:paraId="55F0C0CE"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核算机构</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10217408" w14:textId="77777777" w:rsidR="00A5471B" w:rsidRPr="00E721B2" w:rsidRDefault="00A5471B" w:rsidP="00F21884">
            <w:pPr>
              <w:jc w:val="left"/>
              <w:rPr>
                <w:rFonts w:ascii="宋体" w:hAnsi="宋体"/>
                <w:sz w:val="18"/>
                <w:szCs w:val="18"/>
              </w:rPr>
            </w:pPr>
            <w:proofErr w:type="gramStart"/>
            <w:r>
              <w:rPr>
                <w:rFonts w:ascii="宋体" w:hAnsi="宋体" w:hint="eastAsia"/>
                <w:sz w:val="18"/>
                <w:szCs w:val="18"/>
              </w:rPr>
              <w:t>内部户</w:t>
            </w:r>
            <w:proofErr w:type="gramEnd"/>
            <w:r w:rsidRPr="00E721B2">
              <w:rPr>
                <w:rFonts w:ascii="宋体" w:hAnsi="宋体" w:hint="eastAsia"/>
                <w:sz w:val="18"/>
                <w:szCs w:val="18"/>
              </w:rPr>
              <w:t>所属的机构</w:t>
            </w:r>
          </w:p>
        </w:tc>
        <w:tc>
          <w:tcPr>
            <w:tcW w:w="2127" w:type="dxa"/>
            <w:tcBorders>
              <w:top w:val="nil"/>
              <w:left w:val="single" w:sz="4" w:space="0" w:color="auto"/>
              <w:bottom w:val="single" w:sz="8" w:space="0" w:color="000000"/>
              <w:right w:val="single" w:sz="8" w:space="0" w:color="auto"/>
            </w:tcBorders>
            <w:shd w:val="clear" w:color="auto" w:fill="auto"/>
            <w:hideMark/>
          </w:tcPr>
          <w:p w14:paraId="6E6D1E89"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688DBCEF" w14:textId="77777777" w:rsidTr="00B75380">
        <w:trPr>
          <w:trHeight w:val="285"/>
        </w:trPr>
        <w:tc>
          <w:tcPr>
            <w:tcW w:w="725" w:type="dxa"/>
            <w:tcBorders>
              <w:top w:val="nil"/>
              <w:left w:val="single" w:sz="8" w:space="0" w:color="auto"/>
              <w:bottom w:val="single" w:sz="8" w:space="0" w:color="auto"/>
              <w:right w:val="single" w:sz="8" w:space="0" w:color="auto"/>
            </w:tcBorders>
            <w:shd w:val="clear" w:color="auto" w:fill="auto"/>
            <w:hideMark/>
          </w:tcPr>
          <w:p w14:paraId="1337527C"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2</w:t>
            </w:r>
          </w:p>
        </w:tc>
        <w:tc>
          <w:tcPr>
            <w:tcW w:w="1418" w:type="dxa"/>
            <w:tcBorders>
              <w:top w:val="nil"/>
              <w:left w:val="nil"/>
              <w:bottom w:val="single" w:sz="8" w:space="0" w:color="auto"/>
              <w:right w:val="single" w:sz="8" w:space="0" w:color="auto"/>
            </w:tcBorders>
            <w:shd w:val="clear" w:color="auto" w:fill="auto"/>
            <w:hideMark/>
          </w:tcPr>
          <w:p w14:paraId="4C642601"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科目号</w:t>
            </w:r>
          </w:p>
        </w:tc>
        <w:tc>
          <w:tcPr>
            <w:tcW w:w="4251" w:type="dxa"/>
            <w:tcBorders>
              <w:top w:val="single" w:sz="4" w:space="0" w:color="auto"/>
              <w:left w:val="nil"/>
              <w:bottom w:val="single" w:sz="8" w:space="0" w:color="auto"/>
              <w:right w:val="single" w:sz="8" w:space="0" w:color="auto"/>
            </w:tcBorders>
            <w:shd w:val="clear" w:color="auto" w:fill="auto"/>
            <w:hideMark/>
          </w:tcPr>
          <w:p w14:paraId="3912CEBA"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 xml:space="preserve">　</w:t>
            </w:r>
          </w:p>
        </w:tc>
        <w:tc>
          <w:tcPr>
            <w:tcW w:w="2127" w:type="dxa"/>
            <w:tcBorders>
              <w:top w:val="nil"/>
              <w:left w:val="nil"/>
              <w:bottom w:val="single" w:sz="8" w:space="0" w:color="auto"/>
              <w:right w:val="single" w:sz="8" w:space="0" w:color="auto"/>
            </w:tcBorders>
            <w:shd w:val="clear" w:color="auto" w:fill="auto"/>
            <w:hideMark/>
          </w:tcPr>
          <w:p w14:paraId="219191A9"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518ADE22" w14:textId="77777777" w:rsidTr="00B75380">
        <w:trPr>
          <w:trHeight w:val="285"/>
        </w:trPr>
        <w:tc>
          <w:tcPr>
            <w:tcW w:w="725" w:type="dxa"/>
            <w:tcBorders>
              <w:top w:val="nil"/>
              <w:left w:val="single" w:sz="8" w:space="0" w:color="auto"/>
              <w:bottom w:val="single" w:sz="8" w:space="0" w:color="auto"/>
              <w:right w:val="single" w:sz="8" w:space="0" w:color="auto"/>
            </w:tcBorders>
            <w:shd w:val="clear" w:color="auto" w:fill="auto"/>
            <w:hideMark/>
          </w:tcPr>
          <w:p w14:paraId="2096140A"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3</w:t>
            </w:r>
          </w:p>
        </w:tc>
        <w:tc>
          <w:tcPr>
            <w:tcW w:w="1418" w:type="dxa"/>
            <w:tcBorders>
              <w:top w:val="nil"/>
              <w:left w:val="nil"/>
              <w:bottom w:val="single" w:sz="8" w:space="0" w:color="auto"/>
              <w:right w:val="single" w:sz="8" w:space="0" w:color="auto"/>
            </w:tcBorders>
            <w:shd w:val="clear" w:color="auto" w:fill="auto"/>
            <w:hideMark/>
          </w:tcPr>
          <w:p w14:paraId="388B76BC"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顺序号</w:t>
            </w:r>
          </w:p>
        </w:tc>
        <w:tc>
          <w:tcPr>
            <w:tcW w:w="4251" w:type="dxa"/>
            <w:tcBorders>
              <w:top w:val="nil"/>
              <w:left w:val="nil"/>
              <w:bottom w:val="single" w:sz="8" w:space="0" w:color="auto"/>
              <w:right w:val="single" w:sz="8" w:space="0" w:color="auto"/>
            </w:tcBorders>
            <w:shd w:val="clear" w:color="auto" w:fill="auto"/>
            <w:hideMark/>
          </w:tcPr>
          <w:p w14:paraId="5956DF7D"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 xml:space="preserve">　</w:t>
            </w:r>
          </w:p>
        </w:tc>
        <w:tc>
          <w:tcPr>
            <w:tcW w:w="2127" w:type="dxa"/>
            <w:tcBorders>
              <w:top w:val="nil"/>
              <w:left w:val="nil"/>
              <w:bottom w:val="single" w:sz="8" w:space="0" w:color="auto"/>
              <w:right w:val="single" w:sz="8" w:space="0" w:color="auto"/>
            </w:tcBorders>
            <w:shd w:val="clear" w:color="auto" w:fill="auto"/>
            <w:hideMark/>
          </w:tcPr>
          <w:p w14:paraId="74C8AC67"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03CCA76B" w14:textId="77777777" w:rsidTr="00B75380">
        <w:trPr>
          <w:trHeight w:val="359"/>
        </w:trPr>
        <w:tc>
          <w:tcPr>
            <w:tcW w:w="725" w:type="dxa"/>
            <w:tcBorders>
              <w:top w:val="nil"/>
              <w:left w:val="single" w:sz="8" w:space="0" w:color="auto"/>
              <w:bottom w:val="single" w:sz="8" w:space="0" w:color="auto"/>
              <w:right w:val="single" w:sz="8" w:space="0" w:color="auto"/>
            </w:tcBorders>
            <w:shd w:val="clear" w:color="auto" w:fill="auto"/>
            <w:hideMark/>
          </w:tcPr>
          <w:p w14:paraId="57789BC9"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4</w:t>
            </w:r>
          </w:p>
        </w:tc>
        <w:tc>
          <w:tcPr>
            <w:tcW w:w="1418" w:type="dxa"/>
            <w:tcBorders>
              <w:top w:val="nil"/>
              <w:left w:val="nil"/>
              <w:bottom w:val="single" w:sz="8" w:space="0" w:color="auto"/>
              <w:right w:val="single" w:sz="8" w:space="0" w:color="auto"/>
            </w:tcBorders>
            <w:shd w:val="clear" w:color="auto" w:fill="auto"/>
            <w:hideMark/>
          </w:tcPr>
          <w:p w14:paraId="48FD5B44"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账户名称</w:t>
            </w:r>
          </w:p>
        </w:tc>
        <w:tc>
          <w:tcPr>
            <w:tcW w:w="4251" w:type="dxa"/>
            <w:tcBorders>
              <w:top w:val="nil"/>
              <w:left w:val="nil"/>
              <w:bottom w:val="single" w:sz="8" w:space="0" w:color="auto"/>
              <w:right w:val="single" w:sz="8" w:space="0" w:color="auto"/>
            </w:tcBorders>
            <w:shd w:val="clear" w:color="auto" w:fill="auto"/>
            <w:hideMark/>
          </w:tcPr>
          <w:p w14:paraId="3AA31319"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从科目表中获取默认值，允许在</w:t>
            </w:r>
            <w:proofErr w:type="gramStart"/>
            <w:r>
              <w:rPr>
                <w:rFonts w:ascii="宋体" w:hAnsi="宋体" w:hint="eastAsia"/>
                <w:sz w:val="18"/>
                <w:szCs w:val="18"/>
              </w:rPr>
              <w:t>内部户</w:t>
            </w:r>
            <w:r w:rsidRPr="00E721B2">
              <w:rPr>
                <w:rFonts w:ascii="宋体" w:hAnsi="宋体" w:hint="eastAsia"/>
                <w:sz w:val="18"/>
                <w:szCs w:val="18"/>
              </w:rPr>
              <w:t>控制表</w:t>
            </w:r>
            <w:proofErr w:type="gramEnd"/>
            <w:r w:rsidRPr="00E721B2">
              <w:rPr>
                <w:rFonts w:ascii="宋体" w:hAnsi="宋体" w:hint="eastAsia"/>
                <w:sz w:val="18"/>
                <w:szCs w:val="18"/>
              </w:rPr>
              <w:t>修改</w:t>
            </w:r>
          </w:p>
        </w:tc>
        <w:tc>
          <w:tcPr>
            <w:tcW w:w="2127" w:type="dxa"/>
            <w:tcBorders>
              <w:top w:val="nil"/>
              <w:left w:val="nil"/>
              <w:bottom w:val="single" w:sz="4" w:space="0" w:color="auto"/>
              <w:right w:val="single" w:sz="8" w:space="0" w:color="auto"/>
            </w:tcBorders>
            <w:shd w:val="clear" w:color="auto" w:fill="auto"/>
            <w:hideMark/>
          </w:tcPr>
          <w:p w14:paraId="1D20864B" w14:textId="07334BB1" w:rsidR="00A5471B" w:rsidRPr="00E721B2" w:rsidRDefault="00A5471B" w:rsidP="00F21884">
            <w:pPr>
              <w:widowControl/>
              <w:jc w:val="left"/>
              <w:rPr>
                <w:rFonts w:ascii="宋体" w:hAnsi="宋体"/>
                <w:sz w:val="18"/>
                <w:szCs w:val="18"/>
              </w:rPr>
            </w:pPr>
            <w:r w:rsidRPr="00E721B2">
              <w:rPr>
                <w:rFonts w:ascii="宋体" w:hAnsi="宋体" w:hint="eastAsia"/>
                <w:sz w:val="18"/>
                <w:szCs w:val="18"/>
              </w:rPr>
              <w:t>允许修改</w:t>
            </w:r>
            <w:r w:rsidR="00652A6B">
              <w:rPr>
                <w:rFonts w:ascii="宋体" w:hAnsi="宋体" w:hint="eastAsia"/>
                <w:sz w:val="18"/>
                <w:szCs w:val="18"/>
              </w:rPr>
              <w:t>控制表顺序号为“全9”的记录</w:t>
            </w:r>
          </w:p>
        </w:tc>
      </w:tr>
      <w:tr w:rsidR="00A5471B" w:rsidRPr="003B5D15" w14:paraId="54915428" w14:textId="77777777" w:rsidTr="00B75380">
        <w:trPr>
          <w:trHeight w:val="1622"/>
        </w:trPr>
        <w:tc>
          <w:tcPr>
            <w:tcW w:w="725" w:type="dxa"/>
            <w:tcBorders>
              <w:top w:val="nil"/>
              <w:left w:val="single" w:sz="8" w:space="0" w:color="auto"/>
              <w:bottom w:val="single" w:sz="8" w:space="0" w:color="000000"/>
              <w:right w:val="single" w:sz="8" w:space="0" w:color="auto"/>
            </w:tcBorders>
            <w:shd w:val="clear" w:color="auto" w:fill="auto"/>
            <w:hideMark/>
          </w:tcPr>
          <w:p w14:paraId="5D3F61E0"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5</w:t>
            </w:r>
          </w:p>
        </w:tc>
        <w:tc>
          <w:tcPr>
            <w:tcW w:w="1418" w:type="dxa"/>
            <w:tcBorders>
              <w:top w:val="nil"/>
              <w:left w:val="single" w:sz="8" w:space="0" w:color="auto"/>
              <w:bottom w:val="single" w:sz="8" w:space="0" w:color="000000"/>
              <w:right w:val="single" w:sz="8" w:space="0" w:color="auto"/>
            </w:tcBorders>
            <w:shd w:val="clear" w:color="auto" w:fill="auto"/>
            <w:hideMark/>
          </w:tcPr>
          <w:p w14:paraId="639ABC71"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记录状态</w:t>
            </w:r>
          </w:p>
        </w:tc>
        <w:tc>
          <w:tcPr>
            <w:tcW w:w="4251" w:type="dxa"/>
            <w:tcBorders>
              <w:top w:val="nil"/>
              <w:left w:val="nil"/>
              <w:right w:val="single" w:sz="4" w:space="0" w:color="auto"/>
            </w:tcBorders>
            <w:shd w:val="clear" w:color="auto" w:fill="auto"/>
            <w:hideMark/>
          </w:tcPr>
          <w:p w14:paraId="423C34BC" w14:textId="77777777" w:rsidR="00A5471B" w:rsidRPr="00E721B2" w:rsidRDefault="00A5471B" w:rsidP="00F21884">
            <w:pPr>
              <w:widowControl/>
              <w:jc w:val="left"/>
              <w:rPr>
                <w:rFonts w:ascii="宋体" w:hAnsi="宋体"/>
                <w:sz w:val="18"/>
                <w:szCs w:val="18"/>
              </w:rPr>
            </w:pPr>
            <w:proofErr w:type="gramStart"/>
            <w:r>
              <w:rPr>
                <w:rFonts w:ascii="宋体" w:hAnsi="宋体" w:hint="eastAsia"/>
                <w:sz w:val="18"/>
                <w:szCs w:val="18"/>
              </w:rPr>
              <w:t>内部户</w:t>
            </w:r>
            <w:proofErr w:type="gramEnd"/>
            <w:r w:rsidRPr="00E721B2">
              <w:rPr>
                <w:rFonts w:ascii="宋体" w:hAnsi="宋体" w:hint="eastAsia"/>
                <w:sz w:val="18"/>
                <w:szCs w:val="18"/>
              </w:rPr>
              <w:t>状态：</w:t>
            </w:r>
          </w:p>
          <w:p w14:paraId="1ABFE98A" w14:textId="77777777" w:rsidR="00A5471B" w:rsidRPr="00E721B2" w:rsidRDefault="00A5471B" w:rsidP="00F21884">
            <w:pPr>
              <w:widowControl/>
              <w:jc w:val="left"/>
              <w:rPr>
                <w:rFonts w:ascii="宋体" w:hAnsi="宋体"/>
                <w:sz w:val="18"/>
                <w:szCs w:val="18"/>
              </w:rPr>
            </w:pPr>
            <w:r>
              <w:rPr>
                <w:rFonts w:ascii="宋体" w:hAnsi="宋体" w:hint="eastAsia"/>
                <w:sz w:val="18"/>
                <w:szCs w:val="18"/>
              </w:rPr>
              <w:t>A</w:t>
            </w:r>
            <w:r w:rsidRPr="00E721B2">
              <w:rPr>
                <w:rFonts w:ascii="宋体" w:hAnsi="宋体" w:hint="eastAsia"/>
                <w:sz w:val="18"/>
                <w:szCs w:val="18"/>
              </w:rPr>
              <w:t>-</w:t>
            </w:r>
            <w:r w:rsidR="007F63DA">
              <w:rPr>
                <w:rFonts w:ascii="宋体" w:hAnsi="宋体" w:hint="eastAsia"/>
                <w:sz w:val="18"/>
                <w:szCs w:val="18"/>
              </w:rPr>
              <w:t xml:space="preserve"> </w:t>
            </w:r>
            <w:r w:rsidRPr="00E721B2">
              <w:rPr>
                <w:rFonts w:ascii="宋体" w:hAnsi="宋体" w:hint="eastAsia"/>
                <w:sz w:val="18"/>
                <w:szCs w:val="18"/>
              </w:rPr>
              <w:t>正常；</w:t>
            </w:r>
          </w:p>
          <w:p w14:paraId="7348EA3A" w14:textId="07C91FBB" w:rsidR="00A5471B" w:rsidRPr="00E721B2" w:rsidRDefault="00A5471B" w:rsidP="00F21884">
            <w:pPr>
              <w:widowControl/>
              <w:jc w:val="left"/>
              <w:rPr>
                <w:rFonts w:ascii="宋体" w:hAnsi="宋体"/>
                <w:sz w:val="18"/>
                <w:szCs w:val="18"/>
              </w:rPr>
            </w:pPr>
            <w:r>
              <w:rPr>
                <w:rFonts w:ascii="宋体" w:hAnsi="宋体" w:hint="eastAsia"/>
                <w:sz w:val="18"/>
                <w:szCs w:val="18"/>
              </w:rPr>
              <w:t>S</w:t>
            </w:r>
            <w:r w:rsidRPr="00E721B2">
              <w:rPr>
                <w:rFonts w:ascii="宋体" w:hAnsi="宋体" w:hint="eastAsia"/>
                <w:sz w:val="18"/>
                <w:szCs w:val="18"/>
              </w:rPr>
              <w:t>-</w:t>
            </w:r>
            <w:r w:rsidRPr="00E721B2">
              <w:rPr>
                <w:rFonts w:ascii="宋体" w:hAnsi="宋体"/>
                <w:sz w:val="18"/>
                <w:szCs w:val="18"/>
              </w:rPr>
              <w:t xml:space="preserve"> </w:t>
            </w:r>
            <w:r w:rsidR="007F63DA">
              <w:rPr>
                <w:rFonts w:ascii="宋体" w:hAnsi="宋体" w:hint="eastAsia"/>
                <w:sz w:val="18"/>
                <w:szCs w:val="18"/>
              </w:rPr>
              <w:t>停用</w:t>
            </w:r>
            <w:r w:rsidRPr="00E721B2">
              <w:rPr>
                <w:rFonts w:ascii="宋体" w:hAnsi="宋体"/>
                <w:sz w:val="18"/>
                <w:szCs w:val="18"/>
              </w:rPr>
              <w:t>；</w:t>
            </w:r>
          </w:p>
          <w:p w14:paraId="4F4EA4A9" w14:textId="49D30B78" w:rsidR="00A5471B" w:rsidRPr="00E721B2" w:rsidRDefault="00A5471B" w:rsidP="007F63DA">
            <w:pPr>
              <w:jc w:val="left"/>
              <w:rPr>
                <w:rFonts w:ascii="宋体" w:hAnsi="宋体"/>
                <w:sz w:val="18"/>
                <w:szCs w:val="18"/>
              </w:rPr>
            </w:pPr>
            <w:r>
              <w:rPr>
                <w:rFonts w:ascii="宋体" w:hAnsi="宋体" w:hint="eastAsia"/>
                <w:sz w:val="18"/>
                <w:szCs w:val="18"/>
              </w:rPr>
              <w:t>C</w:t>
            </w:r>
            <w:r w:rsidRPr="00E721B2">
              <w:rPr>
                <w:rFonts w:ascii="宋体" w:hAnsi="宋体" w:hint="eastAsia"/>
                <w:sz w:val="18"/>
                <w:szCs w:val="18"/>
              </w:rPr>
              <w:t>-</w:t>
            </w:r>
            <w:r w:rsidRPr="00E721B2">
              <w:rPr>
                <w:rFonts w:ascii="宋体" w:hAnsi="宋体"/>
                <w:sz w:val="18"/>
                <w:szCs w:val="18"/>
              </w:rPr>
              <w:t xml:space="preserve"> </w:t>
            </w:r>
            <w:r w:rsidR="007F63DA">
              <w:rPr>
                <w:rFonts w:ascii="宋体" w:hAnsi="宋体" w:hint="eastAsia"/>
                <w:sz w:val="18"/>
                <w:szCs w:val="18"/>
              </w:rPr>
              <w:t>注销</w:t>
            </w:r>
            <w:r w:rsidRPr="00E721B2">
              <w:rPr>
                <w:rFonts w:ascii="宋体" w:hAnsi="宋体"/>
                <w:sz w:val="18"/>
                <w:szCs w:val="18"/>
              </w:rPr>
              <w:t>；</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14:paraId="170FCF53"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50C6C424" w14:textId="77777777" w:rsidTr="00B75380">
        <w:trPr>
          <w:trHeight w:val="982"/>
        </w:trPr>
        <w:tc>
          <w:tcPr>
            <w:tcW w:w="725" w:type="dxa"/>
            <w:tcBorders>
              <w:top w:val="nil"/>
              <w:left w:val="single" w:sz="8" w:space="0" w:color="auto"/>
              <w:bottom w:val="single" w:sz="8" w:space="0" w:color="000000"/>
              <w:right w:val="single" w:sz="8" w:space="0" w:color="auto"/>
            </w:tcBorders>
            <w:shd w:val="clear" w:color="auto" w:fill="auto"/>
            <w:hideMark/>
          </w:tcPr>
          <w:p w14:paraId="6656546D"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6</w:t>
            </w:r>
          </w:p>
        </w:tc>
        <w:tc>
          <w:tcPr>
            <w:tcW w:w="1418" w:type="dxa"/>
            <w:tcBorders>
              <w:top w:val="nil"/>
              <w:left w:val="single" w:sz="8" w:space="0" w:color="auto"/>
              <w:bottom w:val="single" w:sz="8" w:space="0" w:color="000000"/>
              <w:right w:val="single" w:sz="4" w:space="0" w:color="auto"/>
            </w:tcBorders>
            <w:shd w:val="clear" w:color="auto" w:fill="auto"/>
            <w:hideMark/>
          </w:tcPr>
          <w:p w14:paraId="18F1C7E5" w14:textId="77777777" w:rsidR="00A5471B" w:rsidRPr="00E721B2" w:rsidRDefault="00A5471B" w:rsidP="00015747">
            <w:pPr>
              <w:widowControl/>
              <w:jc w:val="left"/>
              <w:rPr>
                <w:rFonts w:ascii="宋体" w:hAnsi="宋体"/>
                <w:sz w:val="18"/>
                <w:szCs w:val="18"/>
              </w:rPr>
            </w:pPr>
            <w:r w:rsidRPr="00E721B2">
              <w:rPr>
                <w:rFonts w:ascii="宋体" w:hAnsi="宋体" w:hint="eastAsia"/>
                <w:sz w:val="18"/>
                <w:szCs w:val="18"/>
              </w:rPr>
              <w:t>货币</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0E8E5E0F" w14:textId="77777777" w:rsidR="00A5471B" w:rsidRPr="00E721B2" w:rsidRDefault="00A5471B" w:rsidP="00F21884">
            <w:pPr>
              <w:jc w:val="left"/>
              <w:rPr>
                <w:rFonts w:ascii="宋体" w:hAnsi="宋体"/>
                <w:sz w:val="18"/>
                <w:szCs w:val="18"/>
              </w:rPr>
            </w:pP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14:paraId="06BB0BF7"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24124D10" w14:textId="77777777" w:rsidTr="00B75380">
        <w:trPr>
          <w:trHeight w:val="902"/>
        </w:trPr>
        <w:tc>
          <w:tcPr>
            <w:tcW w:w="725" w:type="dxa"/>
            <w:tcBorders>
              <w:top w:val="nil"/>
              <w:left w:val="single" w:sz="8" w:space="0" w:color="auto"/>
              <w:bottom w:val="single" w:sz="8" w:space="0" w:color="auto"/>
              <w:right w:val="single" w:sz="8" w:space="0" w:color="auto"/>
            </w:tcBorders>
            <w:shd w:val="clear" w:color="auto" w:fill="auto"/>
            <w:hideMark/>
          </w:tcPr>
          <w:p w14:paraId="745F88DE"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7</w:t>
            </w:r>
          </w:p>
        </w:tc>
        <w:tc>
          <w:tcPr>
            <w:tcW w:w="1418" w:type="dxa"/>
            <w:tcBorders>
              <w:top w:val="nil"/>
              <w:left w:val="nil"/>
              <w:bottom w:val="single" w:sz="8" w:space="0" w:color="auto"/>
              <w:right w:val="single" w:sz="8" w:space="0" w:color="auto"/>
            </w:tcBorders>
            <w:shd w:val="clear" w:color="auto" w:fill="auto"/>
            <w:hideMark/>
          </w:tcPr>
          <w:p w14:paraId="1012AD27"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余额方向控制</w:t>
            </w:r>
          </w:p>
        </w:tc>
        <w:tc>
          <w:tcPr>
            <w:tcW w:w="4251" w:type="dxa"/>
            <w:tcBorders>
              <w:top w:val="single" w:sz="4" w:space="0" w:color="auto"/>
              <w:left w:val="nil"/>
              <w:bottom w:val="single" w:sz="8" w:space="0" w:color="auto"/>
              <w:right w:val="single" w:sz="8" w:space="0" w:color="auto"/>
            </w:tcBorders>
            <w:shd w:val="clear" w:color="auto" w:fill="auto"/>
            <w:hideMark/>
          </w:tcPr>
          <w:p w14:paraId="3789786D" w14:textId="77777777" w:rsidR="00A5471B" w:rsidRDefault="00A5471B" w:rsidP="00F21884">
            <w:pPr>
              <w:widowControl/>
              <w:jc w:val="left"/>
              <w:rPr>
                <w:rFonts w:ascii="宋体" w:hAnsi="宋体"/>
                <w:sz w:val="18"/>
                <w:szCs w:val="18"/>
              </w:rPr>
            </w:pPr>
            <w:r>
              <w:rPr>
                <w:rFonts w:ascii="宋体" w:hAnsi="宋体" w:hint="eastAsia"/>
                <w:sz w:val="18"/>
                <w:szCs w:val="18"/>
              </w:rPr>
              <w:t>B</w:t>
            </w:r>
            <w:r w:rsidRPr="00E721B2">
              <w:rPr>
                <w:rFonts w:ascii="宋体" w:hAnsi="宋体"/>
                <w:sz w:val="18"/>
                <w:szCs w:val="18"/>
              </w:rPr>
              <w:t>－可借可贷；</w:t>
            </w:r>
          </w:p>
          <w:p w14:paraId="2FDDBD79" w14:textId="77777777" w:rsidR="00A5471B" w:rsidRDefault="00A5471B" w:rsidP="00F21884">
            <w:pPr>
              <w:widowControl/>
              <w:jc w:val="left"/>
              <w:rPr>
                <w:rFonts w:ascii="宋体" w:hAnsi="宋体"/>
                <w:sz w:val="18"/>
                <w:szCs w:val="18"/>
              </w:rPr>
            </w:pPr>
            <w:r w:rsidRPr="00E721B2">
              <w:rPr>
                <w:rFonts w:ascii="宋体" w:hAnsi="宋体"/>
                <w:sz w:val="18"/>
                <w:szCs w:val="18"/>
              </w:rPr>
              <w:t>C－只允许贷方；</w:t>
            </w:r>
          </w:p>
          <w:p w14:paraId="68BA968F" w14:textId="77777777" w:rsidR="00A5471B" w:rsidRDefault="00A5471B" w:rsidP="00F21884">
            <w:pPr>
              <w:widowControl/>
              <w:jc w:val="left"/>
              <w:rPr>
                <w:rFonts w:ascii="宋体" w:hAnsi="宋体"/>
                <w:sz w:val="18"/>
                <w:szCs w:val="18"/>
              </w:rPr>
            </w:pPr>
            <w:r w:rsidRPr="00E721B2">
              <w:rPr>
                <w:rFonts w:ascii="宋体" w:hAnsi="宋体"/>
                <w:sz w:val="18"/>
                <w:szCs w:val="18"/>
              </w:rPr>
              <w:t>D－只允许借方</w:t>
            </w:r>
          </w:p>
          <w:p w14:paraId="592ED05A" w14:textId="77777777" w:rsidR="00A5471B" w:rsidRPr="00E721B2" w:rsidRDefault="00A5471B" w:rsidP="00F21884">
            <w:pPr>
              <w:widowControl/>
              <w:jc w:val="left"/>
              <w:rPr>
                <w:rFonts w:ascii="宋体" w:hAnsi="宋体"/>
                <w:sz w:val="18"/>
                <w:szCs w:val="18"/>
              </w:rPr>
            </w:pPr>
            <w:r>
              <w:rPr>
                <w:rFonts w:ascii="宋体" w:hAnsi="宋体"/>
                <w:sz w:val="18"/>
                <w:szCs w:val="18"/>
              </w:rPr>
              <w:t>只是反显科目表属性，不能修改</w:t>
            </w:r>
          </w:p>
        </w:tc>
        <w:tc>
          <w:tcPr>
            <w:tcW w:w="2127" w:type="dxa"/>
            <w:tcBorders>
              <w:top w:val="single" w:sz="4" w:space="0" w:color="auto"/>
              <w:left w:val="nil"/>
              <w:bottom w:val="single" w:sz="8" w:space="0" w:color="auto"/>
              <w:right w:val="single" w:sz="8" w:space="0" w:color="auto"/>
            </w:tcBorders>
            <w:shd w:val="clear" w:color="auto" w:fill="auto"/>
            <w:hideMark/>
          </w:tcPr>
          <w:p w14:paraId="73FBF5D1"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4DE2B95D" w14:textId="77777777" w:rsidTr="00B75380">
        <w:trPr>
          <w:trHeight w:val="1370"/>
        </w:trPr>
        <w:tc>
          <w:tcPr>
            <w:tcW w:w="725" w:type="dxa"/>
            <w:vMerge w:val="restart"/>
            <w:tcBorders>
              <w:top w:val="nil"/>
              <w:left w:val="single" w:sz="8" w:space="0" w:color="auto"/>
              <w:bottom w:val="single" w:sz="8" w:space="0" w:color="000000"/>
              <w:right w:val="single" w:sz="8" w:space="0" w:color="auto"/>
            </w:tcBorders>
            <w:shd w:val="clear" w:color="auto" w:fill="auto"/>
            <w:hideMark/>
          </w:tcPr>
          <w:p w14:paraId="6D231548"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8</w:t>
            </w:r>
          </w:p>
        </w:tc>
        <w:tc>
          <w:tcPr>
            <w:tcW w:w="1418" w:type="dxa"/>
            <w:vMerge w:val="restart"/>
            <w:tcBorders>
              <w:top w:val="nil"/>
              <w:left w:val="single" w:sz="8" w:space="0" w:color="auto"/>
              <w:bottom w:val="single" w:sz="8" w:space="0" w:color="000000"/>
              <w:right w:val="single" w:sz="8" w:space="0" w:color="auto"/>
            </w:tcBorders>
            <w:shd w:val="clear" w:color="auto" w:fill="auto"/>
            <w:hideMark/>
          </w:tcPr>
          <w:p w14:paraId="75F46D61"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余额红字标志</w:t>
            </w:r>
          </w:p>
        </w:tc>
        <w:tc>
          <w:tcPr>
            <w:tcW w:w="4251" w:type="dxa"/>
            <w:vMerge w:val="restart"/>
            <w:tcBorders>
              <w:top w:val="nil"/>
              <w:left w:val="single" w:sz="8" w:space="0" w:color="auto"/>
              <w:bottom w:val="single" w:sz="8" w:space="0" w:color="000000"/>
              <w:right w:val="single" w:sz="8" w:space="0" w:color="auto"/>
            </w:tcBorders>
            <w:shd w:val="clear" w:color="auto" w:fill="auto"/>
            <w:hideMark/>
          </w:tcPr>
          <w:p w14:paraId="3D1516C1" w14:textId="77777777" w:rsidR="00A5471B" w:rsidRDefault="00A5471B" w:rsidP="00F21884">
            <w:pPr>
              <w:widowControl/>
              <w:jc w:val="left"/>
              <w:rPr>
                <w:rFonts w:ascii="宋体" w:hAnsi="宋体"/>
                <w:sz w:val="18"/>
                <w:szCs w:val="18"/>
              </w:rPr>
            </w:pPr>
            <w:r w:rsidRPr="00E721B2">
              <w:rPr>
                <w:rFonts w:ascii="宋体" w:hAnsi="宋体"/>
                <w:sz w:val="18"/>
                <w:szCs w:val="18"/>
              </w:rPr>
              <w:t>Y－允许；</w:t>
            </w:r>
          </w:p>
          <w:p w14:paraId="6D16AEF8" w14:textId="77777777" w:rsidR="00A5471B" w:rsidRDefault="00A5471B" w:rsidP="00F21884">
            <w:pPr>
              <w:widowControl/>
              <w:jc w:val="left"/>
              <w:rPr>
                <w:rFonts w:ascii="宋体" w:hAnsi="宋体"/>
                <w:sz w:val="18"/>
                <w:szCs w:val="18"/>
              </w:rPr>
            </w:pPr>
            <w:r w:rsidRPr="00E721B2">
              <w:rPr>
                <w:rFonts w:ascii="宋体" w:hAnsi="宋体"/>
                <w:sz w:val="18"/>
                <w:szCs w:val="18"/>
              </w:rPr>
              <w:t>N－不允许</w:t>
            </w:r>
          </w:p>
          <w:p w14:paraId="1A435D87" w14:textId="77777777" w:rsidR="00A5471B" w:rsidRDefault="00A5471B" w:rsidP="00F21884">
            <w:pPr>
              <w:widowControl/>
              <w:jc w:val="left"/>
              <w:rPr>
                <w:rFonts w:ascii="宋体" w:hAnsi="宋体"/>
                <w:sz w:val="18"/>
                <w:szCs w:val="18"/>
              </w:rPr>
            </w:pPr>
          </w:p>
          <w:p w14:paraId="2567BA38"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当科目允许余额红字的时候可修改该栏位，但科目不允许透支时，该栏位只是反显</w:t>
            </w:r>
          </w:p>
        </w:tc>
        <w:tc>
          <w:tcPr>
            <w:tcW w:w="2127" w:type="dxa"/>
            <w:vMerge w:val="restart"/>
            <w:tcBorders>
              <w:top w:val="nil"/>
              <w:left w:val="single" w:sz="8" w:space="0" w:color="auto"/>
              <w:bottom w:val="single" w:sz="8" w:space="0" w:color="000000"/>
              <w:right w:val="single" w:sz="8" w:space="0" w:color="auto"/>
            </w:tcBorders>
            <w:shd w:val="clear" w:color="auto" w:fill="auto"/>
            <w:hideMark/>
          </w:tcPr>
          <w:p w14:paraId="175FB656"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0ACE574B" w14:textId="77777777" w:rsidTr="00B75380">
        <w:trPr>
          <w:trHeight w:val="312"/>
        </w:trPr>
        <w:tc>
          <w:tcPr>
            <w:tcW w:w="725" w:type="dxa"/>
            <w:vMerge/>
            <w:tcBorders>
              <w:top w:val="nil"/>
              <w:left w:val="single" w:sz="8" w:space="0" w:color="auto"/>
              <w:bottom w:val="single" w:sz="8" w:space="0" w:color="000000"/>
              <w:right w:val="single" w:sz="8" w:space="0" w:color="auto"/>
            </w:tcBorders>
            <w:vAlign w:val="center"/>
            <w:hideMark/>
          </w:tcPr>
          <w:p w14:paraId="0DEE0080"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8" w:space="0" w:color="auto"/>
            </w:tcBorders>
            <w:vAlign w:val="center"/>
            <w:hideMark/>
          </w:tcPr>
          <w:p w14:paraId="7E95EE8F" w14:textId="77777777" w:rsidR="00A5471B" w:rsidRPr="00E721B2" w:rsidRDefault="00A5471B" w:rsidP="00F21884">
            <w:pPr>
              <w:widowControl/>
              <w:jc w:val="left"/>
              <w:rPr>
                <w:rFonts w:ascii="宋体" w:hAnsi="宋体"/>
                <w:sz w:val="18"/>
                <w:szCs w:val="18"/>
              </w:rPr>
            </w:pPr>
          </w:p>
        </w:tc>
        <w:tc>
          <w:tcPr>
            <w:tcW w:w="4251" w:type="dxa"/>
            <w:vMerge/>
            <w:tcBorders>
              <w:top w:val="nil"/>
              <w:left w:val="single" w:sz="8" w:space="0" w:color="auto"/>
              <w:bottom w:val="single" w:sz="8" w:space="0" w:color="000000"/>
              <w:right w:val="single" w:sz="8" w:space="0" w:color="auto"/>
            </w:tcBorders>
            <w:vAlign w:val="center"/>
            <w:hideMark/>
          </w:tcPr>
          <w:p w14:paraId="58EDEFC4" w14:textId="77777777" w:rsidR="00A5471B" w:rsidRPr="00E721B2" w:rsidRDefault="00A5471B" w:rsidP="00F21884">
            <w:pPr>
              <w:widowControl/>
              <w:jc w:val="left"/>
              <w:rPr>
                <w:rFonts w:ascii="宋体" w:hAnsi="宋体"/>
                <w:sz w:val="18"/>
                <w:szCs w:val="18"/>
              </w:rPr>
            </w:pPr>
          </w:p>
        </w:tc>
        <w:tc>
          <w:tcPr>
            <w:tcW w:w="2127" w:type="dxa"/>
            <w:vMerge/>
            <w:tcBorders>
              <w:top w:val="nil"/>
              <w:left w:val="single" w:sz="8" w:space="0" w:color="auto"/>
              <w:bottom w:val="single" w:sz="8" w:space="0" w:color="000000"/>
              <w:right w:val="single" w:sz="8" w:space="0" w:color="auto"/>
            </w:tcBorders>
            <w:vAlign w:val="center"/>
            <w:hideMark/>
          </w:tcPr>
          <w:p w14:paraId="3B1409F2" w14:textId="77777777" w:rsidR="00A5471B" w:rsidRPr="00E721B2" w:rsidRDefault="00A5471B" w:rsidP="00F21884">
            <w:pPr>
              <w:widowControl/>
              <w:jc w:val="left"/>
              <w:rPr>
                <w:rFonts w:ascii="宋体" w:hAnsi="宋体"/>
                <w:sz w:val="18"/>
                <w:szCs w:val="18"/>
              </w:rPr>
            </w:pPr>
          </w:p>
        </w:tc>
      </w:tr>
      <w:tr w:rsidR="00A5471B" w:rsidRPr="003B5D15" w14:paraId="5A797D00" w14:textId="77777777" w:rsidTr="00B75380">
        <w:trPr>
          <w:trHeight w:val="468"/>
        </w:trPr>
        <w:tc>
          <w:tcPr>
            <w:tcW w:w="725" w:type="dxa"/>
            <w:vMerge w:val="restart"/>
            <w:tcBorders>
              <w:top w:val="nil"/>
              <w:left w:val="single" w:sz="8" w:space="0" w:color="auto"/>
              <w:bottom w:val="single" w:sz="8" w:space="0" w:color="000000"/>
              <w:right w:val="single" w:sz="8" w:space="0" w:color="auto"/>
            </w:tcBorders>
            <w:shd w:val="clear" w:color="auto" w:fill="auto"/>
            <w:hideMark/>
          </w:tcPr>
          <w:p w14:paraId="28F78B93"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9</w:t>
            </w:r>
          </w:p>
        </w:tc>
        <w:tc>
          <w:tcPr>
            <w:tcW w:w="1418" w:type="dxa"/>
            <w:vMerge w:val="restart"/>
            <w:tcBorders>
              <w:top w:val="nil"/>
              <w:left w:val="single" w:sz="8" w:space="0" w:color="auto"/>
              <w:bottom w:val="single" w:sz="8" w:space="0" w:color="000000"/>
              <w:right w:val="single" w:sz="8" w:space="0" w:color="auto"/>
            </w:tcBorders>
            <w:shd w:val="clear" w:color="auto" w:fill="auto"/>
            <w:hideMark/>
          </w:tcPr>
          <w:p w14:paraId="3BB24A23"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允许发生方向</w:t>
            </w:r>
          </w:p>
        </w:tc>
        <w:tc>
          <w:tcPr>
            <w:tcW w:w="4251" w:type="dxa"/>
            <w:vMerge w:val="restart"/>
            <w:tcBorders>
              <w:top w:val="nil"/>
              <w:left w:val="single" w:sz="8" w:space="0" w:color="auto"/>
              <w:bottom w:val="single" w:sz="8" w:space="0" w:color="000000"/>
              <w:right w:val="single" w:sz="8" w:space="0" w:color="auto"/>
            </w:tcBorders>
            <w:shd w:val="clear" w:color="auto" w:fill="auto"/>
            <w:hideMark/>
          </w:tcPr>
          <w:p w14:paraId="41D30259" w14:textId="77777777" w:rsidR="00A5471B" w:rsidRDefault="00A5471B" w:rsidP="00F21884">
            <w:pPr>
              <w:widowControl/>
              <w:jc w:val="left"/>
              <w:rPr>
                <w:rFonts w:ascii="宋体" w:hAnsi="宋体"/>
                <w:sz w:val="18"/>
                <w:szCs w:val="18"/>
              </w:rPr>
            </w:pPr>
            <w:r>
              <w:rPr>
                <w:rFonts w:ascii="宋体" w:hAnsi="宋体" w:hint="eastAsia"/>
                <w:sz w:val="18"/>
                <w:szCs w:val="18"/>
              </w:rPr>
              <w:t>B</w:t>
            </w:r>
            <w:r w:rsidRPr="00E721B2">
              <w:rPr>
                <w:rFonts w:ascii="宋体" w:hAnsi="宋体"/>
                <w:sz w:val="18"/>
                <w:szCs w:val="18"/>
              </w:rPr>
              <w:t>－允许借贷双方记账；</w:t>
            </w:r>
          </w:p>
          <w:p w14:paraId="570DDDCF" w14:textId="77777777" w:rsidR="00A5471B" w:rsidRDefault="00A5471B" w:rsidP="00F21884">
            <w:pPr>
              <w:widowControl/>
              <w:jc w:val="left"/>
              <w:rPr>
                <w:rFonts w:ascii="宋体" w:hAnsi="宋体"/>
                <w:sz w:val="18"/>
                <w:szCs w:val="18"/>
              </w:rPr>
            </w:pPr>
            <w:r w:rsidRPr="00E721B2">
              <w:rPr>
                <w:rFonts w:ascii="宋体" w:hAnsi="宋体"/>
                <w:sz w:val="18"/>
                <w:szCs w:val="18"/>
              </w:rPr>
              <w:t>C－只允许贷方记账；</w:t>
            </w:r>
          </w:p>
          <w:p w14:paraId="4A0320FF"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D－只允许</w:t>
            </w:r>
            <w:r w:rsidRPr="00E721B2">
              <w:rPr>
                <w:rFonts w:ascii="宋体" w:hAnsi="宋体" w:hint="eastAsia"/>
                <w:sz w:val="18"/>
                <w:szCs w:val="18"/>
              </w:rPr>
              <w:t>借方记账</w:t>
            </w:r>
          </w:p>
        </w:tc>
        <w:tc>
          <w:tcPr>
            <w:tcW w:w="2127" w:type="dxa"/>
            <w:vMerge w:val="restart"/>
            <w:tcBorders>
              <w:top w:val="nil"/>
              <w:left w:val="single" w:sz="8" w:space="0" w:color="auto"/>
              <w:bottom w:val="single" w:sz="8" w:space="0" w:color="000000"/>
              <w:right w:val="single" w:sz="8" w:space="0" w:color="auto"/>
            </w:tcBorders>
            <w:shd w:val="clear" w:color="auto" w:fill="auto"/>
            <w:hideMark/>
          </w:tcPr>
          <w:p w14:paraId="7515A575"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7EDF5D1E" w14:textId="77777777" w:rsidTr="00B75380">
        <w:trPr>
          <w:trHeight w:val="468"/>
        </w:trPr>
        <w:tc>
          <w:tcPr>
            <w:tcW w:w="725" w:type="dxa"/>
            <w:vMerge/>
            <w:tcBorders>
              <w:top w:val="nil"/>
              <w:left w:val="single" w:sz="8" w:space="0" w:color="auto"/>
              <w:bottom w:val="single" w:sz="8" w:space="0" w:color="000000"/>
              <w:right w:val="single" w:sz="8" w:space="0" w:color="auto"/>
            </w:tcBorders>
            <w:vAlign w:val="center"/>
            <w:hideMark/>
          </w:tcPr>
          <w:p w14:paraId="01BD60D1"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8" w:space="0" w:color="auto"/>
            </w:tcBorders>
            <w:vAlign w:val="center"/>
            <w:hideMark/>
          </w:tcPr>
          <w:p w14:paraId="5937D00C" w14:textId="77777777" w:rsidR="00A5471B" w:rsidRPr="00E721B2" w:rsidRDefault="00A5471B" w:rsidP="00F21884">
            <w:pPr>
              <w:widowControl/>
              <w:jc w:val="left"/>
              <w:rPr>
                <w:rFonts w:ascii="宋体" w:hAnsi="宋体"/>
                <w:sz w:val="18"/>
                <w:szCs w:val="18"/>
              </w:rPr>
            </w:pPr>
          </w:p>
        </w:tc>
        <w:tc>
          <w:tcPr>
            <w:tcW w:w="4251" w:type="dxa"/>
            <w:vMerge/>
            <w:tcBorders>
              <w:top w:val="nil"/>
              <w:left w:val="single" w:sz="8" w:space="0" w:color="auto"/>
              <w:bottom w:val="single" w:sz="8" w:space="0" w:color="000000"/>
              <w:right w:val="single" w:sz="8" w:space="0" w:color="auto"/>
            </w:tcBorders>
            <w:vAlign w:val="center"/>
            <w:hideMark/>
          </w:tcPr>
          <w:p w14:paraId="4D3536F3" w14:textId="77777777" w:rsidR="00A5471B" w:rsidRPr="00E721B2" w:rsidRDefault="00A5471B" w:rsidP="00F21884">
            <w:pPr>
              <w:widowControl/>
              <w:jc w:val="left"/>
              <w:rPr>
                <w:rFonts w:ascii="宋体" w:hAnsi="宋体"/>
                <w:sz w:val="18"/>
                <w:szCs w:val="18"/>
              </w:rPr>
            </w:pPr>
          </w:p>
        </w:tc>
        <w:tc>
          <w:tcPr>
            <w:tcW w:w="2127" w:type="dxa"/>
            <w:vMerge/>
            <w:tcBorders>
              <w:top w:val="nil"/>
              <w:left w:val="single" w:sz="8" w:space="0" w:color="auto"/>
              <w:bottom w:val="single" w:sz="8" w:space="0" w:color="000000"/>
              <w:right w:val="single" w:sz="8" w:space="0" w:color="auto"/>
            </w:tcBorders>
            <w:vAlign w:val="center"/>
            <w:hideMark/>
          </w:tcPr>
          <w:p w14:paraId="0D89E9EA" w14:textId="77777777" w:rsidR="00A5471B" w:rsidRPr="00E721B2" w:rsidRDefault="00A5471B" w:rsidP="00F21884">
            <w:pPr>
              <w:widowControl/>
              <w:jc w:val="left"/>
              <w:rPr>
                <w:rFonts w:ascii="宋体" w:hAnsi="宋体"/>
                <w:sz w:val="18"/>
                <w:szCs w:val="18"/>
              </w:rPr>
            </w:pPr>
          </w:p>
        </w:tc>
      </w:tr>
      <w:tr w:rsidR="00A5471B" w:rsidRPr="003B5D15" w14:paraId="4E958FD5" w14:textId="77777777" w:rsidTr="00B75380">
        <w:trPr>
          <w:trHeight w:val="690"/>
        </w:trPr>
        <w:tc>
          <w:tcPr>
            <w:tcW w:w="725" w:type="dxa"/>
            <w:tcBorders>
              <w:top w:val="nil"/>
              <w:left w:val="single" w:sz="8" w:space="0" w:color="auto"/>
              <w:bottom w:val="single" w:sz="8" w:space="0" w:color="auto"/>
              <w:right w:val="single" w:sz="8" w:space="0" w:color="auto"/>
            </w:tcBorders>
            <w:shd w:val="clear" w:color="auto" w:fill="auto"/>
            <w:hideMark/>
          </w:tcPr>
          <w:p w14:paraId="342F6EDE" w14:textId="23AB99BC" w:rsidR="00A5471B" w:rsidRPr="00E721B2" w:rsidRDefault="00A5471B" w:rsidP="005A6948">
            <w:pPr>
              <w:widowControl/>
              <w:jc w:val="left"/>
              <w:rPr>
                <w:rFonts w:ascii="宋体" w:hAnsi="宋体"/>
                <w:sz w:val="18"/>
                <w:szCs w:val="18"/>
              </w:rPr>
            </w:pPr>
            <w:r w:rsidRPr="00E721B2">
              <w:rPr>
                <w:rFonts w:ascii="宋体" w:hAnsi="宋体"/>
                <w:sz w:val="18"/>
                <w:szCs w:val="18"/>
              </w:rPr>
              <w:t>1</w:t>
            </w:r>
            <w:r w:rsidR="005A6948">
              <w:rPr>
                <w:rFonts w:ascii="宋体" w:hAnsi="宋体"/>
                <w:sz w:val="18"/>
                <w:szCs w:val="18"/>
              </w:rPr>
              <w:t>0</w:t>
            </w:r>
          </w:p>
        </w:tc>
        <w:tc>
          <w:tcPr>
            <w:tcW w:w="1418" w:type="dxa"/>
            <w:tcBorders>
              <w:top w:val="nil"/>
              <w:left w:val="nil"/>
              <w:bottom w:val="single" w:sz="8" w:space="0" w:color="auto"/>
              <w:right w:val="single" w:sz="8" w:space="0" w:color="auto"/>
            </w:tcBorders>
            <w:shd w:val="clear" w:color="auto" w:fill="auto"/>
            <w:hideMark/>
          </w:tcPr>
          <w:p w14:paraId="1ABD03DB"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明细核算标志</w:t>
            </w:r>
          </w:p>
        </w:tc>
        <w:tc>
          <w:tcPr>
            <w:tcW w:w="4251" w:type="dxa"/>
            <w:tcBorders>
              <w:top w:val="nil"/>
              <w:left w:val="nil"/>
              <w:bottom w:val="single" w:sz="8" w:space="0" w:color="auto"/>
              <w:right w:val="single" w:sz="8" w:space="0" w:color="auto"/>
            </w:tcBorders>
            <w:shd w:val="clear" w:color="auto" w:fill="auto"/>
            <w:hideMark/>
          </w:tcPr>
          <w:p w14:paraId="6049ADCA" w14:textId="77777777" w:rsidR="00A5471B" w:rsidRDefault="00A5471B" w:rsidP="00F21884">
            <w:pPr>
              <w:widowControl/>
              <w:jc w:val="left"/>
              <w:rPr>
                <w:rFonts w:ascii="宋体" w:hAnsi="宋体"/>
                <w:sz w:val="18"/>
                <w:szCs w:val="18"/>
              </w:rPr>
            </w:pPr>
            <w:r w:rsidRPr="00E721B2">
              <w:rPr>
                <w:rFonts w:ascii="宋体" w:hAnsi="宋体"/>
                <w:sz w:val="18"/>
                <w:szCs w:val="18"/>
              </w:rPr>
              <w:t>Y－设明细核算；</w:t>
            </w:r>
          </w:p>
          <w:p w14:paraId="059D184C"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N－不设明细核算</w:t>
            </w:r>
          </w:p>
        </w:tc>
        <w:tc>
          <w:tcPr>
            <w:tcW w:w="2127" w:type="dxa"/>
            <w:tcBorders>
              <w:top w:val="nil"/>
              <w:left w:val="nil"/>
              <w:bottom w:val="single" w:sz="8" w:space="0" w:color="auto"/>
              <w:right w:val="single" w:sz="8" w:space="0" w:color="auto"/>
            </w:tcBorders>
            <w:shd w:val="clear" w:color="auto" w:fill="auto"/>
            <w:hideMark/>
          </w:tcPr>
          <w:p w14:paraId="76B9BD06"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057C961C" w14:textId="77777777" w:rsidTr="00B75380">
        <w:trPr>
          <w:trHeight w:val="468"/>
        </w:trPr>
        <w:tc>
          <w:tcPr>
            <w:tcW w:w="725" w:type="dxa"/>
            <w:vMerge w:val="restart"/>
            <w:tcBorders>
              <w:top w:val="nil"/>
              <w:left w:val="single" w:sz="8" w:space="0" w:color="auto"/>
              <w:bottom w:val="single" w:sz="8" w:space="0" w:color="000000"/>
              <w:right w:val="single" w:sz="8" w:space="0" w:color="auto"/>
            </w:tcBorders>
            <w:shd w:val="clear" w:color="auto" w:fill="auto"/>
            <w:hideMark/>
          </w:tcPr>
          <w:p w14:paraId="5ABBB392" w14:textId="672BCF4B" w:rsidR="00A5471B" w:rsidRPr="00E721B2" w:rsidRDefault="00A5471B" w:rsidP="005A6948">
            <w:pPr>
              <w:widowControl/>
              <w:jc w:val="left"/>
              <w:rPr>
                <w:rFonts w:ascii="宋体" w:hAnsi="宋体"/>
                <w:sz w:val="18"/>
                <w:szCs w:val="18"/>
              </w:rPr>
            </w:pPr>
            <w:r>
              <w:rPr>
                <w:rFonts w:ascii="宋体" w:hAnsi="宋体" w:hint="eastAsia"/>
                <w:sz w:val="18"/>
                <w:szCs w:val="18"/>
              </w:rPr>
              <w:t>1</w:t>
            </w:r>
            <w:r w:rsidR="005A6948">
              <w:rPr>
                <w:rFonts w:ascii="宋体" w:hAnsi="宋体"/>
                <w:sz w:val="18"/>
                <w:szCs w:val="18"/>
              </w:rPr>
              <w:t>1</w:t>
            </w:r>
          </w:p>
        </w:tc>
        <w:tc>
          <w:tcPr>
            <w:tcW w:w="1418" w:type="dxa"/>
            <w:vMerge w:val="restart"/>
            <w:tcBorders>
              <w:top w:val="nil"/>
              <w:left w:val="single" w:sz="8" w:space="0" w:color="auto"/>
              <w:bottom w:val="single" w:sz="8" w:space="0" w:color="000000"/>
              <w:right w:val="single" w:sz="8" w:space="0" w:color="auto"/>
            </w:tcBorders>
            <w:shd w:val="clear" w:color="auto" w:fill="auto"/>
            <w:hideMark/>
          </w:tcPr>
          <w:p w14:paraId="6DE4D608"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挂账类别</w:t>
            </w:r>
          </w:p>
        </w:tc>
        <w:tc>
          <w:tcPr>
            <w:tcW w:w="4251" w:type="dxa"/>
            <w:vMerge w:val="restart"/>
            <w:tcBorders>
              <w:top w:val="nil"/>
              <w:left w:val="single" w:sz="8" w:space="0" w:color="auto"/>
              <w:bottom w:val="single" w:sz="8" w:space="0" w:color="000000"/>
              <w:right w:val="single" w:sz="8" w:space="0" w:color="auto"/>
            </w:tcBorders>
            <w:shd w:val="clear" w:color="auto" w:fill="auto"/>
            <w:hideMark/>
          </w:tcPr>
          <w:p w14:paraId="7EF3E39E" w14:textId="77777777" w:rsidR="00A5471B" w:rsidRDefault="00A5471B" w:rsidP="00F21884">
            <w:pPr>
              <w:widowControl/>
              <w:jc w:val="left"/>
              <w:rPr>
                <w:rFonts w:ascii="宋体" w:hAnsi="宋体"/>
                <w:sz w:val="18"/>
                <w:szCs w:val="18"/>
              </w:rPr>
            </w:pPr>
            <w:r w:rsidRPr="00E721B2">
              <w:rPr>
                <w:rFonts w:ascii="宋体" w:hAnsi="宋体"/>
                <w:sz w:val="18"/>
                <w:szCs w:val="18"/>
              </w:rPr>
              <w:t>N－</w:t>
            </w:r>
            <w:proofErr w:type="gramStart"/>
            <w:r w:rsidRPr="00E721B2">
              <w:rPr>
                <w:rFonts w:ascii="宋体" w:hAnsi="宋体" w:hint="eastAsia"/>
                <w:sz w:val="18"/>
                <w:szCs w:val="18"/>
              </w:rPr>
              <w:t>不</w:t>
            </w:r>
            <w:proofErr w:type="gramEnd"/>
            <w:r w:rsidRPr="00E721B2">
              <w:rPr>
                <w:rFonts w:ascii="宋体" w:hAnsi="宋体" w:hint="eastAsia"/>
                <w:sz w:val="18"/>
                <w:szCs w:val="18"/>
              </w:rPr>
              <w:t>挂账；</w:t>
            </w:r>
          </w:p>
          <w:p w14:paraId="6D702832" w14:textId="77777777" w:rsidR="00A5471B" w:rsidRDefault="00A5471B" w:rsidP="00F21884">
            <w:pPr>
              <w:widowControl/>
              <w:jc w:val="left"/>
              <w:rPr>
                <w:rFonts w:ascii="宋体" w:hAnsi="宋体"/>
                <w:sz w:val="18"/>
                <w:szCs w:val="18"/>
              </w:rPr>
            </w:pPr>
            <w:r w:rsidRPr="00E721B2">
              <w:rPr>
                <w:rFonts w:ascii="宋体" w:hAnsi="宋体"/>
                <w:sz w:val="18"/>
                <w:szCs w:val="18"/>
              </w:rPr>
              <w:t>D－借方挂账；</w:t>
            </w:r>
          </w:p>
          <w:p w14:paraId="02C2F37D"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C－贷方挂账</w:t>
            </w:r>
          </w:p>
        </w:tc>
        <w:tc>
          <w:tcPr>
            <w:tcW w:w="2127" w:type="dxa"/>
            <w:vMerge w:val="restart"/>
            <w:tcBorders>
              <w:top w:val="nil"/>
              <w:left w:val="single" w:sz="8" w:space="0" w:color="auto"/>
              <w:bottom w:val="single" w:sz="8" w:space="0" w:color="000000"/>
              <w:right w:val="single" w:sz="8" w:space="0" w:color="auto"/>
            </w:tcBorders>
            <w:shd w:val="clear" w:color="auto" w:fill="auto"/>
            <w:hideMark/>
          </w:tcPr>
          <w:p w14:paraId="0C03B67D" w14:textId="77777777" w:rsidR="00A5471B" w:rsidRPr="00E721B2" w:rsidRDefault="00A5471B" w:rsidP="00F21884">
            <w:pPr>
              <w:widowControl/>
              <w:tabs>
                <w:tab w:val="right" w:pos="1911"/>
              </w:tabs>
              <w:jc w:val="left"/>
              <w:rPr>
                <w:rFonts w:ascii="宋体" w:hAnsi="宋体"/>
                <w:sz w:val="18"/>
                <w:szCs w:val="18"/>
              </w:rPr>
            </w:pPr>
            <w:r w:rsidRPr="00E721B2">
              <w:rPr>
                <w:rFonts w:ascii="宋体" w:hAnsi="宋体" w:hint="eastAsia"/>
                <w:sz w:val="18"/>
                <w:szCs w:val="18"/>
              </w:rPr>
              <w:t>不允许修改</w:t>
            </w:r>
            <w:r w:rsidRPr="00E721B2">
              <w:rPr>
                <w:rFonts w:ascii="宋体" w:hAnsi="宋体"/>
                <w:sz w:val="18"/>
                <w:szCs w:val="18"/>
              </w:rPr>
              <w:tab/>
            </w:r>
          </w:p>
        </w:tc>
      </w:tr>
      <w:tr w:rsidR="00A5471B" w:rsidRPr="003B5D15" w14:paraId="3764353F" w14:textId="77777777" w:rsidTr="00B75380">
        <w:trPr>
          <w:trHeight w:val="468"/>
        </w:trPr>
        <w:tc>
          <w:tcPr>
            <w:tcW w:w="725" w:type="dxa"/>
            <w:vMerge/>
            <w:tcBorders>
              <w:top w:val="nil"/>
              <w:left w:val="single" w:sz="8" w:space="0" w:color="auto"/>
              <w:bottom w:val="single" w:sz="8" w:space="0" w:color="000000"/>
              <w:right w:val="single" w:sz="8" w:space="0" w:color="auto"/>
            </w:tcBorders>
            <w:vAlign w:val="center"/>
            <w:hideMark/>
          </w:tcPr>
          <w:p w14:paraId="1797593A"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8" w:space="0" w:color="auto"/>
            </w:tcBorders>
            <w:vAlign w:val="center"/>
            <w:hideMark/>
          </w:tcPr>
          <w:p w14:paraId="2446BEF9" w14:textId="77777777" w:rsidR="00A5471B" w:rsidRPr="00E721B2" w:rsidRDefault="00A5471B" w:rsidP="00F21884">
            <w:pPr>
              <w:widowControl/>
              <w:jc w:val="left"/>
              <w:rPr>
                <w:rFonts w:ascii="宋体" w:hAnsi="宋体"/>
                <w:sz w:val="18"/>
                <w:szCs w:val="18"/>
              </w:rPr>
            </w:pPr>
          </w:p>
        </w:tc>
        <w:tc>
          <w:tcPr>
            <w:tcW w:w="4251" w:type="dxa"/>
            <w:vMerge/>
            <w:tcBorders>
              <w:top w:val="nil"/>
              <w:left w:val="single" w:sz="8" w:space="0" w:color="auto"/>
              <w:bottom w:val="single" w:sz="8" w:space="0" w:color="000000"/>
              <w:right w:val="single" w:sz="8" w:space="0" w:color="auto"/>
            </w:tcBorders>
            <w:vAlign w:val="center"/>
            <w:hideMark/>
          </w:tcPr>
          <w:p w14:paraId="49190C2E" w14:textId="77777777" w:rsidR="00A5471B" w:rsidRPr="00E721B2" w:rsidRDefault="00A5471B" w:rsidP="00F21884">
            <w:pPr>
              <w:widowControl/>
              <w:jc w:val="left"/>
              <w:rPr>
                <w:rFonts w:ascii="宋体" w:hAnsi="宋体"/>
                <w:sz w:val="18"/>
                <w:szCs w:val="18"/>
              </w:rPr>
            </w:pPr>
          </w:p>
        </w:tc>
        <w:tc>
          <w:tcPr>
            <w:tcW w:w="2127" w:type="dxa"/>
            <w:vMerge/>
            <w:tcBorders>
              <w:top w:val="nil"/>
              <w:left w:val="single" w:sz="8" w:space="0" w:color="auto"/>
              <w:bottom w:val="single" w:sz="8" w:space="0" w:color="000000"/>
              <w:right w:val="single" w:sz="8" w:space="0" w:color="auto"/>
            </w:tcBorders>
            <w:vAlign w:val="center"/>
            <w:hideMark/>
          </w:tcPr>
          <w:p w14:paraId="60F5239D" w14:textId="77777777" w:rsidR="00A5471B" w:rsidRPr="00E721B2" w:rsidRDefault="00A5471B" w:rsidP="00F21884">
            <w:pPr>
              <w:widowControl/>
              <w:jc w:val="left"/>
              <w:rPr>
                <w:rFonts w:ascii="宋体" w:hAnsi="宋体"/>
                <w:sz w:val="18"/>
                <w:szCs w:val="18"/>
              </w:rPr>
            </w:pPr>
          </w:p>
        </w:tc>
      </w:tr>
      <w:tr w:rsidR="00A5471B" w:rsidRPr="003B5D15" w14:paraId="1D6502B5" w14:textId="77777777" w:rsidTr="00B75380">
        <w:trPr>
          <w:trHeight w:val="468"/>
        </w:trPr>
        <w:tc>
          <w:tcPr>
            <w:tcW w:w="725" w:type="dxa"/>
            <w:vMerge/>
            <w:tcBorders>
              <w:top w:val="nil"/>
              <w:left w:val="single" w:sz="8" w:space="0" w:color="auto"/>
              <w:bottom w:val="single" w:sz="8" w:space="0" w:color="000000"/>
              <w:right w:val="single" w:sz="8" w:space="0" w:color="auto"/>
            </w:tcBorders>
            <w:vAlign w:val="center"/>
            <w:hideMark/>
          </w:tcPr>
          <w:p w14:paraId="1A5B8B5B"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8" w:space="0" w:color="auto"/>
            </w:tcBorders>
            <w:vAlign w:val="center"/>
            <w:hideMark/>
          </w:tcPr>
          <w:p w14:paraId="44FDD0E4" w14:textId="77777777" w:rsidR="00A5471B" w:rsidRPr="00E721B2" w:rsidRDefault="00A5471B" w:rsidP="00F21884">
            <w:pPr>
              <w:widowControl/>
              <w:jc w:val="left"/>
              <w:rPr>
                <w:rFonts w:ascii="宋体" w:hAnsi="宋体"/>
                <w:sz w:val="18"/>
                <w:szCs w:val="18"/>
              </w:rPr>
            </w:pPr>
          </w:p>
        </w:tc>
        <w:tc>
          <w:tcPr>
            <w:tcW w:w="4251" w:type="dxa"/>
            <w:vMerge/>
            <w:tcBorders>
              <w:top w:val="nil"/>
              <w:left w:val="single" w:sz="8" w:space="0" w:color="auto"/>
              <w:bottom w:val="single" w:sz="8" w:space="0" w:color="000000"/>
              <w:right w:val="single" w:sz="8" w:space="0" w:color="auto"/>
            </w:tcBorders>
            <w:vAlign w:val="center"/>
            <w:hideMark/>
          </w:tcPr>
          <w:p w14:paraId="58438275" w14:textId="77777777" w:rsidR="00A5471B" w:rsidRPr="00E721B2" w:rsidRDefault="00A5471B" w:rsidP="00F21884">
            <w:pPr>
              <w:widowControl/>
              <w:jc w:val="left"/>
              <w:rPr>
                <w:rFonts w:ascii="宋体" w:hAnsi="宋体"/>
                <w:sz w:val="18"/>
                <w:szCs w:val="18"/>
              </w:rPr>
            </w:pPr>
          </w:p>
        </w:tc>
        <w:tc>
          <w:tcPr>
            <w:tcW w:w="2127" w:type="dxa"/>
            <w:vMerge/>
            <w:tcBorders>
              <w:top w:val="nil"/>
              <w:left w:val="single" w:sz="8" w:space="0" w:color="auto"/>
              <w:bottom w:val="single" w:sz="8" w:space="0" w:color="000000"/>
              <w:right w:val="single" w:sz="8" w:space="0" w:color="auto"/>
            </w:tcBorders>
            <w:vAlign w:val="center"/>
            <w:hideMark/>
          </w:tcPr>
          <w:p w14:paraId="30F0B538" w14:textId="77777777" w:rsidR="00A5471B" w:rsidRPr="00E721B2" w:rsidRDefault="00A5471B" w:rsidP="00F21884">
            <w:pPr>
              <w:widowControl/>
              <w:jc w:val="left"/>
              <w:rPr>
                <w:rFonts w:ascii="宋体" w:hAnsi="宋体"/>
                <w:sz w:val="18"/>
                <w:szCs w:val="18"/>
              </w:rPr>
            </w:pPr>
          </w:p>
        </w:tc>
      </w:tr>
      <w:tr w:rsidR="00A5471B" w:rsidRPr="003B5D15" w14:paraId="6AFB0044" w14:textId="77777777" w:rsidTr="00B75380">
        <w:trPr>
          <w:trHeight w:val="312"/>
        </w:trPr>
        <w:tc>
          <w:tcPr>
            <w:tcW w:w="725" w:type="dxa"/>
            <w:vMerge/>
            <w:tcBorders>
              <w:top w:val="nil"/>
              <w:left w:val="single" w:sz="8" w:space="0" w:color="auto"/>
              <w:bottom w:val="single" w:sz="8" w:space="0" w:color="000000"/>
              <w:right w:val="single" w:sz="8" w:space="0" w:color="auto"/>
            </w:tcBorders>
            <w:vAlign w:val="center"/>
            <w:hideMark/>
          </w:tcPr>
          <w:p w14:paraId="472599AB"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8" w:space="0" w:color="auto"/>
            </w:tcBorders>
            <w:vAlign w:val="center"/>
            <w:hideMark/>
          </w:tcPr>
          <w:p w14:paraId="08850CA4" w14:textId="77777777" w:rsidR="00A5471B" w:rsidRPr="00E721B2" w:rsidRDefault="00A5471B" w:rsidP="00F21884">
            <w:pPr>
              <w:widowControl/>
              <w:jc w:val="left"/>
              <w:rPr>
                <w:rFonts w:ascii="宋体" w:hAnsi="宋体"/>
                <w:sz w:val="18"/>
                <w:szCs w:val="18"/>
              </w:rPr>
            </w:pPr>
          </w:p>
        </w:tc>
        <w:tc>
          <w:tcPr>
            <w:tcW w:w="4251" w:type="dxa"/>
            <w:vMerge/>
            <w:tcBorders>
              <w:top w:val="nil"/>
              <w:left w:val="single" w:sz="8" w:space="0" w:color="auto"/>
              <w:bottom w:val="single" w:sz="4" w:space="0" w:color="auto"/>
              <w:right w:val="single" w:sz="8" w:space="0" w:color="auto"/>
            </w:tcBorders>
            <w:vAlign w:val="center"/>
            <w:hideMark/>
          </w:tcPr>
          <w:p w14:paraId="7342A90C" w14:textId="77777777" w:rsidR="00A5471B" w:rsidRPr="00E721B2" w:rsidRDefault="00A5471B" w:rsidP="00F21884">
            <w:pPr>
              <w:widowControl/>
              <w:jc w:val="left"/>
              <w:rPr>
                <w:rFonts w:ascii="宋体" w:hAnsi="宋体"/>
                <w:sz w:val="18"/>
                <w:szCs w:val="18"/>
              </w:rPr>
            </w:pPr>
          </w:p>
        </w:tc>
        <w:tc>
          <w:tcPr>
            <w:tcW w:w="2127" w:type="dxa"/>
            <w:vMerge/>
            <w:tcBorders>
              <w:top w:val="nil"/>
              <w:left w:val="single" w:sz="8" w:space="0" w:color="auto"/>
              <w:bottom w:val="single" w:sz="8" w:space="0" w:color="000000"/>
              <w:right w:val="single" w:sz="8" w:space="0" w:color="auto"/>
            </w:tcBorders>
            <w:vAlign w:val="center"/>
            <w:hideMark/>
          </w:tcPr>
          <w:p w14:paraId="5F5C1769" w14:textId="77777777" w:rsidR="00A5471B" w:rsidRPr="00E721B2" w:rsidRDefault="00A5471B" w:rsidP="00F21884">
            <w:pPr>
              <w:widowControl/>
              <w:jc w:val="left"/>
              <w:rPr>
                <w:rFonts w:ascii="宋体" w:hAnsi="宋体"/>
                <w:sz w:val="18"/>
                <w:szCs w:val="18"/>
              </w:rPr>
            </w:pPr>
          </w:p>
        </w:tc>
      </w:tr>
      <w:tr w:rsidR="00A5471B" w:rsidRPr="003B5D15" w14:paraId="1CFD91FA" w14:textId="77777777" w:rsidTr="00B75380">
        <w:trPr>
          <w:trHeight w:val="1349"/>
        </w:trPr>
        <w:tc>
          <w:tcPr>
            <w:tcW w:w="725" w:type="dxa"/>
            <w:tcBorders>
              <w:top w:val="nil"/>
              <w:left w:val="single" w:sz="8" w:space="0" w:color="auto"/>
              <w:bottom w:val="single" w:sz="8" w:space="0" w:color="000000"/>
              <w:right w:val="single" w:sz="8" w:space="0" w:color="auto"/>
            </w:tcBorders>
            <w:shd w:val="clear" w:color="auto" w:fill="auto"/>
            <w:hideMark/>
          </w:tcPr>
          <w:p w14:paraId="3A462AD6" w14:textId="519B1258" w:rsidR="00A5471B" w:rsidRPr="00E721B2" w:rsidRDefault="00A5471B" w:rsidP="005A6948">
            <w:pPr>
              <w:widowControl/>
              <w:jc w:val="left"/>
              <w:rPr>
                <w:rFonts w:ascii="宋体" w:hAnsi="宋体"/>
                <w:sz w:val="18"/>
                <w:szCs w:val="18"/>
              </w:rPr>
            </w:pPr>
            <w:r>
              <w:rPr>
                <w:rFonts w:ascii="宋体" w:hAnsi="宋体" w:hint="eastAsia"/>
                <w:sz w:val="18"/>
                <w:szCs w:val="18"/>
              </w:rPr>
              <w:lastRenderedPageBreak/>
              <w:t>1</w:t>
            </w:r>
            <w:r w:rsidR="005A6948">
              <w:rPr>
                <w:rFonts w:ascii="宋体" w:hAnsi="宋体"/>
                <w:sz w:val="18"/>
                <w:szCs w:val="18"/>
              </w:rPr>
              <w:t>2</w:t>
            </w:r>
          </w:p>
        </w:tc>
        <w:tc>
          <w:tcPr>
            <w:tcW w:w="1418" w:type="dxa"/>
            <w:tcBorders>
              <w:top w:val="nil"/>
              <w:left w:val="single" w:sz="8" w:space="0" w:color="auto"/>
              <w:bottom w:val="single" w:sz="8" w:space="0" w:color="000000"/>
              <w:right w:val="single" w:sz="4" w:space="0" w:color="auto"/>
            </w:tcBorders>
            <w:shd w:val="clear" w:color="auto" w:fill="auto"/>
            <w:hideMark/>
          </w:tcPr>
          <w:p w14:paraId="30E63094"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挂账种类</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09E279A2"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1：一挂一销，</w:t>
            </w:r>
          </w:p>
          <w:p w14:paraId="5060E37D"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2：一挂多销；</w:t>
            </w:r>
          </w:p>
          <w:p w14:paraId="30040F9F"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3：多挂一销；</w:t>
            </w:r>
          </w:p>
          <w:p w14:paraId="26D81F1B" w14:textId="77777777" w:rsidR="00A5471B" w:rsidRPr="00E721B2" w:rsidRDefault="00A5471B" w:rsidP="00F21884">
            <w:pPr>
              <w:jc w:val="left"/>
              <w:rPr>
                <w:rFonts w:ascii="宋体" w:hAnsi="宋体"/>
                <w:sz w:val="18"/>
                <w:szCs w:val="18"/>
              </w:rPr>
            </w:pPr>
            <w:r w:rsidRPr="00E721B2">
              <w:rPr>
                <w:rFonts w:ascii="宋体" w:hAnsi="宋体"/>
                <w:sz w:val="18"/>
                <w:szCs w:val="18"/>
              </w:rPr>
              <w:t xml:space="preserve">4：多挂多销；　</w:t>
            </w:r>
          </w:p>
        </w:tc>
        <w:tc>
          <w:tcPr>
            <w:tcW w:w="2127" w:type="dxa"/>
            <w:tcBorders>
              <w:top w:val="nil"/>
              <w:left w:val="single" w:sz="4" w:space="0" w:color="auto"/>
              <w:bottom w:val="single" w:sz="8" w:space="0" w:color="000000"/>
              <w:right w:val="single" w:sz="8" w:space="0" w:color="auto"/>
            </w:tcBorders>
            <w:shd w:val="clear" w:color="auto" w:fill="auto"/>
            <w:hideMark/>
          </w:tcPr>
          <w:p w14:paraId="4C2E0834"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53A7E3E0" w14:textId="77777777" w:rsidTr="00B75380">
        <w:trPr>
          <w:trHeight w:val="668"/>
        </w:trPr>
        <w:tc>
          <w:tcPr>
            <w:tcW w:w="725" w:type="dxa"/>
            <w:tcBorders>
              <w:top w:val="nil"/>
              <w:left w:val="single" w:sz="8" w:space="0" w:color="auto"/>
              <w:bottom w:val="single" w:sz="8" w:space="0" w:color="000000"/>
              <w:right w:val="single" w:sz="8" w:space="0" w:color="auto"/>
            </w:tcBorders>
            <w:shd w:val="clear" w:color="auto" w:fill="auto"/>
            <w:hideMark/>
          </w:tcPr>
          <w:p w14:paraId="46D5EA8D" w14:textId="4D9222EA" w:rsidR="00A5471B" w:rsidRPr="00E721B2" w:rsidRDefault="005A6948" w:rsidP="00F21884">
            <w:pPr>
              <w:widowControl/>
              <w:jc w:val="left"/>
              <w:rPr>
                <w:rFonts w:ascii="宋体" w:hAnsi="宋体"/>
                <w:sz w:val="18"/>
                <w:szCs w:val="18"/>
              </w:rPr>
            </w:pPr>
            <w:r>
              <w:rPr>
                <w:rFonts w:ascii="宋体" w:hAnsi="宋体"/>
                <w:sz w:val="18"/>
                <w:szCs w:val="18"/>
              </w:rPr>
              <w:t>13</w:t>
            </w:r>
          </w:p>
        </w:tc>
        <w:tc>
          <w:tcPr>
            <w:tcW w:w="1418" w:type="dxa"/>
            <w:tcBorders>
              <w:top w:val="nil"/>
              <w:left w:val="single" w:sz="8" w:space="0" w:color="auto"/>
              <w:bottom w:val="single" w:sz="8" w:space="0" w:color="000000"/>
              <w:right w:val="single" w:sz="4" w:space="0" w:color="auto"/>
            </w:tcBorders>
            <w:shd w:val="clear" w:color="auto" w:fill="auto"/>
            <w:hideMark/>
          </w:tcPr>
          <w:p w14:paraId="17940F0C"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挂账期限</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26120173"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以天或月为单位</w:t>
            </w:r>
          </w:p>
          <w:p w14:paraId="1BCE5433" w14:textId="77777777" w:rsidR="00A5471B" w:rsidRPr="00E721B2" w:rsidRDefault="00A5471B" w:rsidP="00F21884">
            <w:pPr>
              <w:jc w:val="left"/>
              <w:rPr>
                <w:rFonts w:ascii="宋体" w:hAnsi="宋体"/>
                <w:sz w:val="18"/>
                <w:szCs w:val="18"/>
              </w:rPr>
            </w:pPr>
          </w:p>
        </w:tc>
        <w:tc>
          <w:tcPr>
            <w:tcW w:w="2127" w:type="dxa"/>
            <w:tcBorders>
              <w:top w:val="nil"/>
              <w:left w:val="single" w:sz="4" w:space="0" w:color="auto"/>
              <w:bottom w:val="single" w:sz="8" w:space="0" w:color="000000"/>
              <w:right w:val="single" w:sz="8" w:space="0" w:color="auto"/>
            </w:tcBorders>
            <w:shd w:val="clear" w:color="auto" w:fill="auto"/>
            <w:hideMark/>
          </w:tcPr>
          <w:p w14:paraId="5580DD93" w14:textId="77777777" w:rsidR="00A5471B" w:rsidRDefault="00A5471B" w:rsidP="00F21884">
            <w:pPr>
              <w:widowControl/>
              <w:jc w:val="left"/>
              <w:rPr>
                <w:rFonts w:ascii="宋体" w:hAnsi="宋体"/>
                <w:sz w:val="18"/>
                <w:szCs w:val="18"/>
              </w:rPr>
            </w:pPr>
            <w:r w:rsidRPr="00E721B2">
              <w:rPr>
                <w:rFonts w:ascii="宋体" w:hAnsi="宋体" w:hint="eastAsia"/>
                <w:sz w:val="18"/>
                <w:szCs w:val="18"/>
              </w:rPr>
              <w:t>允许修改，存量的挂账记录以新的规则出报表。</w:t>
            </w:r>
          </w:p>
          <w:p w14:paraId="4BC14152" w14:textId="77777777" w:rsidR="002B660C" w:rsidRDefault="002B660C" w:rsidP="00F21884">
            <w:pPr>
              <w:widowControl/>
              <w:jc w:val="left"/>
              <w:rPr>
                <w:rFonts w:ascii="宋体" w:hAnsi="宋体"/>
                <w:sz w:val="18"/>
                <w:szCs w:val="18"/>
              </w:rPr>
            </w:pPr>
            <w:r w:rsidRPr="002B660C">
              <w:rPr>
                <w:rFonts w:ascii="宋体" w:hAnsi="宋体" w:hint="eastAsia"/>
                <w:sz w:val="18"/>
                <w:szCs w:val="18"/>
              </w:rPr>
              <w:t>不允许超出控制</w:t>
            </w:r>
            <w:proofErr w:type="gramStart"/>
            <w:r w:rsidRPr="002B660C">
              <w:rPr>
                <w:rFonts w:ascii="宋体" w:hAnsi="宋体" w:hint="eastAsia"/>
                <w:sz w:val="18"/>
                <w:szCs w:val="18"/>
              </w:rPr>
              <w:t>表设置</w:t>
            </w:r>
            <w:proofErr w:type="gramEnd"/>
            <w:r w:rsidRPr="002B660C">
              <w:rPr>
                <w:rFonts w:ascii="宋体" w:hAnsi="宋体" w:hint="eastAsia"/>
                <w:sz w:val="18"/>
                <w:szCs w:val="18"/>
              </w:rPr>
              <w:t>的属性范围</w:t>
            </w:r>
            <w:r>
              <w:rPr>
                <w:rFonts w:ascii="宋体" w:hAnsi="宋体" w:hint="eastAsia"/>
                <w:sz w:val="18"/>
                <w:szCs w:val="18"/>
              </w:rPr>
              <w:t>。</w:t>
            </w:r>
          </w:p>
          <w:p w14:paraId="4FF3B65D" w14:textId="77777777" w:rsidR="00675772" w:rsidRPr="00E721B2" w:rsidRDefault="00675772" w:rsidP="00F21884">
            <w:pPr>
              <w:widowControl/>
              <w:jc w:val="left"/>
              <w:rPr>
                <w:rFonts w:ascii="宋体" w:hAnsi="宋体"/>
                <w:sz w:val="18"/>
                <w:szCs w:val="18"/>
              </w:rPr>
            </w:pPr>
            <w:r>
              <w:rPr>
                <w:rFonts w:ascii="宋体" w:hAnsi="宋体" w:hint="eastAsia"/>
                <w:sz w:val="18"/>
                <w:szCs w:val="18"/>
              </w:rPr>
              <w:t>挂账到期日不允许大于</w:t>
            </w:r>
            <w:proofErr w:type="gramStart"/>
            <w:r>
              <w:rPr>
                <w:rFonts w:ascii="宋体" w:hAnsi="宋体" w:hint="eastAsia"/>
                <w:sz w:val="18"/>
                <w:szCs w:val="18"/>
              </w:rPr>
              <w:t>内部户</w:t>
            </w:r>
            <w:proofErr w:type="gramEnd"/>
            <w:r>
              <w:rPr>
                <w:rFonts w:ascii="宋体" w:hAnsi="宋体" w:hint="eastAsia"/>
                <w:sz w:val="18"/>
                <w:szCs w:val="18"/>
              </w:rPr>
              <w:t>到期日。</w:t>
            </w:r>
          </w:p>
        </w:tc>
      </w:tr>
      <w:tr w:rsidR="00A5471B" w:rsidRPr="003B5D15" w14:paraId="76F43CB2" w14:textId="77777777" w:rsidTr="00B75380">
        <w:trPr>
          <w:trHeight w:val="270"/>
        </w:trPr>
        <w:tc>
          <w:tcPr>
            <w:tcW w:w="725" w:type="dxa"/>
            <w:vMerge w:val="restart"/>
            <w:tcBorders>
              <w:top w:val="nil"/>
              <w:left w:val="single" w:sz="8" w:space="0" w:color="auto"/>
              <w:bottom w:val="single" w:sz="8" w:space="0" w:color="000000"/>
              <w:right w:val="single" w:sz="8" w:space="0" w:color="auto"/>
            </w:tcBorders>
            <w:shd w:val="clear" w:color="auto" w:fill="auto"/>
            <w:hideMark/>
          </w:tcPr>
          <w:p w14:paraId="6ADDFD43" w14:textId="422D9EBC" w:rsidR="00A5471B" w:rsidRPr="00E721B2" w:rsidRDefault="005A6948" w:rsidP="00F21884">
            <w:pPr>
              <w:widowControl/>
              <w:jc w:val="left"/>
              <w:rPr>
                <w:rFonts w:ascii="宋体" w:hAnsi="宋体"/>
                <w:sz w:val="18"/>
                <w:szCs w:val="18"/>
              </w:rPr>
            </w:pPr>
            <w:r>
              <w:rPr>
                <w:rFonts w:ascii="宋体" w:hAnsi="宋体"/>
                <w:sz w:val="18"/>
                <w:szCs w:val="18"/>
              </w:rPr>
              <w:t>14</w:t>
            </w:r>
          </w:p>
        </w:tc>
        <w:tc>
          <w:tcPr>
            <w:tcW w:w="1418" w:type="dxa"/>
            <w:vMerge w:val="restart"/>
            <w:tcBorders>
              <w:top w:val="nil"/>
              <w:left w:val="single" w:sz="8" w:space="0" w:color="auto"/>
              <w:bottom w:val="single" w:sz="8" w:space="0" w:color="000000"/>
              <w:right w:val="single" w:sz="4" w:space="0" w:color="auto"/>
            </w:tcBorders>
            <w:shd w:val="clear" w:color="auto" w:fill="auto"/>
            <w:hideMark/>
          </w:tcPr>
          <w:p w14:paraId="6149DAF7" w14:textId="77777777" w:rsidR="00A5471B" w:rsidRPr="00E721B2" w:rsidRDefault="00A5471B" w:rsidP="00F21884">
            <w:pPr>
              <w:widowControl/>
              <w:jc w:val="left"/>
              <w:rPr>
                <w:rFonts w:ascii="宋体" w:hAnsi="宋体"/>
                <w:sz w:val="18"/>
                <w:szCs w:val="18"/>
              </w:rPr>
            </w:pPr>
            <w:proofErr w:type="gramStart"/>
            <w:r>
              <w:rPr>
                <w:rFonts w:ascii="宋体" w:hAnsi="宋体" w:hint="eastAsia"/>
                <w:sz w:val="18"/>
                <w:szCs w:val="18"/>
              </w:rPr>
              <w:t>内部户</w:t>
            </w:r>
            <w:proofErr w:type="gramEnd"/>
            <w:r w:rsidRPr="00E721B2">
              <w:rPr>
                <w:rFonts w:ascii="宋体" w:hAnsi="宋体" w:hint="eastAsia"/>
                <w:sz w:val="18"/>
                <w:szCs w:val="18"/>
              </w:rPr>
              <w:t>到期日期</w:t>
            </w:r>
          </w:p>
        </w:tc>
        <w:tc>
          <w:tcPr>
            <w:tcW w:w="425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96217A9"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输入日期，</w:t>
            </w:r>
          </w:p>
        </w:tc>
        <w:tc>
          <w:tcPr>
            <w:tcW w:w="2127" w:type="dxa"/>
            <w:tcBorders>
              <w:top w:val="nil"/>
              <w:left w:val="single" w:sz="4" w:space="0" w:color="auto"/>
              <w:bottom w:val="nil"/>
              <w:right w:val="single" w:sz="8" w:space="0" w:color="auto"/>
            </w:tcBorders>
            <w:shd w:val="clear" w:color="auto" w:fill="auto"/>
            <w:hideMark/>
          </w:tcPr>
          <w:p w14:paraId="733297BE" w14:textId="406BDFD2" w:rsidR="00A5471B" w:rsidRPr="00E721B2" w:rsidRDefault="00A5471B" w:rsidP="00F21884">
            <w:pPr>
              <w:widowControl/>
              <w:jc w:val="left"/>
              <w:rPr>
                <w:rFonts w:ascii="宋体" w:hAnsi="宋体"/>
                <w:sz w:val="18"/>
                <w:szCs w:val="18"/>
              </w:rPr>
            </w:pPr>
            <w:r w:rsidRPr="00E721B2">
              <w:rPr>
                <w:rFonts w:ascii="宋体" w:hAnsi="宋体" w:hint="eastAsia"/>
                <w:sz w:val="18"/>
                <w:szCs w:val="18"/>
              </w:rPr>
              <w:t>允许修改</w:t>
            </w:r>
          </w:p>
        </w:tc>
      </w:tr>
      <w:tr w:rsidR="00A5471B" w:rsidRPr="003B5D15" w14:paraId="21539DA7" w14:textId="77777777" w:rsidTr="00B75380">
        <w:trPr>
          <w:trHeight w:val="917"/>
        </w:trPr>
        <w:tc>
          <w:tcPr>
            <w:tcW w:w="725" w:type="dxa"/>
            <w:vMerge/>
            <w:tcBorders>
              <w:top w:val="nil"/>
              <w:left w:val="single" w:sz="8" w:space="0" w:color="auto"/>
              <w:bottom w:val="single" w:sz="8" w:space="0" w:color="000000"/>
              <w:right w:val="single" w:sz="8" w:space="0" w:color="auto"/>
            </w:tcBorders>
            <w:vAlign w:val="center"/>
            <w:hideMark/>
          </w:tcPr>
          <w:p w14:paraId="12C96F6E" w14:textId="77777777" w:rsidR="00A5471B" w:rsidRPr="00E721B2" w:rsidRDefault="00A5471B" w:rsidP="00F21884">
            <w:pPr>
              <w:widowControl/>
              <w:jc w:val="left"/>
              <w:rPr>
                <w:rFonts w:ascii="宋体" w:hAnsi="宋体"/>
                <w:sz w:val="18"/>
                <w:szCs w:val="18"/>
              </w:rPr>
            </w:pPr>
          </w:p>
        </w:tc>
        <w:tc>
          <w:tcPr>
            <w:tcW w:w="1418" w:type="dxa"/>
            <w:vMerge/>
            <w:tcBorders>
              <w:top w:val="nil"/>
              <w:left w:val="single" w:sz="8" w:space="0" w:color="auto"/>
              <w:bottom w:val="single" w:sz="8" w:space="0" w:color="000000"/>
              <w:right w:val="single" w:sz="4" w:space="0" w:color="auto"/>
            </w:tcBorders>
            <w:vAlign w:val="center"/>
            <w:hideMark/>
          </w:tcPr>
          <w:p w14:paraId="54C47EB0" w14:textId="77777777" w:rsidR="00A5471B" w:rsidRPr="00E721B2" w:rsidRDefault="00A5471B" w:rsidP="00F21884">
            <w:pPr>
              <w:widowControl/>
              <w:jc w:val="left"/>
              <w:rPr>
                <w:rFonts w:ascii="宋体" w:hAnsi="宋体"/>
                <w:sz w:val="18"/>
                <w:szCs w:val="18"/>
              </w:rPr>
            </w:pPr>
          </w:p>
        </w:tc>
        <w:tc>
          <w:tcPr>
            <w:tcW w:w="42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13D1AD4" w14:textId="77777777" w:rsidR="00A5471B" w:rsidRPr="00E721B2" w:rsidRDefault="00A5471B" w:rsidP="00F21884">
            <w:pPr>
              <w:widowControl/>
              <w:jc w:val="left"/>
              <w:rPr>
                <w:rFonts w:ascii="宋体" w:hAnsi="宋体"/>
                <w:sz w:val="18"/>
                <w:szCs w:val="18"/>
              </w:rPr>
            </w:pPr>
          </w:p>
        </w:tc>
        <w:tc>
          <w:tcPr>
            <w:tcW w:w="2127" w:type="dxa"/>
            <w:tcBorders>
              <w:top w:val="nil"/>
              <w:left w:val="single" w:sz="4" w:space="0" w:color="auto"/>
              <w:bottom w:val="single" w:sz="8" w:space="0" w:color="auto"/>
              <w:right w:val="single" w:sz="8" w:space="0" w:color="auto"/>
            </w:tcBorders>
            <w:shd w:val="clear" w:color="auto" w:fill="auto"/>
            <w:hideMark/>
          </w:tcPr>
          <w:p w14:paraId="703AF847" w14:textId="05766458" w:rsidR="00A5471B" w:rsidRPr="00E721B2" w:rsidRDefault="00A5471B" w:rsidP="00AB2FFD">
            <w:pPr>
              <w:widowControl/>
              <w:jc w:val="left"/>
              <w:rPr>
                <w:rFonts w:ascii="宋体" w:hAnsi="宋体"/>
                <w:sz w:val="18"/>
                <w:szCs w:val="18"/>
              </w:rPr>
            </w:pPr>
            <w:r w:rsidRPr="00E721B2">
              <w:rPr>
                <w:rFonts w:ascii="宋体" w:hAnsi="宋体" w:hint="eastAsia"/>
                <w:sz w:val="18"/>
                <w:szCs w:val="18"/>
              </w:rPr>
              <w:t>如果余额为</w:t>
            </w:r>
            <w:r w:rsidRPr="00E721B2">
              <w:rPr>
                <w:rFonts w:ascii="宋体" w:hAnsi="宋体"/>
                <w:sz w:val="18"/>
                <w:szCs w:val="18"/>
              </w:rPr>
              <w:t>0时注销</w:t>
            </w:r>
            <w:r>
              <w:rPr>
                <w:rFonts w:ascii="宋体" w:hAnsi="宋体"/>
                <w:sz w:val="18"/>
                <w:szCs w:val="18"/>
              </w:rPr>
              <w:t>内部户</w:t>
            </w:r>
            <w:r w:rsidRPr="00E721B2">
              <w:rPr>
                <w:rFonts w:ascii="宋体" w:hAnsi="宋体"/>
                <w:sz w:val="18"/>
                <w:szCs w:val="18"/>
              </w:rPr>
              <w:t>，余额不为</w:t>
            </w:r>
            <w:proofErr w:type="gramStart"/>
            <w:r w:rsidRPr="00E721B2">
              <w:rPr>
                <w:rFonts w:ascii="宋体" w:hAnsi="宋体" w:hint="eastAsia"/>
                <w:sz w:val="18"/>
                <w:szCs w:val="18"/>
              </w:rPr>
              <w:t>零</w:t>
            </w:r>
            <w:r>
              <w:rPr>
                <w:rFonts w:ascii="宋体" w:hAnsi="宋体" w:hint="eastAsia"/>
                <w:sz w:val="18"/>
                <w:szCs w:val="18"/>
              </w:rPr>
              <w:t>内部户</w:t>
            </w:r>
            <w:r w:rsidRPr="00E721B2">
              <w:rPr>
                <w:rFonts w:ascii="宋体" w:hAnsi="宋体" w:hint="eastAsia"/>
                <w:sz w:val="18"/>
                <w:szCs w:val="18"/>
              </w:rPr>
              <w:t>置</w:t>
            </w:r>
            <w:proofErr w:type="gramEnd"/>
            <w:r w:rsidRPr="00E721B2">
              <w:rPr>
                <w:rFonts w:ascii="宋体" w:hAnsi="宋体" w:hint="eastAsia"/>
                <w:sz w:val="18"/>
                <w:szCs w:val="18"/>
              </w:rPr>
              <w:t>为</w:t>
            </w:r>
            <w:r w:rsidR="00AB2FFD">
              <w:rPr>
                <w:rFonts w:ascii="宋体" w:hAnsi="宋体" w:hint="eastAsia"/>
                <w:sz w:val="18"/>
                <w:szCs w:val="18"/>
              </w:rPr>
              <w:t>停用</w:t>
            </w:r>
            <w:r w:rsidRPr="00E721B2">
              <w:rPr>
                <w:rFonts w:ascii="宋体" w:hAnsi="宋体" w:hint="eastAsia"/>
                <w:sz w:val="18"/>
                <w:szCs w:val="18"/>
              </w:rPr>
              <w:t>状态。</w:t>
            </w:r>
          </w:p>
        </w:tc>
      </w:tr>
      <w:tr w:rsidR="00A5471B" w:rsidRPr="003B5D15" w14:paraId="2E331B7B" w14:textId="77777777" w:rsidTr="00B75380">
        <w:trPr>
          <w:trHeight w:val="668"/>
        </w:trPr>
        <w:tc>
          <w:tcPr>
            <w:tcW w:w="725" w:type="dxa"/>
            <w:tcBorders>
              <w:top w:val="nil"/>
              <w:left w:val="single" w:sz="8" w:space="0" w:color="auto"/>
              <w:bottom w:val="single" w:sz="8" w:space="0" w:color="auto"/>
              <w:right w:val="single" w:sz="8" w:space="0" w:color="auto"/>
            </w:tcBorders>
            <w:shd w:val="clear" w:color="auto" w:fill="auto"/>
            <w:hideMark/>
          </w:tcPr>
          <w:p w14:paraId="1FD3CBD6" w14:textId="16907E2A" w:rsidR="00A5471B" w:rsidRPr="00E721B2" w:rsidRDefault="005A6948" w:rsidP="00F21884">
            <w:pPr>
              <w:widowControl/>
              <w:jc w:val="left"/>
              <w:rPr>
                <w:rFonts w:ascii="宋体" w:hAnsi="宋体"/>
                <w:sz w:val="18"/>
                <w:szCs w:val="18"/>
              </w:rPr>
            </w:pPr>
            <w:r>
              <w:rPr>
                <w:rFonts w:ascii="宋体" w:hAnsi="宋体"/>
                <w:sz w:val="18"/>
                <w:szCs w:val="18"/>
              </w:rPr>
              <w:t>15</w:t>
            </w:r>
          </w:p>
        </w:tc>
        <w:tc>
          <w:tcPr>
            <w:tcW w:w="1418" w:type="dxa"/>
            <w:tcBorders>
              <w:top w:val="nil"/>
              <w:left w:val="nil"/>
              <w:bottom w:val="single" w:sz="8" w:space="0" w:color="auto"/>
              <w:right w:val="single" w:sz="8" w:space="0" w:color="auto"/>
            </w:tcBorders>
            <w:shd w:val="clear" w:color="auto" w:fill="auto"/>
            <w:hideMark/>
          </w:tcPr>
          <w:p w14:paraId="1B3FA51D"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是否允许手工记账</w:t>
            </w:r>
          </w:p>
        </w:tc>
        <w:tc>
          <w:tcPr>
            <w:tcW w:w="4251" w:type="dxa"/>
            <w:tcBorders>
              <w:top w:val="single" w:sz="4" w:space="0" w:color="auto"/>
              <w:left w:val="nil"/>
              <w:bottom w:val="single" w:sz="8" w:space="0" w:color="auto"/>
              <w:right w:val="single" w:sz="8" w:space="0" w:color="auto"/>
            </w:tcBorders>
            <w:shd w:val="clear" w:color="auto" w:fill="auto"/>
            <w:hideMark/>
          </w:tcPr>
          <w:p w14:paraId="73AE113D" w14:textId="77777777" w:rsidR="00A5471B" w:rsidRDefault="00A5471B" w:rsidP="00F21884">
            <w:pPr>
              <w:widowControl/>
              <w:jc w:val="left"/>
              <w:rPr>
                <w:rFonts w:ascii="宋体" w:hAnsi="宋体"/>
                <w:sz w:val="18"/>
                <w:szCs w:val="18"/>
              </w:rPr>
            </w:pPr>
            <w:r w:rsidRPr="00E721B2">
              <w:rPr>
                <w:rFonts w:ascii="宋体" w:hAnsi="宋体"/>
                <w:sz w:val="18"/>
                <w:szCs w:val="18"/>
              </w:rPr>
              <w:t>Y-允许手工记账；</w:t>
            </w:r>
          </w:p>
          <w:p w14:paraId="77D84AD7"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 xml:space="preserve">N-不允许手工记账； </w:t>
            </w:r>
          </w:p>
        </w:tc>
        <w:tc>
          <w:tcPr>
            <w:tcW w:w="2127" w:type="dxa"/>
            <w:tcBorders>
              <w:top w:val="nil"/>
              <w:left w:val="nil"/>
              <w:bottom w:val="single" w:sz="8" w:space="0" w:color="auto"/>
              <w:right w:val="single" w:sz="8" w:space="0" w:color="auto"/>
            </w:tcBorders>
            <w:shd w:val="clear" w:color="auto" w:fill="auto"/>
            <w:hideMark/>
          </w:tcPr>
          <w:p w14:paraId="3FBC19B5"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A5471B" w:rsidRPr="003B5D15" w14:paraId="14E05FDD" w14:textId="77777777" w:rsidTr="00B75380">
        <w:trPr>
          <w:trHeight w:val="678"/>
        </w:trPr>
        <w:tc>
          <w:tcPr>
            <w:tcW w:w="725" w:type="dxa"/>
            <w:tcBorders>
              <w:top w:val="nil"/>
              <w:left w:val="single" w:sz="8" w:space="0" w:color="auto"/>
              <w:bottom w:val="single" w:sz="8" w:space="0" w:color="auto"/>
              <w:right w:val="single" w:sz="8" w:space="0" w:color="auto"/>
            </w:tcBorders>
            <w:shd w:val="clear" w:color="auto" w:fill="auto"/>
            <w:hideMark/>
          </w:tcPr>
          <w:p w14:paraId="79B218A5" w14:textId="2A392697" w:rsidR="00A5471B" w:rsidRPr="00E721B2" w:rsidRDefault="005A6948" w:rsidP="00F21884">
            <w:pPr>
              <w:widowControl/>
              <w:jc w:val="left"/>
              <w:rPr>
                <w:rFonts w:ascii="宋体" w:hAnsi="宋体"/>
                <w:sz w:val="18"/>
                <w:szCs w:val="18"/>
              </w:rPr>
            </w:pPr>
            <w:r>
              <w:rPr>
                <w:rFonts w:ascii="宋体" w:hAnsi="宋体"/>
                <w:sz w:val="18"/>
                <w:szCs w:val="18"/>
              </w:rPr>
              <w:t>16</w:t>
            </w:r>
          </w:p>
        </w:tc>
        <w:tc>
          <w:tcPr>
            <w:tcW w:w="1418" w:type="dxa"/>
            <w:tcBorders>
              <w:top w:val="nil"/>
              <w:left w:val="nil"/>
              <w:bottom w:val="single" w:sz="8" w:space="0" w:color="auto"/>
              <w:right w:val="single" w:sz="8" w:space="0" w:color="auto"/>
            </w:tcBorders>
            <w:shd w:val="clear" w:color="auto" w:fill="auto"/>
            <w:hideMark/>
          </w:tcPr>
          <w:p w14:paraId="40685F69"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联机更新标志</w:t>
            </w:r>
          </w:p>
        </w:tc>
        <w:tc>
          <w:tcPr>
            <w:tcW w:w="4251" w:type="dxa"/>
            <w:tcBorders>
              <w:top w:val="nil"/>
              <w:left w:val="nil"/>
              <w:bottom w:val="single" w:sz="8" w:space="0" w:color="auto"/>
              <w:right w:val="single" w:sz="8" w:space="0" w:color="auto"/>
            </w:tcBorders>
            <w:shd w:val="clear" w:color="auto" w:fill="auto"/>
            <w:hideMark/>
          </w:tcPr>
          <w:p w14:paraId="7F212784" w14:textId="77777777" w:rsidR="00A5471B" w:rsidRDefault="00A5471B" w:rsidP="00F21884">
            <w:pPr>
              <w:widowControl/>
              <w:jc w:val="left"/>
              <w:rPr>
                <w:rFonts w:ascii="宋体" w:hAnsi="宋体"/>
                <w:sz w:val="18"/>
                <w:szCs w:val="18"/>
              </w:rPr>
            </w:pPr>
            <w:r w:rsidRPr="00E721B2">
              <w:rPr>
                <w:rFonts w:ascii="宋体" w:hAnsi="宋体"/>
                <w:sz w:val="18"/>
                <w:szCs w:val="18"/>
              </w:rPr>
              <w:t>Y－允许联机更新；</w:t>
            </w:r>
          </w:p>
          <w:p w14:paraId="35F5F421" w14:textId="77777777" w:rsidR="00A5471B" w:rsidRPr="00E721B2" w:rsidRDefault="00A5471B" w:rsidP="00F21884">
            <w:pPr>
              <w:widowControl/>
              <w:jc w:val="left"/>
              <w:rPr>
                <w:rFonts w:ascii="宋体" w:hAnsi="宋体"/>
                <w:sz w:val="18"/>
                <w:szCs w:val="18"/>
              </w:rPr>
            </w:pPr>
            <w:r w:rsidRPr="00E721B2">
              <w:rPr>
                <w:rFonts w:ascii="宋体" w:hAnsi="宋体"/>
                <w:sz w:val="18"/>
                <w:szCs w:val="18"/>
              </w:rPr>
              <w:t>N－不允许联机更新</w:t>
            </w:r>
          </w:p>
        </w:tc>
        <w:tc>
          <w:tcPr>
            <w:tcW w:w="2127" w:type="dxa"/>
            <w:tcBorders>
              <w:top w:val="nil"/>
              <w:left w:val="nil"/>
              <w:bottom w:val="single" w:sz="8" w:space="0" w:color="auto"/>
              <w:right w:val="single" w:sz="8" w:space="0" w:color="auto"/>
            </w:tcBorders>
            <w:shd w:val="clear" w:color="auto" w:fill="auto"/>
            <w:hideMark/>
          </w:tcPr>
          <w:p w14:paraId="37A37586" w14:textId="77777777" w:rsidR="00A5471B" w:rsidRPr="00E721B2" w:rsidRDefault="00A5471B" w:rsidP="00F21884">
            <w:pPr>
              <w:widowControl/>
              <w:jc w:val="left"/>
              <w:rPr>
                <w:rFonts w:ascii="宋体" w:hAnsi="宋体"/>
                <w:sz w:val="18"/>
                <w:szCs w:val="18"/>
              </w:rPr>
            </w:pPr>
            <w:r w:rsidRPr="00E721B2">
              <w:rPr>
                <w:rFonts w:ascii="宋体" w:hAnsi="宋体" w:hint="eastAsia"/>
                <w:sz w:val="18"/>
                <w:szCs w:val="18"/>
              </w:rPr>
              <w:t>不允许修改</w:t>
            </w:r>
          </w:p>
        </w:tc>
      </w:tr>
      <w:tr w:rsidR="00B75380" w:rsidRPr="003B5D15" w14:paraId="1E216766" w14:textId="77777777" w:rsidTr="00B75380">
        <w:trPr>
          <w:trHeight w:val="678"/>
        </w:trPr>
        <w:tc>
          <w:tcPr>
            <w:tcW w:w="725" w:type="dxa"/>
            <w:tcBorders>
              <w:top w:val="nil"/>
              <w:left w:val="single" w:sz="8" w:space="0" w:color="auto"/>
              <w:bottom w:val="single" w:sz="8" w:space="0" w:color="auto"/>
              <w:right w:val="single" w:sz="8" w:space="0" w:color="auto"/>
            </w:tcBorders>
            <w:shd w:val="clear" w:color="auto" w:fill="auto"/>
          </w:tcPr>
          <w:p w14:paraId="499D8CDC" w14:textId="784C5BA8" w:rsidR="00B75380" w:rsidRPr="00B75380" w:rsidRDefault="00B75380" w:rsidP="00B75380">
            <w:pPr>
              <w:widowControl/>
              <w:jc w:val="left"/>
              <w:rPr>
                <w:rFonts w:ascii="宋体" w:hAnsi="宋体"/>
                <w:sz w:val="18"/>
                <w:szCs w:val="18"/>
                <w:highlight w:val="yellow"/>
              </w:rPr>
            </w:pPr>
            <w:r w:rsidRPr="00B75380">
              <w:rPr>
                <w:rFonts w:ascii="宋体" w:hAnsi="宋体" w:hint="eastAsia"/>
                <w:sz w:val="18"/>
                <w:szCs w:val="18"/>
                <w:highlight w:val="yellow"/>
              </w:rPr>
              <w:t>1</w:t>
            </w:r>
            <w:r w:rsidRPr="00B75380">
              <w:rPr>
                <w:rFonts w:ascii="宋体" w:hAnsi="宋体"/>
                <w:sz w:val="18"/>
                <w:szCs w:val="18"/>
                <w:highlight w:val="yellow"/>
              </w:rPr>
              <w:t>7</w:t>
            </w:r>
          </w:p>
        </w:tc>
        <w:tc>
          <w:tcPr>
            <w:tcW w:w="1418" w:type="dxa"/>
            <w:tcBorders>
              <w:top w:val="nil"/>
              <w:left w:val="nil"/>
              <w:bottom w:val="single" w:sz="8" w:space="0" w:color="auto"/>
              <w:right w:val="single" w:sz="8" w:space="0" w:color="auto"/>
            </w:tcBorders>
            <w:shd w:val="clear" w:color="auto" w:fill="auto"/>
          </w:tcPr>
          <w:p w14:paraId="3C31AD63" w14:textId="246543F4" w:rsidR="00B75380" w:rsidRPr="00B75380" w:rsidRDefault="00B75380" w:rsidP="00B75380">
            <w:pPr>
              <w:widowControl/>
              <w:jc w:val="left"/>
              <w:rPr>
                <w:rFonts w:ascii="宋体" w:hAnsi="宋体"/>
                <w:sz w:val="18"/>
                <w:szCs w:val="18"/>
                <w:highlight w:val="yellow"/>
              </w:rPr>
            </w:pPr>
            <w:r w:rsidRPr="00B75380">
              <w:rPr>
                <w:rFonts w:ascii="宋体" w:hAnsi="宋体" w:hint="eastAsia"/>
                <w:sz w:val="18"/>
                <w:szCs w:val="18"/>
                <w:highlight w:val="yellow"/>
              </w:rPr>
              <w:t>热点账户标识</w:t>
            </w:r>
          </w:p>
        </w:tc>
        <w:tc>
          <w:tcPr>
            <w:tcW w:w="4251" w:type="dxa"/>
            <w:tcBorders>
              <w:top w:val="nil"/>
              <w:left w:val="nil"/>
              <w:bottom w:val="single" w:sz="8" w:space="0" w:color="auto"/>
              <w:right w:val="single" w:sz="8" w:space="0" w:color="auto"/>
            </w:tcBorders>
            <w:shd w:val="clear" w:color="auto" w:fill="auto"/>
          </w:tcPr>
          <w:p w14:paraId="774CB5B7" w14:textId="77777777" w:rsidR="00B75380" w:rsidRPr="00B75380" w:rsidRDefault="00B75380" w:rsidP="00B75380">
            <w:pPr>
              <w:widowControl/>
              <w:jc w:val="left"/>
              <w:rPr>
                <w:rFonts w:ascii="宋体" w:hAnsi="宋体"/>
                <w:sz w:val="18"/>
                <w:szCs w:val="18"/>
                <w:highlight w:val="yellow"/>
              </w:rPr>
            </w:pPr>
            <w:r w:rsidRPr="00B75380">
              <w:rPr>
                <w:rFonts w:ascii="宋体" w:hAnsi="宋体" w:hint="eastAsia"/>
                <w:sz w:val="18"/>
                <w:szCs w:val="18"/>
                <w:highlight w:val="yellow"/>
              </w:rPr>
              <w:t>H-热点账户</w:t>
            </w:r>
          </w:p>
          <w:p w14:paraId="58D58428" w14:textId="4D0D6E89" w:rsidR="00B75380" w:rsidRPr="00B75380" w:rsidRDefault="00B75380" w:rsidP="00B75380">
            <w:pPr>
              <w:widowControl/>
              <w:jc w:val="left"/>
              <w:rPr>
                <w:rFonts w:ascii="宋体" w:hAnsi="宋体"/>
                <w:sz w:val="18"/>
                <w:szCs w:val="18"/>
                <w:highlight w:val="yellow"/>
              </w:rPr>
            </w:pPr>
            <w:r w:rsidRPr="00B75380">
              <w:rPr>
                <w:rFonts w:ascii="宋体" w:hAnsi="宋体" w:hint="eastAsia"/>
                <w:sz w:val="18"/>
                <w:szCs w:val="18"/>
                <w:highlight w:val="yellow"/>
              </w:rPr>
              <w:t>N-普通账户</w:t>
            </w:r>
          </w:p>
        </w:tc>
        <w:tc>
          <w:tcPr>
            <w:tcW w:w="2127" w:type="dxa"/>
            <w:tcBorders>
              <w:top w:val="nil"/>
              <w:left w:val="nil"/>
              <w:bottom w:val="single" w:sz="8" w:space="0" w:color="auto"/>
              <w:right w:val="single" w:sz="8" w:space="0" w:color="auto"/>
            </w:tcBorders>
            <w:shd w:val="clear" w:color="auto" w:fill="auto"/>
          </w:tcPr>
          <w:p w14:paraId="123BE087" w14:textId="17565C08" w:rsidR="00B75380" w:rsidRPr="00E721B2" w:rsidRDefault="00B75380" w:rsidP="00B75380">
            <w:pPr>
              <w:widowControl/>
              <w:jc w:val="left"/>
              <w:rPr>
                <w:rFonts w:ascii="宋体" w:hAnsi="宋体"/>
                <w:sz w:val="18"/>
                <w:szCs w:val="18"/>
              </w:rPr>
            </w:pPr>
            <w:r w:rsidRPr="00B75380">
              <w:rPr>
                <w:rFonts w:ascii="宋体" w:hAnsi="宋体" w:hint="eastAsia"/>
                <w:sz w:val="18"/>
                <w:szCs w:val="18"/>
                <w:highlight w:val="yellow"/>
              </w:rPr>
              <w:t>不允许修改</w:t>
            </w:r>
          </w:p>
        </w:tc>
      </w:tr>
      <w:tr w:rsidR="00B75380" w:rsidRPr="003B5D15" w14:paraId="00821BF5" w14:textId="77777777" w:rsidTr="00B75380">
        <w:trPr>
          <w:trHeight w:val="690"/>
        </w:trPr>
        <w:tc>
          <w:tcPr>
            <w:tcW w:w="725" w:type="dxa"/>
            <w:tcBorders>
              <w:top w:val="nil"/>
              <w:left w:val="single" w:sz="8" w:space="0" w:color="auto"/>
              <w:bottom w:val="single" w:sz="8" w:space="0" w:color="auto"/>
              <w:right w:val="single" w:sz="8" w:space="0" w:color="auto"/>
            </w:tcBorders>
            <w:shd w:val="clear" w:color="auto" w:fill="auto"/>
            <w:hideMark/>
          </w:tcPr>
          <w:p w14:paraId="7ECA4E04" w14:textId="3009E56D" w:rsidR="00B75380" w:rsidRPr="00E721B2" w:rsidRDefault="00B75380" w:rsidP="00B75380">
            <w:pPr>
              <w:widowControl/>
              <w:jc w:val="left"/>
              <w:rPr>
                <w:rFonts w:ascii="宋体" w:hAnsi="宋体"/>
                <w:sz w:val="18"/>
                <w:szCs w:val="18"/>
              </w:rPr>
            </w:pPr>
            <w:r>
              <w:rPr>
                <w:rFonts w:ascii="宋体" w:hAnsi="宋体" w:hint="eastAsia"/>
                <w:sz w:val="18"/>
                <w:szCs w:val="18"/>
              </w:rPr>
              <w:t>18</w:t>
            </w:r>
          </w:p>
        </w:tc>
        <w:tc>
          <w:tcPr>
            <w:tcW w:w="1418" w:type="dxa"/>
            <w:tcBorders>
              <w:top w:val="nil"/>
              <w:left w:val="nil"/>
              <w:bottom w:val="single" w:sz="8" w:space="0" w:color="auto"/>
              <w:right w:val="single" w:sz="8" w:space="0" w:color="auto"/>
            </w:tcBorders>
            <w:shd w:val="clear" w:color="auto" w:fill="auto"/>
            <w:hideMark/>
          </w:tcPr>
          <w:p w14:paraId="321FDA27" w14:textId="7777777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卡片核算标志</w:t>
            </w:r>
          </w:p>
        </w:tc>
        <w:tc>
          <w:tcPr>
            <w:tcW w:w="4251" w:type="dxa"/>
            <w:tcBorders>
              <w:top w:val="nil"/>
              <w:left w:val="nil"/>
              <w:bottom w:val="single" w:sz="8" w:space="0" w:color="auto"/>
              <w:right w:val="single" w:sz="8" w:space="0" w:color="auto"/>
            </w:tcBorders>
            <w:shd w:val="clear" w:color="auto" w:fill="auto"/>
            <w:hideMark/>
          </w:tcPr>
          <w:p w14:paraId="0B00D6D3" w14:textId="77777777" w:rsidR="00B75380" w:rsidRDefault="00B75380" w:rsidP="00B75380">
            <w:pPr>
              <w:widowControl/>
              <w:jc w:val="left"/>
              <w:rPr>
                <w:rFonts w:ascii="宋体" w:hAnsi="宋体"/>
                <w:sz w:val="18"/>
                <w:szCs w:val="18"/>
              </w:rPr>
            </w:pPr>
            <w:r w:rsidRPr="005E259C">
              <w:rPr>
                <w:rFonts w:ascii="宋体" w:hAnsi="宋体"/>
                <w:sz w:val="18"/>
                <w:szCs w:val="18"/>
              </w:rPr>
              <w:t xml:space="preserve">Y－设卡片核算；  </w:t>
            </w:r>
          </w:p>
          <w:p w14:paraId="3A3E0929" w14:textId="77777777" w:rsidR="00B75380" w:rsidRPr="00E721B2" w:rsidRDefault="00B75380" w:rsidP="00B75380">
            <w:pPr>
              <w:widowControl/>
              <w:jc w:val="left"/>
              <w:rPr>
                <w:rFonts w:ascii="宋体" w:hAnsi="宋体"/>
                <w:sz w:val="18"/>
                <w:szCs w:val="18"/>
              </w:rPr>
            </w:pPr>
            <w:r w:rsidRPr="005E259C">
              <w:rPr>
                <w:rFonts w:ascii="宋体" w:hAnsi="宋体"/>
                <w:sz w:val="18"/>
                <w:szCs w:val="18"/>
              </w:rPr>
              <w:t>N－不设卡片核算</w:t>
            </w:r>
          </w:p>
        </w:tc>
        <w:tc>
          <w:tcPr>
            <w:tcW w:w="2127" w:type="dxa"/>
            <w:tcBorders>
              <w:top w:val="nil"/>
              <w:left w:val="nil"/>
              <w:bottom w:val="single" w:sz="8" w:space="0" w:color="auto"/>
              <w:right w:val="single" w:sz="8" w:space="0" w:color="auto"/>
            </w:tcBorders>
            <w:shd w:val="clear" w:color="auto" w:fill="auto"/>
            <w:hideMark/>
          </w:tcPr>
          <w:p w14:paraId="78F23FAF" w14:textId="77777777" w:rsidR="00B75380" w:rsidRPr="00E721B2" w:rsidRDefault="00B75380" w:rsidP="00B75380">
            <w:pPr>
              <w:widowControl/>
              <w:jc w:val="left"/>
              <w:rPr>
                <w:rFonts w:ascii="宋体" w:hAnsi="宋体"/>
                <w:sz w:val="18"/>
                <w:szCs w:val="18"/>
              </w:rPr>
            </w:pPr>
            <w:r w:rsidRPr="005E259C">
              <w:rPr>
                <w:rFonts w:ascii="宋体" w:hAnsi="宋体" w:hint="eastAsia"/>
                <w:sz w:val="18"/>
                <w:szCs w:val="18"/>
              </w:rPr>
              <w:t>不允许修改</w:t>
            </w:r>
          </w:p>
        </w:tc>
      </w:tr>
      <w:tr w:rsidR="00B75380" w:rsidRPr="003B5D15" w14:paraId="1ECD920D" w14:textId="77777777" w:rsidTr="00B75380">
        <w:trPr>
          <w:trHeight w:val="699"/>
        </w:trPr>
        <w:tc>
          <w:tcPr>
            <w:tcW w:w="725" w:type="dxa"/>
            <w:tcBorders>
              <w:top w:val="nil"/>
              <w:left w:val="single" w:sz="8" w:space="0" w:color="auto"/>
              <w:bottom w:val="single" w:sz="8" w:space="0" w:color="000000"/>
              <w:right w:val="single" w:sz="8" w:space="0" w:color="auto"/>
            </w:tcBorders>
            <w:shd w:val="clear" w:color="auto" w:fill="auto"/>
            <w:hideMark/>
          </w:tcPr>
          <w:p w14:paraId="1A773164" w14:textId="264BCB1E" w:rsidR="00B75380" w:rsidRPr="00E721B2" w:rsidRDefault="00B75380" w:rsidP="00B75380">
            <w:pPr>
              <w:widowControl/>
              <w:jc w:val="left"/>
              <w:rPr>
                <w:rFonts w:ascii="宋体" w:hAnsi="宋体"/>
                <w:sz w:val="18"/>
                <w:szCs w:val="18"/>
              </w:rPr>
            </w:pPr>
            <w:r>
              <w:rPr>
                <w:rFonts w:ascii="宋体" w:hAnsi="宋体"/>
                <w:sz w:val="18"/>
                <w:szCs w:val="18"/>
              </w:rPr>
              <w:t>19</w:t>
            </w:r>
          </w:p>
        </w:tc>
        <w:tc>
          <w:tcPr>
            <w:tcW w:w="1418" w:type="dxa"/>
            <w:tcBorders>
              <w:top w:val="nil"/>
              <w:left w:val="single" w:sz="8" w:space="0" w:color="auto"/>
              <w:bottom w:val="single" w:sz="8" w:space="0" w:color="000000"/>
              <w:right w:val="single" w:sz="4" w:space="0" w:color="auto"/>
            </w:tcBorders>
            <w:shd w:val="clear" w:color="auto" w:fill="auto"/>
            <w:hideMark/>
          </w:tcPr>
          <w:p w14:paraId="69AE8352" w14:textId="7777777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借方限制额度</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66F0DCC2" w14:textId="36C1B624" w:rsidR="00B75380" w:rsidRPr="00E721B2" w:rsidRDefault="00B75380" w:rsidP="00B75380">
            <w:pPr>
              <w:widowControl/>
              <w:jc w:val="left"/>
              <w:rPr>
                <w:rFonts w:ascii="宋体" w:hAnsi="宋体"/>
                <w:sz w:val="18"/>
                <w:szCs w:val="18"/>
              </w:rPr>
            </w:pPr>
            <w:r>
              <w:rPr>
                <w:rFonts w:ascii="宋体" w:hAnsi="宋体" w:hint="eastAsia"/>
                <w:sz w:val="18"/>
                <w:szCs w:val="18"/>
              </w:rPr>
              <w:t>全9代表</w:t>
            </w:r>
            <w:proofErr w:type="gramStart"/>
            <w:r>
              <w:rPr>
                <w:rFonts w:ascii="宋体" w:hAnsi="宋体" w:hint="eastAsia"/>
                <w:sz w:val="18"/>
                <w:szCs w:val="18"/>
              </w:rPr>
              <w:t>不</w:t>
            </w:r>
            <w:proofErr w:type="gramEnd"/>
            <w:r>
              <w:rPr>
                <w:rFonts w:ascii="宋体" w:hAnsi="宋体" w:hint="eastAsia"/>
                <w:sz w:val="18"/>
                <w:szCs w:val="18"/>
              </w:rPr>
              <w:t>限额，其他代表限额额度</w:t>
            </w:r>
            <w:r w:rsidRPr="00E721B2">
              <w:rPr>
                <w:rFonts w:ascii="宋体" w:hAnsi="宋体" w:hint="eastAsia"/>
                <w:sz w:val="18"/>
                <w:szCs w:val="18"/>
              </w:rPr>
              <w:t>如果超限，交易拒绝。</w:t>
            </w:r>
          </w:p>
        </w:tc>
        <w:tc>
          <w:tcPr>
            <w:tcW w:w="2127" w:type="dxa"/>
            <w:tcBorders>
              <w:top w:val="nil"/>
              <w:left w:val="single" w:sz="4" w:space="0" w:color="auto"/>
              <w:bottom w:val="single" w:sz="8" w:space="0" w:color="000000"/>
              <w:right w:val="single" w:sz="8" w:space="0" w:color="auto"/>
            </w:tcBorders>
            <w:shd w:val="clear" w:color="auto" w:fill="auto"/>
            <w:hideMark/>
          </w:tcPr>
          <w:p w14:paraId="4151D94A" w14:textId="77777777" w:rsidR="00B75380" w:rsidRDefault="00B75380" w:rsidP="00B75380">
            <w:pPr>
              <w:widowControl/>
              <w:jc w:val="left"/>
              <w:rPr>
                <w:rFonts w:ascii="宋体" w:hAnsi="宋体"/>
                <w:sz w:val="18"/>
                <w:szCs w:val="18"/>
              </w:rPr>
            </w:pPr>
            <w:r w:rsidRPr="00E721B2">
              <w:rPr>
                <w:rFonts w:ascii="宋体" w:hAnsi="宋体" w:hint="eastAsia"/>
                <w:sz w:val="18"/>
                <w:szCs w:val="18"/>
              </w:rPr>
              <w:t>允许修改</w:t>
            </w:r>
          </w:p>
          <w:p w14:paraId="7C09CB6A" w14:textId="77777777" w:rsidR="00B75380" w:rsidRPr="00E721B2" w:rsidRDefault="00B75380" w:rsidP="00B75380">
            <w:pPr>
              <w:widowControl/>
              <w:jc w:val="left"/>
              <w:rPr>
                <w:rFonts w:ascii="宋体" w:hAnsi="宋体"/>
                <w:sz w:val="18"/>
                <w:szCs w:val="18"/>
              </w:rPr>
            </w:pPr>
            <w:bookmarkStart w:id="78" w:name="OLE_LINK14"/>
            <w:bookmarkStart w:id="79" w:name="OLE_LINK15"/>
            <w:r w:rsidRPr="002B660C">
              <w:rPr>
                <w:rFonts w:ascii="宋体" w:hAnsi="宋体" w:hint="eastAsia"/>
                <w:sz w:val="18"/>
                <w:szCs w:val="18"/>
              </w:rPr>
              <w:t>不允许超出控制</w:t>
            </w:r>
            <w:proofErr w:type="gramStart"/>
            <w:r w:rsidRPr="002B660C">
              <w:rPr>
                <w:rFonts w:ascii="宋体" w:hAnsi="宋体" w:hint="eastAsia"/>
                <w:sz w:val="18"/>
                <w:szCs w:val="18"/>
              </w:rPr>
              <w:t>表设置</w:t>
            </w:r>
            <w:proofErr w:type="gramEnd"/>
            <w:r w:rsidRPr="002B660C">
              <w:rPr>
                <w:rFonts w:ascii="宋体" w:hAnsi="宋体" w:hint="eastAsia"/>
                <w:sz w:val="18"/>
                <w:szCs w:val="18"/>
              </w:rPr>
              <w:t>的属性范围</w:t>
            </w:r>
            <w:bookmarkEnd w:id="78"/>
            <w:bookmarkEnd w:id="79"/>
          </w:p>
        </w:tc>
      </w:tr>
      <w:tr w:rsidR="00B75380" w:rsidRPr="003B5D15" w14:paraId="6527D0D8" w14:textId="77777777" w:rsidTr="00B75380">
        <w:trPr>
          <w:trHeight w:val="760"/>
        </w:trPr>
        <w:tc>
          <w:tcPr>
            <w:tcW w:w="725" w:type="dxa"/>
            <w:tcBorders>
              <w:top w:val="nil"/>
              <w:left w:val="single" w:sz="8" w:space="0" w:color="auto"/>
              <w:bottom w:val="single" w:sz="8" w:space="0" w:color="000000"/>
              <w:right w:val="single" w:sz="8" w:space="0" w:color="auto"/>
            </w:tcBorders>
            <w:shd w:val="clear" w:color="auto" w:fill="auto"/>
            <w:hideMark/>
          </w:tcPr>
          <w:p w14:paraId="4F68CFF8" w14:textId="7BF38157" w:rsidR="00B75380" w:rsidRPr="00E721B2" w:rsidRDefault="00B75380" w:rsidP="00B75380">
            <w:pPr>
              <w:widowControl/>
              <w:jc w:val="left"/>
              <w:rPr>
                <w:rFonts w:ascii="宋体" w:hAnsi="宋体"/>
                <w:sz w:val="18"/>
                <w:szCs w:val="18"/>
              </w:rPr>
            </w:pPr>
            <w:r>
              <w:rPr>
                <w:rFonts w:ascii="宋体" w:hAnsi="宋体"/>
                <w:sz w:val="18"/>
                <w:szCs w:val="18"/>
              </w:rPr>
              <w:t>20</w:t>
            </w:r>
          </w:p>
        </w:tc>
        <w:tc>
          <w:tcPr>
            <w:tcW w:w="1418" w:type="dxa"/>
            <w:tcBorders>
              <w:top w:val="nil"/>
              <w:left w:val="single" w:sz="8" w:space="0" w:color="auto"/>
              <w:bottom w:val="single" w:sz="8" w:space="0" w:color="000000"/>
              <w:right w:val="single" w:sz="4" w:space="0" w:color="auto"/>
            </w:tcBorders>
            <w:shd w:val="clear" w:color="auto" w:fill="auto"/>
            <w:hideMark/>
          </w:tcPr>
          <w:p w14:paraId="02FF2F5E" w14:textId="7777777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贷方限制额度</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12C8ED90" w14:textId="40754491" w:rsidR="00B75380" w:rsidRPr="00E721B2" w:rsidRDefault="00B75380" w:rsidP="00B75380">
            <w:pPr>
              <w:jc w:val="left"/>
              <w:rPr>
                <w:rFonts w:ascii="宋体" w:hAnsi="宋体"/>
                <w:sz w:val="18"/>
                <w:szCs w:val="18"/>
              </w:rPr>
            </w:pPr>
            <w:r>
              <w:rPr>
                <w:rFonts w:ascii="宋体" w:hAnsi="宋体" w:hint="eastAsia"/>
                <w:sz w:val="18"/>
                <w:szCs w:val="18"/>
              </w:rPr>
              <w:t>全9代表</w:t>
            </w:r>
            <w:proofErr w:type="gramStart"/>
            <w:r>
              <w:rPr>
                <w:rFonts w:ascii="宋体" w:hAnsi="宋体" w:hint="eastAsia"/>
                <w:sz w:val="18"/>
                <w:szCs w:val="18"/>
              </w:rPr>
              <w:t>不</w:t>
            </w:r>
            <w:proofErr w:type="gramEnd"/>
            <w:r>
              <w:rPr>
                <w:rFonts w:ascii="宋体" w:hAnsi="宋体" w:hint="eastAsia"/>
                <w:sz w:val="18"/>
                <w:szCs w:val="18"/>
              </w:rPr>
              <w:t>限额，其他代表限额额度</w:t>
            </w:r>
            <w:r w:rsidRPr="00E721B2">
              <w:rPr>
                <w:rFonts w:ascii="宋体" w:hAnsi="宋体" w:hint="eastAsia"/>
                <w:sz w:val="18"/>
                <w:szCs w:val="18"/>
              </w:rPr>
              <w:t>如果超限，交易拒绝。</w:t>
            </w:r>
          </w:p>
        </w:tc>
        <w:tc>
          <w:tcPr>
            <w:tcW w:w="2127" w:type="dxa"/>
            <w:tcBorders>
              <w:top w:val="nil"/>
              <w:left w:val="single" w:sz="4" w:space="0" w:color="auto"/>
              <w:bottom w:val="single" w:sz="8" w:space="0" w:color="000000"/>
              <w:right w:val="single" w:sz="8" w:space="0" w:color="auto"/>
            </w:tcBorders>
            <w:shd w:val="clear" w:color="auto" w:fill="auto"/>
            <w:hideMark/>
          </w:tcPr>
          <w:p w14:paraId="414E5A92" w14:textId="77777777" w:rsidR="00B75380" w:rsidRDefault="00B75380" w:rsidP="00B75380">
            <w:pPr>
              <w:widowControl/>
              <w:jc w:val="left"/>
              <w:rPr>
                <w:rFonts w:ascii="宋体" w:hAnsi="宋体"/>
                <w:sz w:val="18"/>
                <w:szCs w:val="18"/>
              </w:rPr>
            </w:pPr>
            <w:r w:rsidRPr="00E721B2">
              <w:rPr>
                <w:rFonts w:ascii="宋体" w:hAnsi="宋体" w:hint="eastAsia"/>
                <w:sz w:val="18"/>
                <w:szCs w:val="18"/>
              </w:rPr>
              <w:t>允许修改</w:t>
            </w:r>
          </w:p>
          <w:p w14:paraId="75F578CA" w14:textId="77777777" w:rsidR="00B75380" w:rsidRPr="00E721B2" w:rsidRDefault="00B75380" w:rsidP="00B75380">
            <w:pPr>
              <w:widowControl/>
              <w:jc w:val="left"/>
              <w:rPr>
                <w:rFonts w:ascii="宋体" w:hAnsi="宋体"/>
                <w:sz w:val="18"/>
                <w:szCs w:val="18"/>
              </w:rPr>
            </w:pPr>
            <w:r w:rsidRPr="002B660C">
              <w:rPr>
                <w:rFonts w:ascii="宋体" w:hAnsi="宋体" w:hint="eastAsia"/>
                <w:sz w:val="18"/>
                <w:szCs w:val="18"/>
              </w:rPr>
              <w:t>不允许超出控制</w:t>
            </w:r>
            <w:proofErr w:type="gramStart"/>
            <w:r w:rsidRPr="002B660C">
              <w:rPr>
                <w:rFonts w:ascii="宋体" w:hAnsi="宋体" w:hint="eastAsia"/>
                <w:sz w:val="18"/>
                <w:szCs w:val="18"/>
              </w:rPr>
              <w:t>表设置</w:t>
            </w:r>
            <w:proofErr w:type="gramEnd"/>
            <w:r w:rsidRPr="002B660C">
              <w:rPr>
                <w:rFonts w:ascii="宋体" w:hAnsi="宋体" w:hint="eastAsia"/>
                <w:sz w:val="18"/>
                <w:szCs w:val="18"/>
              </w:rPr>
              <w:t>的属性范围</w:t>
            </w:r>
          </w:p>
        </w:tc>
      </w:tr>
      <w:tr w:rsidR="00B75380" w:rsidRPr="003B5D15" w14:paraId="227FB3E6" w14:textId="77777777" w:rsidTr="00B75380">
        <w:trPr>
          <w:trHeight w:val="1349"/>
        </w:trPr>
        <w:tc>
          <w:tcPr>
            <w:tcW w:w="725" w:type="dxa"/>
            <w:tcBorders>
              <w:top w:val="nil"/>
              <w:left w:val="single" w:sz="8" w:space="0" w:color="auto"/>
              <w:bottom w:val="single" w:sz="8" w:space="0" w:color="000000"/>
              <w:right w:val="single" w:sz="8" w:space="0" w:color="auto"/>
            </w:tcBorders>
            <w:shd w:val="clear" w:color="auto" w:fill="auto"/>
            <w:hideMark/>
          </w:tcPr>
          <w:p w14:paraId="4383EB39" w14:textId="29C5F51E" w:rsidR="00B75380" w:rsidRPr="00E721B2" w:rsidRDefault="00B75380" w:rsidP="00B75380">
            <w:pPr>
              <w:widowControl/>
              <w:jc w:val="left"/>
              <w:rPr>
                <w:rFonts w:ascii="宋体" w:hAnsi="宋体"/>
                <w:sz w:val="18"/>
                <w:szCs w:val="18"/>
              </w:rPr>
            </w:pPr>
            <w:r>
              <w:rPr>
                <w:rFonts w:ascii="宋体" w:hAnsi="宋体"/>
                <w:sz w:val="18"/>
                <w:szCs w:val="18"/>
              </w:rPr>
              <w:t>21</w:t>
            </w:r>
          </w:p>
        </w:tc>
        <w:tc>
          <w:tcPr>
            <w:tcW w:w="1418" w:type="dxa"/>
            <w:tcBorders>
              <w:top w:val="nil"/>
              <w:left w:val="single" w:sz="8" w:space="0" w:color="auto"/>
              <w:bottom w:val="single" w:sz="8" w:space="0" w:color="000000"/>
              <w:right w:val="single" w:sz="4" w:space="0" w:color="auto"/>
            </w:tcBorders>
            <w:shd w:val="clear" w:color="auto" w:fill="auto"/>
            <w:hideMark/>
          </w:tcPr>
          <w:p w14:paraId="36E3D41B" w14:textId="7777777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余额检查标识(日终余额检查)</w:t>
            </w:r>
          </w:p>
        </w:tc>
        <w:tc>
          <w:tcPr>
            <w:tcW w:w="4251" w:type="dxa"/>
            <w:tcBorders>
              <w:top w:val="single" w:sz="4" w:space="0" w:color="auto"/>
              <w:left w:val="single" w:sz="4" w:space="0" w:color="auto"/>
              <w:bottom w:val="single" w:sz="4" w:space="0" w:color="auto"/>
              <w:right w:val="single" w:sz="4" w:space="0" w:color="auto"/>
            </w:tcBorders>
            <w:shd w:val="clear" w:color="auto" w:fill="auto"/>
            <w:hideMark/>
          </w:tcPr>
          <w:p w14:paraId="5D4CE6F3" w14:textId="77777777" w:rsidR="00B75380" w:rsidRDefault="00B75380" w:rsidP="00B75380">
            <w:pPr>
              <w:widowControl/>
              <w:jc w:val="left"/>
              <w:rPr>
                <w:rFonts w:ascii="宋体" w:hAnsi="宋体"/>
                <w:sz w:val="18"/>
                <w:szCs w:val="18"/>
              </w:rPr>
            </w:pPr>
            <w:r>
              <w:rPr>
                <w:rFonts w:ascii="宋体" w:hAnsi="宋体" w:hint="eastAsia"/>
                <w:sz w:val="18"/>
                <w:szCs w:val="18"/>
              </w:rPr>
              <w:t>D-</w:t>
            </w:r>
            <w:r w:rsidRPr="00E721B2">
              <w:rPr>
                <w:rFonts w:ascii="宋体" w:hAnsi="宋体" w:hint="eastAsia"/>
                <w:sz w:val="18"/>
                <w:szCs w:val="18"/>
              </w:rPr>
              <w:t>日终为零、</w:t>
            </w:r>
          </w:p>
          <w:p w14:paraId="6A44DBA1" w14:textId="77777777" w:rsidR="00B75380" w:rsidRDefault="00B75380" w:rsidP="00B75380">
            <w:pPr>
              <w:widowControl/>
              <w:jc w:val="left"/>
              <w:rPr>
                <w:rFonts w:ascii="宋体" w:hAnsi="宋体"/>
                <w:sz w:val="18"/>
                <w:szCs w:val="18"/>
              </w:rPr>
            </w:pPr>
            <w:r>
              <w:rPr>
                <w:rFonts w:ascii="宋体" w:hAnsi="宋体" w:hint="eastAsia"/>
                <w:sz w:val="18"/>
                <w:szCs w:val="18"/>
              </w:rPr>
              <w:t>M-</w:t>
            </w:r>
            <w:r w:rsidRPr="00E721B2">
              <w:rPr>
                <w:rFonts w:ascii="宋体" w:hAnsi="宋体" w:hint="eastAsia"/>
                <w:sz w:val="18"/>
                <w:szCs w:val="18"/>
              </w:rPr>
              <w:t>月终为零、</w:t>
            </w:r>
          </w:p>
          <w:p w14:paraId="6EAAAA25" w14:textId="77777777" w:rsidR="00B75380" w:rsidRDefault="00B75380" w:rsidP="00B75380">
            <w:pPr>
              <w:widowControl/>
              <w:jc w:val="left"/>
              <w:rPr>
                <w:rFonts w:ascii="宋体" w:hAnsi="宋体"/>
                <w:sz w:val="18"/>
                <w:szCs w:val="18"/>
              </w:rPr>
            </w:pPr>
            <w:r>
              <w:rPr>
                <w:rFonts w:ascii="宋体" w:hAnsi="宋体" w:hint="eastAsia"/>
                <w:sz w:val="18"/>
                <w:szCs w:val="18"/>
              </w:rPr>
              <w:t>Y-</w:t>
            </w:r>
            <w:r w:rsidRPr="00E721B2">
              <w:rPr>
                <w:rFonts w:ascii="宋体" w:hAnsi="宋体" w:hint="eastAsia"/>
                <w:sz w:val="18"/>
                <w:szCs w:val="18"/>
              </w:rPr>
              <w:t>年终为零、</w:t>
            </w:r>
          </w:p>
          <w:p w14:paraId="244E348B" w14:textId="77777777" w:rsidR="00B75380" w:rsidRPr="00E721B2" w:rsidRDefault="00B75380" w:rsidP="00B75380">
            <w:pPr>
              <w:widowControl/>
              <w:jc w:val="left"/>
              <w:rPr>
                <w:rFonts w:ascii="宋体" w:hAnsi="宋体"/>
                <w:sz w:val="18"/>
                <w:szCs w:val="18"/>
              </w:rPr>
            </w:pPr>
            <w:r>
              <w:rPr>
                <w:rFonts w:ascii="宋体" w:hAnsi="宋体" w:hint="eastAsia"/>
                <w:sz w:val="18"/>
                <w:szCs w:val="18"/>
              </w:rPr>
              <w:t>N-</w:t>
            </w:r>
            <w:r w:rsidRPr="00E721B2">
              <w:rPr>
                <w:rFonts w:ascii="宋体" w:hAnsi="宋体" w:hint="eastAsia"/>
                <w:sz w:val="18"/>
                <w:szCs w:val="18"/>
              </w:rPr>
              <w:t>不检查；</w:t>
            </w:r>
          </w:p>
          <w:p w14:paraId="67428FEF" w14:textId="6DD43F12" w:rsidR="00B75380" w:rsidRPr="00E721B2" w:rsidRDefault="00B75380" w:rsidP="00B75380">
            <w:pPr>
              <w:jc w:val="left"/>
              <w:rPr>
                <w:rFonts w:ascii="宋体" w:hAnsi="宋体"/>
                <w:sz w:val="18"/>
                <w:szCs w:val="18"/>
              </w:rPr>
            </w:pPr>
            <w:r w:rsidRPr="00E721B2">
              <w:rPr>
                <w:rFonts w:ascii="宋体" w:hAnsi="宋体" w:hint="eastAsia"/>
                <w:sz w:val="18"/>
                <w:szCs w:val="18"/>
              </w:rPr>
              <w:t>日终关门时，需按属性设置进行检查，如不为零则系统显示提示信息，</w:t>
            </w:r>
            <w:r w:rsidR="005F13CF" w:rsidRPr="00D35F63">
              <w:rPr>
                <w:rFonts w:ascii="宋体" w:hAnsi="宋体" w:hint="eastAsia"/>
                <w:sz w:val="18"/>
                <w:szCs w:val="18"/>
              </w:rPr>
              <w:t>需要授权或拒绝关门（支持参数配置）</w:t>
            </w:r>
            <w:r w:rsidRPr="00E721B2">
              <w:rPr>
                <w:rFonts w:ascii="宋体" w:hAnsi="宋体" w:hint="eastAsia"/>
                <w:sz w:val="18"/>
                <w:szCs w:val="18"/>
              </w:rPr>
              <w:t>；日终出报表。</w:t>
            </w:r>
          </w:p>
        </w:tc>
        <w:tc>
          <w:tcPr>
            <w:tcW w:w="2127" w:type="dxa"/>
            <w:tcBorders>
              <w:top w:val="nil"/>
              <w:left w:val="single" w:sz="4" w:space="0" w:color="auto"/>
              <w:bottom w:val="single" w:sz="8" w:space="0" w:color="000000"/>
              <w:right w:val="single" w:sz="8" w:space="0" w:color="auto"/>
            </w:tcBorders>
            <w:shd w:val="clear" w:color="auto" w:fill="auto"/>
            <w:hideMark/>
          </w:tcPr>
          <w:p w14:paraId="7F98C30D" w14:textId="7777777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不允许修改</w:t>
            </w:r>
          </w:p>
        </w:tc>
      </w:tr>
      <w:tr w:rsidR="00B75380" w:rsidRPr="003B5D15" w14:paraId="1110E5E4" w14:textId="77777777" w:rsidTr="00B75380">
        <w:trPr>
          <w:trHeight w:val="886"/>
        </w:trPr>
        <w:tc>
          <w:tcPr>
            <w:tcW w:w="725" w:type="dxa"/>
            <w:tcBorders>
              <w:top w:val="nil"/>
              <w:left w:val="single" w:sz="8" w:space="0" w:color="auto"/>
              <w:bottom w:val="single" w:sz="8" w:space="0" w:color="auto"/>
              <w:right w:val="single" w:sz="8" w:space="0" w:color="auto"/>
            </w:tcBorders>
            <w:shd w:val="clear" w:color="auto" w:fill="auto"/>
            <w:hideMark/>
          </w:tcPr>
          <w:p w14:paraId="182540DE" w14:textId="3BE0D25E" w:rsidR="00B75380" w:rsidRPr="00E721B2" w:rsidRDefault="00B75380" w:rsidP="00B75380">
            <w:pPr>
              <w:widowControl/>
              <w:jc w:val="left"/>
              <w:rPr>
                <w:rFonts w:ascii="宋体" w:hAnsi="宋体"/>
                <w:sz w:val="18"/>
                <w:szCs w:val="18"/>
              </w:rPr>
            </w:pPr>
            <w:r>
              <w:rPr>
                <w:rFonts w:ascii="宋体" w:hAnsi="宋体"/>
                <w:sz w:val="18"/>
                <w:szCs w:val="18"/>
              </w:rPr>
              <w:lastRenderedPageBreak/>
              <w:t>22</w:t>
            </w:r>
          </w:p>
        </w:tc>
        <w:tc>
          <w:tcPr>
            <w:tcW w:w="1418" w:type="dxa"/>
            <w:tcBorders>
              <w:top w:val="nil"/>
              <w:left w:val="nil"/>
              <w:bottom w:val="single" w:sz="8" w:space="0" w:color="auto"/>
              <w:right w:val="single" w:sz="8" w:space="0" w:color="auto"/>
            </w:tcBorders>
            <w:shd w:val="clear" w:color="auto" w:fill="auto"/>
            <w:hideMark/>
          </w:tcPr>
          <w:p w14:paraId="683654F8" w14:textId="1BE85797" w:rsidR="00B75380" w:rsidRPr="00E721B2" w:rsidRDefault="00B75380" w:rsidP="00B75380">
            <w:pPr>
              <w:widowControl/>
              <w:jc w:val="left"/>
              <w:rPr>
                <w:rFonts w:ascii="宋体" w:hAnsi="宋体"/>
                <w:sz w:val="18"/>
                <w:szCs w:val="18"/>
              </w:rPr>
            </w:pPr>
            <w:r w:rsidRPr="00E721B2">
              <w:rPr>
                <w:rFonts w:ascii="宋体" w:hAnsi="宋体" w:hint="eastAsia"/>
                <w:sz w:val="18"/>
                <w:szCs w:val="18"/>
              </w:rPr>
              <w:t>应用允许标识</w:t>
            </w:r>
            <w:r w:rsidR="00F21C58">
              <w:rPr>
                <w:rFonts w:ascii="宋体" w:hAnsi="宋体" w:hint="eastAsia"/>
                <w:sz w:val="18"/>
                <w:szCs w:val="18"/>
              </w:rPr>
              <w:t>(n=1-10)</w:t>
            </w:r>
          </w:p>
        </w:tc>
        <w:tc>
          <w:tcPr>
            <w:tcW w:w="4251" w:type="dxa"/>
            <w:tcBorders>
              <w:top w:val="single" w:sz="4" w:space="0" w:color="auto"/>
              <w:left w:val="nil"/>
              <w:bottom w:val="single" w:sz="8" w:space="0" w:color="auto"/>
              <w:right w:val="single" w:sz="8" w:space="0" w:color="auto"/>
            </w:tcBorders>
            <w:shd w:val="clear" w:color="auto" w:fill="auto"/>
            <w:hideMark/>
          </w:tcPr>
          <w:p w14:paraId="0766A383" w14:textId="77777777" w:rsidR="00B75380" w:rsidRDefault="00B75380" w:rsidP="00B75380">
            <w:pPr>
              <w:widowControl/>
              <w:jc w:val="left"/>
              <w:rPr>
                <w:rFonts w:ascii="宋体" w:hAnsi="宋体"/>
                <w:sz w:val="18"/>
                <w:szCs w:val="18"/>
              </w:rPr>
            </w:pPr>
            <w:r w:rsidRPr="00E721B2">
              <w:rPr>
                <w:rFonts w:ascii="宋体" w:hAnsi="宋体" w:hint="eastAsia"/>
                <w:sz w:val="18"/>
                <w:szCs w:val="18"/>
              </w:rPr>
              <w:t>允许的应用系统。</w:t>
            </w:r>
          </w:p>
          <w:p w14:paraId="079B7DE8" w14:textId="77777777" w:rsidR="00B75380" w:rsidRPr="00E721B2" w:rsidRDefault="00B75380" w:rsidP="00B75380">
            <w:pPr>
              <w:widowControl/>
              <w:jc w:val="left"/>
              <w:rPr>
                <w:rFonts w:ascii="宋体" w:hAnsi="宋体"/>
                <w:sz w:val="18"/>
                <w:szCs w:val="18"/>
              </w:rPr>
            </w:pPr>
            <w:r>
              <w:rPr>
                <w:rFonts w:ascii="宋体" w:hAnsi="宋体" w:hint="eastAsia"/>
                <w:sz w:val="18"/>
                <w:szCs w:val="18"/>
              </w:rPr>
              <w:t>例如，</w:t>
            </w:r>
            <w:r w:rsidRPr="00E721B2">
              <w:rPr>
                <w:rFonts w:ascii="宋体" w:hAnsi="宋体" w:hint="eastAsia"/>
                <w:sz w:val="18"/>
                <w:szCs w:val="18"/>
              </w:rPr>
              <w:t>资金系统要求其专属</w:t>
            </w:r>
            <w:proofErr w:type="gramStart"/>
            <w:r>
              <w:rPr>
                <w:rFonts w:ascii="宋体" w:hAnsi="宋体" w:hint="eastAsia"/>
                <w:sz w:val="18"/>
                <w:szCs w:val="18"/>
              </w:rPr>
              <w:t>内部户</w:t>
            </w:r>
            <w:proofErr w:type="gramEnd"/>
            <w:r w:rsidRPr="00E721B2">
              <w:rPr>
                <w:rFonts w:ascii="宋体" w:hAnsi="宋体" w:hint="eastAsia"/>
                <w:sz w:val="18"/>
                <w:szCs w:val="18"/>
              </w:rPr>
              <w:t>只允许资金系统使用。</w:t>
            </w:r>
          </w:p>
        </w:tc>
        <w:tc>
          <w:tcPr>
            <w:tcW w:w="2127" w:type="dxa"/>
            <w:tcBorders>
              <w:top w:val="nil"/>
              <w:left w:val="nil"/>
              <w:bottom w:val="single" w:sz="8" w:space="0" w:color="auto"/>
              <w:right w:val="single" w:sz="8" w:space="0" w:color="auto"/>
            </w:tcBorders>
            <w:shd w:val="clear" w:color="auto" w:fill="auto"/>
            <w:hideMark/>
          </w:tcPr>
          <w:p w14:paraId="7339F24A" w14:textId="78F20E8F" w:rsidR="00B75380" w:rsidRPr="00E721B2" w:rsidRDefault="00B75380" w:rsidP="00B75380">
            <w:pPr>
              <w:widowControl/>
              <w:jc w:val="left"/>
              <w:rPr>
                <w:rFonts w:ascii="宋体" w:hAnsi="宋体"/>
                <w:sz w:val="18"/>
                <w:szCs w:val="18"/>
              </w:rPr>
            </w:pPr>
            <w:r w:rsidRPr="00E721B2">
              <w:rPr>
                <w:rFonts w:ascii="宋体" w:hAnsi="宋体" w:hint="eastAsia"/>
                <w:sz w:val="18"/>
                <w:szCs w:val="18"/>
              </w:rPr>
              <w:t>允许修改</w:t>
            </w:r>
          </w:p>
        </w:tc>
      </w:tr>
    </w:tbl>
    <w:p w14:paraId="5050099C" w14:textId="71A3D0B8" w:rsidR="00A5471B" w:rsidRPr="0062552E" w:rsidRDefault="00A5471B" w:rsidP="002546E7">
      <w:pPr>
        <w:pStyle w:val="5"/>
      </w:pPr>
      <w:proofErr w:type="gramStart"/>
      <w:r w:rsidRPr="0062552E">
        <w:rPr>
          <w:rFonts w:hint="eastAsia"/>
        </w:rPr>
        <w:t>内部户状态</w:t>
      </w:r>
      <w:proofErr w:type="gramEnd"/>
      <w:r w:rsidRPr="0062552E">
        <w:rPr>
          <w:rFonts w:hint="eastAsia"/>
        </w:rPr>
        <w:t>变更</w:t>
      </w:r>
    </w:p>
    <w:p w14:paraId="298D7ED7" w14:textId="77777777" w:rsidR="00A5471B" w:rsidRPr="003206DF" w:rsidRDefault="00A5471B" w:rsidP="00A5471B">
      <w:pPr>
        <w:spacing w:line="360" w:lineRule="auto"/>
        <w:rPr>
          <w:rFonts w:ascii="宋体" w:hAnsi="宋体"/>
        </w:rPr>
      </w:pPr>
      <w:proofErr w:type="gramStart"/>
      <w:r>
        <w:rPr>
          <w:rFonts w:ascii="宋体" w:hAnsi="宋体" w:hint="eastAsia"/>
        </w:rPr>
        <w:t>内部户</w:t>
      </w:r>
      <w:r w:rsidRPr="003206DF">
        <w:rPr>
          <w:rFonts w:ascii="宋体" w:hAnsi="宋体" w:hint="eastAsia"/>
        </w:rPr>
        <w:t>状态</w:t>
      </w:r>
      <w:proofErr w:type="gramEnd"/>
      <w:r w:rsidRPr="003206DF">
        <w:rPr>
          <w:rFonts w:ascii="宋体" w:hAnsi="宋体" w:hint="eastAsia"/>
        </w:rPr>
        <w:t>变更如下所示：</w:t>
      </w:r>
    </w:p>
    <w:p w14:paraId="3447B76D" w14:textId="77777777" w:rsidR="00A5471B" w:rsidRPr="00E1098A" w:rsidRDefault="00E1098A" w:rsidP="00E1098A">
      <w:pPr>
        <w:ind w:left="420"/>
        <w:rPr>
          <w:rFonts w:ascii="宋体" w:hAnsi="宋体" w:cs="Arial"/>
          <w:szCs w:val="21"/>
        </w:rPr>
      </w:pPr>
      <w:r>
        <w:object w:dxaOrig="8559" w:dyaOrig="4931" w14:anchorId="737BD6AF">
          <v:shape id="_x0000_i1027" type="#_x0000_t75" style="width:413.65pt;height:239.35pt" o:ole="">
            <v:imagedata r:id="rId26" o:title=""/>
          </v:shape>
          <o:OLEObject Type="Embed" ProgID="Visio.Drawing.11" ShapeID="_x0000_i1027" DrawAspect="Content" ObjectID="_1814162636" r:id="rId27"/>
        </w:object>
      </w:r>
    </w:p>
    <w:p w14:paraId="3E54A8B7" w14:textId="2FD87781" w:rsidR="00A5471B" w:rsidRPr="003206DF" w:rsidRDefault="00A5471B" w:rsidP="00C80BFB">
      <w:pPr>
        <w:numPr>
          <w:ilvl w:val="0"/>
          <w:numId w:val="25"/>
        </w:numPr>
        <w:spacing w:line="360" w:lineRule="auto"/>
        <w:rPr>
          <w:rFonts w:ascii="宋体" w:hAnsi="宋体"/>
        </w:rPr>
      </w:pPr>
      <w:r w:rsidRPr="003206DF">
        <w:rPr>
          <w:rFonts w:ascii="宋体" w:hAnsi="宋体" w:hint="eastAsia"/>
        </w:rPr>
        <w:t>新开</w:t>
      </w:r>
      <w:proofErr w:type="gramStart"/>
      <w:r w:rsidR="00870831">
        <w:rPr>
          <w:rFonts w:ascii="宋体" w:hAnsi="宋体" w:hint="eastAsia"/>
        </w:rPr>
        <w:t>内部户</w:t>
      </w:r>
      <w:proofErr w:type="gramEnd"/>
      <w:r w:rsidRPr="003206DF">
        <w:rPr>
          <w:rFonts w:ascii="宋体" w:hAnsi="宋体" w:hint="eastAsia"/>
        </w:rPr>
        <w:t>后，</w:t>
      </w:r>
      <w:proofErr w:type="gramStart"/>
      <w:r w:rsidR="00870831">
        <w:rPr>
          <w:rFonts w:ascii="宋体" w:hAnsi="宋体" w:hint="eastAsia"/>
        </w:rPr>
        <w:t>内部户</w:t>
      </w:r>
      <w:proofErr w:type="gramEnd"/>
      <w:r w:rsidRPr="003206DF">
        <w:rPr>
          <w:rFonts w:ascii="宋体" w:hAnsi="宋体" w:hint="eastAsia"/>
        </w:rPr>
        <w:t>的状态为“正常”。</w:t>
      </w:r>
    </w:p>
    <w:p w14:paraId="50D93F55" w14:textId="1C6AFBC2" w:rsidR="00A5471B" w:rsidRPr="003206DF" w:rsidRDefault="00870831" w:rsidP="00C80BFB">
      <w:pPr>
        <w:numPr>
          <w:ilvl w:val="0"/>
          <w:numId w:val="25"/>
        </w:numPr>
        <w:spacing w:line="360" w:lineRule="auto"/>
        <w:rPr>
          <w:rFonts w:ascii="宋体" w:hAnsi="宋体"/>
        </w:rPr>
      </w:pPr>
      <w:proofErr w:type="gramStart"/>
      <w:r>
        <w:rPr>
          <w:rFonts w:ascii="宋体" w:hAnsi="宋体" w:hint="eastAsia"/>
        </w:rPr>
        <w:t>内部户</w:t>
      </w:r>
      <w:proofErr w:type="gramEnd"/>
      <w:r w:rsidR="00A5471B" w:rsidRPr="003206DF">
        <w:rPr>
          <w:rFonts w:ascii="宋体" w:hAnsi="宋体" w:hint="eastAsia"/>
        </w:rPr>
        <w:t>在“正常”状态下使用冻结功能，</w:t>
      </w:r>
      <w:proofErr w:type="gramStart"/>
      <w:r>
        <w:rPr>
          <w:rFonts w:ascii="宋体" w:hAnsi="宋体" w:hint="eastAsia"/>
        </w:rPr>
        <w:t>内部户</w:t>
      </w:r>
      <w:r w:rsidR="00A5471B" w:rsidRPr="003206DF">
        <w:rPr>
          <w:rFonts w:ascii="宋体" w:hAnsi="宋体" w:hint="eastAsia"/>
        </w:rPr>
        <w:t>状态</w:t>
      </w:r>
      <w:proofErr w:type="gramEnd"/>
      <w:r w:rsidR="00A5471B" w:rsidRPr="003206DF">
        <w:rPr>
          <w:rFonts w:ascii="宋体" w:hAnsi="宋体" w:hint="eastAsia"/>
        </w:rPr>
        <w:t>转为“冻结”，</w:t>
      </w:r>
      <w:proofErr w:type="gramStart"/>
      <w:r>
        <w:rPr>
          <w:rFonts w:ascii="宋体" w:hAnsi="宋体" w:hint="eastAsia"/>
        </w:rPr>
        <w:t>内部户</w:t>
      </w:r>
      <w:proofErr w:type="gramEnd"/>
      <w:r w:rsidR="00A5471B" w:rsidRPr="003206DF">
        <w:rPr>
          <w:rFonts w:ascii="宋体" w:hAnsi="宋体" w:hint="eastAsia"/>
        </w:rPr>
        <w:t>被锁定，不允许出现账务变动。</w:t>
      </w:r>
      <w:r w:rsidR="005A6948" w:rsidRPr="005A6948">
        <w:rPr>
          <w:rFonts w:ascii="宋体" w:hAnsi="宋体" w:hint="eastAsia"/>
          <w:highlight w:val="yellow"/>
        </w:rPr>
        <w:t>（</w:t>
      </w:r>
      <w:del w:id="80" w:author="胡增祥" w:date="2025-06-16T10:23:00Z">
        <w:r w:rsidR="005A6948" w:rsidRPr="005A6948" w:rsidDel="003F4984">
          <w:rPr>
            <w:rFonts w:ascii="宋体" w:hAnsi="宋体" w:hint="eastAsia"/>
            <w:highlight w:val="yellow"/>
          </w:rPr>
          <w:delText>苏州银行</w:delText>
        </w:r>
      </w:del>
      <w:ins w:id="81" w:author="胡增祥" w:date="2025-06-16T10:23:00Z">
        <w:r w:rsidR="003F4984">
          <w:rPr>
            <w:rFonts w:ascii="宋体" w:hAnsi="宋体" w:hint="eastAsia"/>
            <w:highlight w:val="yellow"/>
          </w:rPr>
          <w:t>XX银行</w:t>
        </w:r>
      </w:ins>
      <w:proofErr w:type="gramStart"/>
      <w:r w:rsidR="005A6948" w:rsidRPr="005A6948">
        <w:rPr>
          <w:rFonts w:ascii="宋体" w:hAnsi="宋体" w:hint="eastAsia"/>
          <w:highlight w:val="yellow"/>
        </w:rPr>
        <w:t>内部户</w:t>
      </w:r>
      <w:proofErr w:type="gramEnd"/>
      <w:r w:rsidR="005A6948" w:rsidRPr="005A6948">
        <w:rPr>
          <w:rFonts w:ascii="宋体" w:hAnsi="宋体" w:hint="eastAsia"/>
          <w:highlight w:val="yellow"/>
        </w:rPr>
        <w:t>冻结功能暂封）</w:t>
      </w:r>
    </w:p>
    <w:p w14:paraId="395F8B54" w14:textId="4F4912A0" w:rsidR="00A5471B" w:rsidRPr="003206DF" w:rsidRDefault="00870831" w:rsidP="00C80BFB">
      <w:pPr>
        <w:numPr>
          <w:ilvl w:val="0"/>
          <w:numId w:val="25"/>
        </w:numPr>
        <w:spacing w:line="360" w:lineRule="auto"/>
        <w:rPr>
          <w:rFonts w:ascii="宋体" w:hAnsi="宋体"/>
        </w:rPr>
      </w:pPr>
      <w:proofErr w:type="gramStart"/>
      <w:r>
        <w:rPr>
          <w:rFonts w:ascii="宋体" w:hAnsi="宋体" w:hint="eastAsia"/>
        </w:rPr>
        <w:t>内部户</w:t>
      </w:r>
      <w:proofErr w:type="gramEnd"/>
      <w:r w:rsidR="00A5471B" w:rsidRPr="003206DF">
        <w:rPr>
          <w:rFonts w:ascii="宋体" w:hAnsi="宋体" w:hint="eastAsia"/>
        </w:rPr>
        <w:t>在“冻结”状态下使用解冻功能，</w:t>
      </w:r>
      <w:proofErr w:type="gramStart"/>
      <w:r>
        <w:rPr>
          <w:rFonts w:ascii="宋体" w:hAnsi="宋体" w:hint="eastAsia"/>
        </w:rPr>
        <w:t>内部户</w:t>
      </w:r>
      <w:r w:rsidR="00A5471B" w:rsidRPr="003206DF">
        <w:rPr>
          <w:rFonts w:ascii="宋体" w:hAnsi="宋体" w:hint="eastAsia"/>
        </w:rPr>
        <w:t>状态</w:t>
      </w:r>
      <w:proofErr w:type="gramEnd"/>
      <w:r w:rsidR="00A5471B" w:rsidRPr="003206DF">
        <w:rPr>
          <w:rFonts w:ascii="宋体" w:hAnsi="宋体" w:hint="eastAsia"/>
        </w:rPr>
        <w:t>转为“正常”，</w:t>
      </w:r>
      <w:proofErr w:type="gramStart"/>
      <w:r>
        <w:rPr>
          <w:rFonts w:ascii="宋体" w:hAnsi="宋体" w:hint="eastAsia"/>
        </w:rPr>
        <w:t>内部户</w:t>
      </w:r>
      <w:proofErr w:type="gramEnd"/>
      <w:r w:rsidR="00A5471B" w:rsidRPr="003206DF">
        <w:rPr>
          <w:rFonts w:ascii="宋体" w:hAnsi="宋体" w:hint="eastAsia"/>
        </w:rPr>
        <w:t>恢复正常使用。</w:t>
      </w:r>
      <w:r w:rsidR="005A6948" w:rsidRPr="005A6948">
        <w:rPr>
          <w:rFonts w:ascii="宋体" w:hAnsi="宋体" w:hint="eastAsia"/>
          <w:highlight w:val="yellow"/>
        </w:rPr>
        <w:t>（</w:t>
      </w:r>
      <w:del w:id="82" w:author="胡增祥" w:date="2025-06-16T10:23:00Z">
        <w:r w:rsidR="005A6948" w:rsidRPr="005A6948" w:rsidDel="003F4984">
          <w:rPr>
            <w:rFonts w:ascii="宋体" w:hAnsi="宋体" w:hint="eastAsia"/>
            <w:highlight w:val="yellow"/>
          </w:rPr>
          <w:delText>苏州银行</w:delText>
        </w:r>
      </w:del>
      <w:ins w:id="83" w:author="胡增祥" w:date="2025-06-16T10:23:00Z">
        <w:r w:rsidR="003F4984">
          <w:rPr>
            <w:rFonts w:ascii="宋体" w:hAnsi="宋体" w:hint="eastAsia"/>
            <w:highlight w:val="yellow"/>
          </w:rPr>
          <w:t>XX银行</w:t>
        </w:r>
      </w:ins>
      <w:proofErr w:type="gramStart"/>
      <w:r w:rsidR="005A6948" w:rsidRPr="005A6948">
        <w:rPr>
          <w:rFonts w:ascii="宋体" w:hAnsi="宋体" w:hint="eastAsia"/>
          <w:highlight w:val="yellow"/>
        </w:rPr>
        <w:t>内部户</w:t>
      </w:r>
      <w:proofErr w:type="gramEnd"/>
      <w:r w:rsidR="005A6948" w:rsidRPr="005A6948">
        <w:rPr>
          <w:rFonts w:ascii="宋体" w:hAnsi="宋体" w:hint="eastAsia"/>
          <w:highlight w:val="yellow"/>
        </w:rPr>
        <w:t>冻结功能暂封）</w:t>
      </w:r>
    </w:p>
    <w:p w14:paraId="2170DB20" w14:textId="31A4D4CE" w:rsidR="00A5471B" w:rsidRDefault="00870831" w:rsidP="00C80BFB">
      <w:pPr>
        <w:numPr>
          <w:ilvl w:val="0"/>
          <w:numId w:val="25"/>
        </w:numPr>
        <w:spacing w:line="360" w:lineRule="auto"/>
        <w:rPr>
          <w:rFonts w:ascii="宋体" w:hAnsi="宋体"/>
        </w:rPr>
      </w:pPr>
      <w:proofErr w:type="gramStart"/>
      <w:r>
        <w:rPr>
          <w:rFonts w:ascii="宋体" w:hAnsi="宋体" w:hint="eastAsia"/>
        </w:rPr>
        <w:t>内部户</w:t>
      </w:r>
      <w:proofErr w:type="gramEnd"/>
      <w:r w:rsidR="00A5471B" w:rsidRPr="003206DF">
        <w:rPr>
          <w:rFonts w:ascii="宋体" w:hAnsi="宋体" w:hint="eastAsia"/>
        </w:rPr>
        <w:t>到期，如果</w:t>
      </w:r>
      <w:proofErr w:type="gramStart"/>
      <w:r>
        <w:rPr>
          <w:rFonts w:ascii="宋体" w:hAnsi="宋体" w:hint="eastAsia"/>
        </w:rPr>
        <w:t>内部户</w:t>
      </w:r>
      <w:proofErr w:type="gramEnd"/>
      <w:r w:rsidR="00A5471B" w:rsidRPr="003206DF">
        <w:rPr>
          <w:rFonts w:ascii="宋体" w:hAnsi="宋体" w:hint="eastAsia"/>
        </w:rPr>
        <w:t>余额不为0，状态会自动转为</w:t>
      </w:r>
      <w:r>
        <w:rPr>
          <w:rFonts w:ascii="宋体" w:hAnsi="宋体" w:hint="eastAsia"/>
        </w:rPr>
        <w:t>停用</w:t>
      </w:r>
      <w:r w:rsidR="00A5471B" w:rsidRPr="003206DF">
        <w:rPr>
          <w:rFonts w:ascii="宋体" w:hAnsi="宋体" w:hint="eastAsia"/>
        </w:rPr>
        <w:t>；如果</w:t>
      </w:r>
      <w:proofErr w:type="gramStart"/>
      <w:r>
        <w:rPr>
          <w:rFonts w:ascii="宋体" w:hAnsi="宋体" w:hint="eastAsia"/>
        </w:rPr>
        <w:t>内部户</w:t>
      </w:r>
      <w:proofErr w:type="gramEnd"/>
      <w:r w:rsidR="00A5471B" w:rsidRPr="003206DF">
        <w:rPr>
          <w:rFonts w:ascii="宋体" w:hAnsi="宋体" w:hint="eastAsia"/>
        </w:rPr>
        <w:t>余额为0，则状态置为</w:t>
      </w:r>
      <w:r w:rsidRPr="003206DF">
        <w:rPr>
          <w:rFonts w:ascii="宋体" w:hAnsi="宋体" w:hint="eastAsia"/>
        </w:rPr>
        <w:t>“</w:t>
      </w:r>
      <w:r>
        <w:rPr>
          <w:rFonts w:ascii="宋体" w:hAnsi="宋体" w:hint="eastAsia"/>
        </w:rPr>
        <w:t>注销</w:t>
      </w:r>
      <w:r w:rsidRPr="003206DF">
        <w:rPr>
          <w:rFonts w:ascii="宋体" w:hAnsi="宋体" w:hint="eastAsia"/>
        </w:rPr>
        <w:t>”</w:t>
      </w:r>
      <w:r w:rsidR="00A5471B" w:rsidRPr="003206DF">
        <w:rPr>
          <w:rFonts w:ascii="宋体" w:hAnsi="宋体" w:hint="eastAsia"/>
        </w:rPr>
        <w:t>。</w:t>
      </w:r>
    </w:p>
    <w:p w14:paraId="01932AA7" w14:textId="69D4666D" w:rsidR="00A5471B" w:rsidRPr="003206DF" w:rsidRDefault="00870831" w:rsidP="00C80BFB">
      <w:pPr>
        <w:numPr>
          <w:ilvl w:val="0"/>
          <w:numId w:val="25"/>
        </w:numPr>
        <w:spacing w:line="360" w:lineRule="auto"/>
        <w:rPr>
          <w:rFonts w:ascii="宋体" w:hAnsi="宋体"/>
        </w:rPr>
      </w:pPr>
      <w:proofErr w:type="gramStart"/>
      <w:r>
        <w:rPr>
          <w:rFonts w:ascii="宋体" w:hAnsi="宋体" w:hint="eastAsia"/>
        </w:rPr>
        <w:t>内部户</w:t>
      </w:r>
      <w:proofErr w:type="gramEnd"/>
      <w:r>
        <w:rPr>
          <w:rFonts w:ascii="宋体" w:hAnsi="宋体" w:hint="eastAsia"/>
        </w:rPr>
        <w:t>联机</w:t>
      </w:r>
      <w:r w:rsidR="00A5471B">
        <w:rPr>
          <w:rFonts w:ascii="宋体" w:hAnsi="宋体" w:hint="eastAsia"/>
        </w:rPr>
        <w:t>销户</w:t>
      </w:r>
      <w:r>
        <w:rPr>
          <w:rFonts w:ascii="宋体" w:hAnsi="宋体" w:hint="eastAsia"/>
        </w:rPr>
        <w:t>交易</w:t>
      </w:r>
      <w:r w:rsidR="00A5471B">
        <w:rPr>
          <w:rFonts w:ascii="宋体" w:hAnsi="宋体" w:hint="eastAsia"/>
        </w:rPr>
        <w:t>，如果</w:t>
      </w:r>
      <w:proofErr w:type="gramStart"/>
      <w:r>
        <w:rPr>
          <w:rFonts w:ascii="宋体" w:hAnsi="宋体" w:hint="eastAsia"/>
        </w:rPr>
        <w:t>内部户</w:t>
      </w:r>
      <w:proofErr w:type="gramEnd"/>
      <w:r w:rsidR="00A5471B">
        <w:rPr>
          <w:rFonts w:ascii="宋体" w:hAnsi="宋体" w:hint="eastAsia"/>
        </w:rPr>
        <w:t>余额不为0，报</w:t>
      </w:r>
      <w:proofErr w:type="gramStart"/>
      <w:r w:rsidR="00A5471B">
        <w:rPr>
          <w:rFonts w:ascii="宋体" w:hAnsi="宋体" w:hint="eastAsia"/>
        </w:rPr>
        <w:t>错交易</w:t>
      </w:r>
      <w:proofErr w:type="gramEnd"/>
      <w:r w:rsidR="00A5471B">
        <w:rPr>
          <w:rFonts w:ascii="宋体" w:hAnsi="宋体" w:hint="eastAsia"/>
        </w:rPr>
        <w:t>拒绝。如果</w:t>
      </w:r>
      <w:proofErr w:type="gramStart"/>
      <w:r>
        <w:rPr>
          <w:rFonts w:ascii="宋体" w:hAnsi="宋体" w:hint="eastAsia"/>
        </w:rPr>
        <w:t>内部户</w:t>
      </w:r>
      <w:proofErr w:type="gramEnd"/>
      <w:r w:rsidR="00A5471B">
        <w:rPr>
          <w:rFonts w:ascii="宋体" w:hAnsi="宋体" w:hint="eastAsia"/>
        </w:rPr>
        <w:t>余额为</w:t>
      </w:r>
      <w:r w:rsidR="00A5471B">
        <w:rPr>
          <w:rFonts w:ascii="宋体" w:hAnsi="宋体" w:hint="eastAsia"/>
        </w:rPr>
        <w:lastRenderedPageBreak/>
        <w:t>0，则状态置为</w:t>
      </w:r>
      <w:r>
        <w:rPr>
          <w:rFonts w:ascii="宋体" w:hAnsi="宋体" w:hint="eastAsia"/>
        </w:rPr>
        <w:t>“注销”</w:t>
      </w:r>
      <w:r w:rsidR="00A5471B">
        <w:rPr>
          <w:rFonts w:ascii="宋体" w:hAnsi="宋体" w:hint="eastAsia"/>
        </w:rPr>
        <w:t>。</w:t>
      </w:r>
    </w:p>
    <w:p w14:paraId="05D7FBD9" w14:textId="4357C7C4" w:rsidR="00A5471B" w:rsidRDefault="00870831" w:rsidP="00C80BFB">
      <w:pPr>
        <w:numPr>
          <w:ilvl w:val="0"/>
          <w:numId w:val="25"/>
        </w:numPr>
        <w:spacing w:line="360" w:lineRule="auto"/>
        <w:rPr>
          <w:rFonts w:ascii="宋体" w:hAnsi="宋体"/>
        </w:rPr>
      </w:pPr>
      <w:proofErr w:type="gramStart"/>
      <w:r>
        <w:rPr>
          <w:rFonts w:ascii="宋体" w:hAnsi="宋体" w:hint="eastAsia"/>
        </w:rPr>
        <w:t>内部户</w:t>
      </w:r>
      <w:r w:rsidR="00A5471B" w:rsidRPr="003206DF">
        <w:rPr>
          <w:rFonts w:ascii="宋体" w:hAnsi="宋体" w:hint="eastAsia"/>
        </w:rPr>
        <w:t>状态</w:t>
      </w:r>
      <w:proofErr w:type="gramEnd"/>
      <w:r w:rsidR="00A5471B" w:rsidRPr="003206DF">
        <w:rPr>
          <w:rFonts w:ascii="宋体" w:hAnsi="宋体" w:hint="eastAsia"/>
        </w:rPr>
        <w:t>为</w:t>
      </w:r>
      <w:r w:rsidRPr="003206DF">
        <w:rPr>
          <w:rFonts w:ascii="宋体" w:hAnsi="宋体" w:hint="eastAsia"/>
        </w:rPr>
        <w:t>“</w:t>
      </w:r>
      <w:r>
        <w:rPr>
          <w:rFonts w:ascii="宋体" w:hAnsi="宋体" w:hint="eastAsia"/>
        </w:rPr>
        <w:t>注销</w:t>
      </w:r>
      <w:r w:rsidRPr="003206DF">
        <w:rPr>
          <w:rFonts w:ascii="宋体" w:hAnsi="宋体" w:hint="eastAsia"/>
        </w:rPr>
        <w:t>”</w:t>
      </w:r>
      <w:r w:rsidR="00A5471B" w:rsidRPr="003206DF">
        <w:rPr>
          <w:rFonts w:ascii="宋体" w:hAnsi="宋体" w:hint="eastAsia"/>
        </w:rPr>
        <w:t>、</w:t>
      </w:r>
      <w:r w:rsidRPr="003206DF">
        <w:rPr>
          <w:rFonts w:ascii="宋体" w:hAnsi="宋体" w:hint="eastAsia"/>
        </w:rPr>
        <w:t>“</w:t>
      </w:r>
      <w:r>
        <w:rPr>
          <w:rFonts w:ascii="宋体" w:hAnsi="宋体" w:hint="eastAsia"/>
        </w:rPr>
        <w:t>停用</w:t>
      </w:r>
      <w:r w:rsidRPr="003206DF">
        <w:rPr>
          <w:rFonts w:ascii="宋体" w:hAnsi="宋体" w:hint="eastAsia"/>
        </w:rPr>
        <w:t>”</w:t>
      </w:r>
      <w:r w:rsidR="00A5471B" w:rsidRPr="003206DF">
        <w:rPr>
          <w:rFonts w:ascii="宋体" w:hAnsi="宋体" w:hint="eastAsia"/>
        </w:rPr>
        <w:t>并且</w:t>
      </w:r>
      <w:proofErr w:type="gramStart"/>
      <w:r w:rsidR="00A5471B">
        <w:rPr>
          <w:rFonts w:ascii="宋体" w:hAnsi="宋体" w:hint="eastAsia"/>
        </w:rPr>
        <w:t>内部户</w:t>
      </w:r>
      <w:r w:rsidR="00A5471B" w:rsidRPr="003206DF">
        <w:rPr>
          <w:rFonts w:ascii="宋体" w:hAnsi="宋体" w:hint="eastAsia"/>
        </w:rPr>
        <w:t>控制表</w:t>
      </w:r>
      <w:proofErr w:type="gramEnd"/>
      <w:r w:rsidR="00A5471B" w:rsidRPr="003206DF">
        <w:rPr>
          <w:rFonts w:ascii="宋体" w:hAnsi="宋体" w:hint="eastAsia"/>
        </w:rPr>
        <w:t>状态为“正常”，可通过“激活”功能使其状态转为“正常”。</w:t>
      </w:r>
    </w:p>
    <w:p w14:paraId="49E569A2" w14:textId="714DCDE5" w:rsidR="00A5471B" w:rsidRDefault="00A5471B" w:rsidP="00C80BFB">
      <w:pPr>
        <w:numPr>
          <w:ilvl w:val="0"/>
          <w:numId w:val="25"/>
        </w:numPr>
        <w:spacing w:line="360" w:lineRule="auto"/>
        <w:rPr>
          <w:rFonts w:ascii="宋体" w:hAnsi="宋体"/>
        </w:rPr>
      </w:pPr>
      <w:r>
        <w:rPr>
          <w:rFonts w:ascii="宋体" w:hAnsi="宋体" w:hint="eastAsia"/>
        </w:rPr>
        <w:t>科目到期，</w:t>
      </w:r>
      <w:r w:rsidRPr="003206DF">
        <w:rPr>
          <w:rFonts w:ascii="宋体" w:hAnsi="宋体" w:hint="eastAsia"/>
        </w:rPr>
        <w:t>如果</w:t>
      </w:r>
      <w:proofErr w:type="gramStart"/>
      <w:r w:rsidR="00870831">
        <w:rPr>
          <w:rFonts w:ascii="宋体" w:hAnsi="宋体" w:hint="eastAsia"/>
        </w:rPr>
        <w:t>内部户</w:t>
      </w:r>
      <w:proofErr w:type="gramEnd"/>
      <w:r w:rsidRPr="003206DF">
        <w:rPr>
          <w:rFonts w:ascii="宋体" w:hAnsi="宋体" w:hint="eastAsia"/>
        </w:rPr>
        <w:t>余额不为0，状态会自动转为</w:t>
      </w:r>
      <w:r w:rsidR="00870831" w:rsidRPr="003206DF">
        <w:rPr>
          <w:rFonts w:ascii="宋体" w:hAnsi="宋体" w:hint="eastAsia"/>
        </w:rPr>
        <w:t>“</w:t>
      </w:r>
      <w:r w:rsidR="00870831">
        <w:rPr>
          <w:rFonts w:ascii="宋体" w:hAnsi="宋体" w:hint="eastAsia"/>
        </w:rPr>
        <w:t>停用</w:t>
      </w:r>
      <w:r w:rsidR="00870831" w:rsidRPr="003206DF">
        <w:rPr>
          <w:rFonts w:ascii="宋体" w:hAnsi="宋体" w:hint="eastAsia"/>
        </w:rPr>
        <w:t>”</w:t>
      </w:r>
      <w:r w:rsidRPr="003206DF">
        <w:rPr>
          <w:rFonts w:ascii="宋体" w:hAnsi="宋体" w:hint="eastAsia"/>
        </w:rPr>
        <w:t>；如果</w:t>
      </w:r>
      <w:proofErr w:type="gramStart"/>
      <w:r w:rsidR="00870831">
        <w:rPr>
          <w:rFonts w:ascii="宋体" w:hAnsi="宋体" w:hint="eastAsia"/>
        </w:rPr>
        <w:t>内部户</w:t>
      </w:r>
      <w:proofErr w:type="gramEnd"/>
      <w:r w:rsidRPr="003206DF">
        <w:rPr>
          <w:rFonts w:ascii="宋体" w:hAnsi="宋体" w:hint="eastAsia"/>
        </w:rPr>
        <w:t>余额为0，则状态置为</w:t>
      </w:r>
      <w:r w:rsidR="00870831" w:rsidRPr="003206DF">
        <w:rPr>
          <w:rFonts w:ascii="宋体" w:hAnsi="宋体" w:hint="eastAsia"/>
        </w:rPr>
        <w:t>“</w:t>
      </w:r>
      <w:r w:rsidR="00870831">
        <w:rPr>
          <w:rFonts w:ascii="宋体" w:hAnsi="宋体" w:hint="eastAsia"/>
        </w:rPr>
        <w:t>注销</w:t>
      </w:r>
      <w:r w:rsidR="00870831" w:rsidRPr="003206DF">
        <w:rPr>
          <w:rFonts w:ascii="宋体" w:hAnsi="宋体" w:hint="eastAsia"/>
        </w:rPr>
        <w:t>”</w:t>
      </w:r>
      <w:r w:rsidRPr="003206DF">
        <w:rPr>
          <w:rFonts w:ascii="宋体" w:hAnsi="宋体" w:hint="eastAsia"/>
        </w:rPr>
        <w:t>。</w:t>
      </w:r>
    </w:p>
    <w:p w14:paraId="01123ADD" w14:textId="3E52B54C" w:rsidR="00A5471B" w:rsidRPr="003206DF" w:rsidRDefault="00A5471B" w:rsidP="00C80BFB">
      <w:pPr>
        <w:numPr>
          <w:ilvl w:val="0"/>
          <w:numId w:val="25"/>
        </w:numPr>
        <w:spacing w:line="360" w:lineRule="auto"/>
        <w:rPr>
          <w:rFonts w:ascii="宋体" w:hAnsi="宋体"/>
        </w:rPr>
      </w:pPr>
      <w:r>
        <w:rPr>
          <w:rFonts w:ascii="宋体" w:hAnsi="宋体" w:hint="eastAsia"/>
        </w:rPr>
        <w:t>控制表失效，</w:t>
      </w:r>
      <w:r w:rsidRPr="003206DF">
        <w:rPr>
          <w:rFonts w:ascii="宋体" w:hAnsi="宋体" w:hint="eastAsia"/>
        </w:rPr>
        <w:t>如果</w:t>
      </w:r>
      <w:proofErr w:type="gramStart"/>
      <w:r w:rsidR="00870831">
        <w:rPr>
          <w:rFonts w:ascii="宋体" w:hAnsi="宋体" w:hint="eastAsia"/>
        </w:rPr>
        <w:t>内部户</w:t>
      </w:r>
      <w:proofErr w:type="gramEnd"/>
      <w:r w:rsidRPr="003206DF">
        <w:rPr>
          <w:rFonts w:ascii="宋体" w:hAnsi="宋体" w:hint="eastAsia"/>
        </w:rPr>
        <w:t>余额不为0，状态会自动转为</w:t>
      </w:r>
      <w:r w:rsidR="00870831" w:rsidRPr="003206DF">
        <w:rPr>
          <w:rFonts w:ascii="宋体" w:hAnsi="宋体" w:hint="eastAsia"/>
        </w:rPr>
        <w:t>“</w:t>
      </w:r>
      <w:r w:rsidR="00870831">
        <w:rPr>
          <w:rFonts w:ascii="宋体" w:hAnsi="宋体" w:hint="eastAsia"/>
        </w:rPr>
        <w:t>停用</w:t>
      </w:r>
      <w:r w:rsidR="00870831" w:rsidRPr="003206DF">
        <w:rPr>
          <w:rFonts w:ascii="宋体" w:hAnsi="宋体" w:hint="eastAsia"/>
        </w:rPr>
        <w:t>”</w:t>
      </w:r>
      <w:r w:rsidRPr="003206DF">
        <w:rPr>
          <w:rFonts w:ascii="宋体" w:hAnsi="宋体" w:hint="eastAsia"/>
        </w:rPr>
        <w:t>；如果</w:t>
      </w:r>
      <w:proofErr w:type="gramStart"/>
      <w:r w:rsidR="00870831">
        <w:rPr>
          <w:rFonts w:ascii="宋体" w:hAnsi="宋体" w:hint="eastAsia"/>
        </w:rPr>
        <w:t>内部户</w:t>
      </w:r>
      <w:proofErr w:type="gramEnd"/>
      <w:r w:rsidRPr="003206DF">
        <w:rPr>
          <w:rFonts w:ascii="宋体" w:hAnsi="宋体" w:hint="eastAsia"/>
        </w:rPr>
        <w:t>余额为0，则状态置为</w:t>
      </w:r>
      <w:r w:rsidR="00870831" w:rsidRPr="003206DF">
        <w:rPr>
          <w:rFonts w:ascii="宋体" w:hAnsi="宋体" w:hint="eastAsia"/>
        </w:rPr>
        <w:t>“</w:t>
      </w:r>
      <w:r w:rsidR="00870831">
        <w:rPr>
          <w:rFonts w:ascii="宋体" w:hAnsi="宋体" w:hint="eastAsia"/>
        </w:rPr>
        <w:t>注销</w:t>
      </w:r>
      <w:r w:rsidR="00870831" w:rsidRPr="003206DF">
        <w:rPr>
          <w:rFonts w:ascii="宋体" w:hAnsi="宋体" w:hint="eastAsia"/>
        </w:rPr>
        <w:t>”</w:t>
      </w:r>
      <w:r w:rsidRPr="003206DF">
        <w:rPr>
          <w:rFonts w:ascii="宋体" w:hAnsi="宋体" w:hint="eastAsia"/>
        </w:rPr>
        <w:t>。</w:t>
      </w:r>
    </w:p>
    <w:p w14:paraId="3368DDB1" w14:textId="77777777" w:rsidR="00A5471B" w:rsidRPr="00A5471B" w:rsidRDefault="00A5471B" w:rsidP="00F35CA4">
      <w:pPr>
        <w:pStyle w:val="af6"/>
        <w:numPr>
          <w:ilvl w:val="3"/>
          <w:numId w:val="1"/>
        </w:numPr>
        <w:spacing w:before="156" w:after="156"/>
        <w:ind w:left="426" w:hanging="437"/>
      </w:pPr>
      <w:proofErr w:type="gramStart"/>
      <w:r w:rsidRPr="00A5471B">
        <w:rPr>
          <w:rFonts w:hint="eastAsia"/>
        </w:rPr>
        <w:t>内部户与内部户控制表</w:t>
      </w:r>
      <w:proofErr w:type="gramEnd"/>
      <w:r w:rsidRPr="00A5471B">
        <w:rPr>
          <w:rFonts w:hint="eastAsia"/>
        </w:rPr>
        <w:t>的关系</w:t>
      </w:r>
    </w:p>
    <w:p w14:paraId="590DABFD" w14:textId="77777777" w:rsidR="00A5471B" w:rsidRPr="00DE4789" w:rsidRDefault="00A5471B" w:rsidP="00A5471B">
      <w:pPr>
        <w:spacing w:line="360" w:lineRule="auto"/>
        <w:ind w:firstLineChars="200" w:firstLine="420"/>
        <w:rPr>
          <w:rFonts w:ascii="宋体" w:hAnsi="宋体"/>
          <w:szCs w:val="21"/>
        </w:rPr>
      </w:pPr>
      <w:proofErr w:type="gramStart"/>
      <w:r w:rsidRPr="00DE4789">
        <w:rPr>
          <w:rFonts w:ascii="宋体" w:hAnsi="宋体" w:hint="eastAsia"/>
          <w:szCs w:val="21"/>
        </w:rPr>
        <w:t>内部户控制表</w:t>
      </w:r>
      <w:proofErr w:type="gramEnd"/>
      <w:r w:rsidRPr="00DE4789">
        <w:rPr>
          <w:rFonts w:ascii="宋体" w:hAnsi="宋体" w:hint="eastAsia"/>
          <w:szCs w:val="21"/>
        </w:rPr>
        <w:t>是对</w:t>
      </w:r>
      <w:proofErr w:type="gramStart"/>
      <w:r w:rsidRPr="00DE4789">
        <w:rPr>
          <w:rFonts w:ascii="宋体" w:hAnsi="宋体" w:hint="eastAsia"/>
          <w:szCs w:val="21"/>
        </w:rPr>
        <w:t>内部户</w:t>
      </w:r>
      <w:proofErr w:type="gramEnd"/>
      <w:r w:rsidRPr="00DE4789">
        <w:rPr>
          <w:rFonts w:ascii="宋体" w:hAnsi="宋体" w:hint="eastAsia"/>
          <w:szCs w:val="21"/>
        </w:rPr>
        <w:t>属性的规范和控制，以保证</w:t>
      </w:r>
      <w:proofErr w:type="gramStart"/>
      <w:r w:rsidRPr="00DE4789">
        <w:rPr>
          <w:rFonts w:ascii="宋体" w:hAnsi="宋体" w:hint="eastAsia"/>
          <w:szCs w:val="21"/>
        </w:rPr>
        <w:t>内部户</w:t>
      </w:r>
      <w:proofErr w:type="gramEnd"/>
      <w:r w:rsidRPr="00DE4789">
        <w:rPr>
          <w:rFonts w:ascii="宋体" w:hAnsi="宋体" w:hint="eastAsia"/>
          <w:szCs w:val="21"/>
        </w:rPr>
        <w:t>在业务核算过程中具有相同的财务意义和账务核算规则。</w:t>
      </w:r>
      <w:proofErr w:type="gramStart"/>
      <w:r w:rsidRPr="00DE4789">
        <w:rPr>
          <w:rFonts w:ascii="宋体" w:hAnsi="宋体" w:hint="eastAsia"/>
          <w:szCs w:val="21"/>
        </w:rPr>
        <w:t>内部户</w:t>
      </w:r>
      <w:proofErr w:type="gramEnd"/>
      <w:r w:rsidRPr="00DE4789">
        <w:rPr>
          <w:rFonts w:ascii="宋体" w:hAnsi="宋体" w:hint="eastAsia"/>
          <w:szCs w:val="21"/>
        </w:rPr>
        <w:t>属性从控制表继承到账户层面，允许其具有特殊的属性（目前仅限挂账期限和借贷方限额）。</w:t>
      </w:r>
    </w:p>
    <w:p w14:paraId="7C8BE255" w14:textId="77777777" w:rsidR="00A5471B" w:rsidRPr="00DE4789" w:rsidRDefault="00A5471B" w:rsidP="00A5471B">
      <w:pPr>
        <w:spacing w:line="360" w:lineRule="auto"/>
        <w:ind w:firstLineChars="200" w:firstLine="420"/>
        <w:rPr>
          <w:rFonts w:ascii="宋体" w:hAnsi="宋体"/>
          <w:szCs w:val="21"/>
        </w:rPr>
      </w:pPr>
      <w:proofErr w:type="gramStart"/>
      <w:r w:rsidRPr="00DE4789">
        <w:rPr>
          <w:rFonts w:ascii="宋体" w:hAnsi="宋体" w:hint="eastAsia"/>
          <w:szCs w:val="21"/>
        </w:rPr>
        <w:t>内部户控制表与内部户</w:t>
      </w:r>
      <w:proofErr w:type="gramEnd"/>
      <w:r w:rsidRPr="00DE4789">
        <w:rPr>
          <w:rFonts w:ascii="宋体" w:hAnsi="宋体" w:hint="eastAsia"/>
          <w:szCs w:val="21"/>
        </w:rPr>
        <w:t>的控制关系如下：</w:t>
      </w:r>
    </w:p>
    <w:p w14:paraId="1D76E219" w14:textId="166B895D" w:rsidR="00A5471B" w:rsidRDefault="00A5471B" w:rsidP="00FA7F5D">
      <w:pPr>
        <w:numPr>
          <w:ilvl w:val="0"/>
          <w:numId w:val="82"/>
        </w:numPr>
        <w:spacing w:line="360" w:lineRule="auto"/>
        <w:rPr>
          <w:rFonts w:ascii="宋体" w:hAnsi="宋体"/>
          <w:szCs w:val="21"/>
        </w:rPr>
      </w:pPr>
      <w:r w:rsidRPr="00DE4789">
        <w:rPr>
          <w:rFonts w:ascii="宋体" w:hAnsi="宋体" w:hint="eastAsia"/>
          <w:szCs w:val="21"/>
        </w:rPr>
        <w:t>修改</w:t>
      </w:r>
      <w:proofErr w:type="gramStart"/>
      <w:r w:rsidRPr="00DE4789">
        <w:rPr>
          <w:rFonts w:ascii="宋体" w:hAnsi="宋体" w:hint="eastAsia"/>
          <w:szCs w:val="21"/>
        </w:rPr>
        <w:t>内部户控制表</w:t>
      </w:r>
      <w:proofErr w:type="gramEnd"/>
      <w:r w:rsidRPr="00DE4789">
        <w:rPr>
          <w:rFonts w:ascii="宋体" w:hAnsi="宋体" w:hint="eastAsia"/>
          <w:szCs w:val="21"/>
        </w:rPr>
        <w:t>时，</w:t>
      </w:r>
      <w:r w:rsidR="002A3754">
        <w:rPr>
          <w:rFonts w:ascii="宋体" w:hAnsi="宋体" w:hint="eastAsia"/>
          <w:szCs w:val="21"/>
        </w:rPr>
        <w:t>内部户</w:t>
      </w:r>
      <w:r w:rsidRPr="00DE4789">
        <w:rPr>
          <w:rFonts w:ascii="宋体" w:hAnsi="宋体" w:hint="eastAsia"/>
          <w:szCs w:val="21"/>
        </w:rPr>
        <w:t>名称、允许发生方向、明细核算标识、联机更新标识、卡片核算标识、余额检查标识、应用标识允许修改，修改后同步</w:t>
      </w:r>
      <w:proofErr w:type="gramStart"/>
      <w:r w:rsidRPr="00DE4789">
        <w:rPr>
          <w:rFonts w:ascii="宋体" w:hAnsi="宋体" w:hint="eastAsia"/>
          <w:szCs w:val="21"/>
        </w:rPr>
        <w:t>内部户层</w:t>
      </w:r>
      <w:proofErr w:type="gramEnd"/>
      <w:r w:rsidRPr="00DE4789">
        <w:rPr>
          <w:rFonts w:ascii="宋体" w:hAnsi="宋体" w:hint="eastAsia"/>
          <w:szCs w:val="21"/>
        </w:rPr>
        <w:t>相应属性。</w:t>
      </w:r>
    </w:p>
    <w:p w14:paraId="74CC9F70" w14:textId="77777777" w:rsidR="00675772" w:rsidRPr="006407E0" w:rsidRDefault="00675772" w:rsidP="00FA7F5D">
      <w:pPr>
        <w:numPr>
          <w:ilvl w:val="0"/>
          <w:numId w:val="82"/>
        </w:numPr>
        <w:spacing w:line="360" w:lineRule="auto"/>
        <w:rPr>
          <w:rFonts w:ascii="宋体" w:hAnsi="宋体"/>
          <w:szCs w:val="21"/>
        </w:rPr>
      </w:pPr>
      <w:r w:rsidRPr="00DE4789">
        <w:rPr>
          <w:rFonts w:ascii="宋体" w:hAnsi="宋体" w:hint="eastAsia"/>
          <w:szCs w:val="21"/>
        </w:rPr>
        <w:t>修改</w:t>
      </w:r>
      <w:proofErr w:type="gramStart"/>
      <w:r w:rsidRPr="00DE4789">
        <w:rPr>
          <w:rFonts w:ascii="宋体" w:hAnsi="宋体" w:hint="eastAsia"/>
          <w:szCs w:val="21"/>
        </w:rPr>
        <w:t>内部户控制表</w:t>
      </w:r>
      <w:r>
        <w:rPr>
          <w:rFonts w:ascii="宋体" w:hAnsi="宋体" w:hint="eastAsia"/>
          <w:szCs w:val="21"/>
        </w:rPr>
        <w:t>的内部户</w:t>
      </w:r>
      <w:proofErr w:type="gramEnd"/>
      <w:r>
        <w:rPr>
          <w:rFonts w:ascii="宋体" w:hAnsi="宋体" w:hint="eastAsia"/>
          <w:szCs w:val="21"/>
        </w:rPr>
        <w:t>到期日，</w:t>
      </w:r>
      <w:r w:rsidRPr="00675772">
        <w:rPr>
          <w:rFonts w:ascii="宋体" w:hAnsi="宋体" w:hint="eastAsia"/>
          <w:szCs w:val="21"/>
        </w:rPr>
        <w:t>同时同步修改</w:t>
      </w:r>
      <w:proofErr w:type="gramStart"/>
      <w:r w:rsidRPr="00675772">
        <w:rPr>
          <w:rFonts w:ascii="宋体" w:hAnsi="宋体" w:hint="eastAsia"/>
          <w:szCs w:val="21"/>
        </w:rPr>
        <w:t>内部户层的内部户</w:t>
      </w:r>
      <w:proofErr w:type="gramEnd"/>
      <w:r w:rsidRPr="00675772">
        <w:rPr>
          <w:rFonts w:ascii="宋体" w:hAnsi="宋体" w:hint="eastAsia"/>
          <w:szCs w:val="21"/>
        </w:rPr>
        <w:t>到期日、挂账到期日信息</w:t>
      </w:r>
      <w:r w:rsidR="009C45C2">
        <w:rPr>
          <w:rFonts w:ascii="宋体" w:hAnsi="宋体" w:hint="eastAsia"/>
          <w:szCs w:val="21"/>
        </w:rPr>
        <w:t>，相关</w:t>
      </w:r>
      <w:proofErr w:type="gramStart"/>
      <w:r w:rsidR="009C45C2">
        <w:rPr>
          <w:rFonts w:ascii="宋体" w:hAnsi="宋体" w:hint="eastAsia"/>
          <w:szCs w:val="21"/>
        </w:rPr>
        <w:t>内部户</w:t>
      </w:r>
      <w:proofErr w:type="gramEnd"/>
      <w:r w:rsidR="009C45C2">
        <w:rPr>
          <w:rFonts w:ascii="宋体" w:hAnsi="宋体" w:hint="eastAsia"/>
          <w:szCs w:val="21"/>
        </w:rPr>
        <w:t>下的挂账到期日必须小于等于</w:t>
      </w:r>
      <w:proofErr w:type="gramStart"/>
      <w:r w:rsidR="009C45C2">
        <w:rPr>
          <w:rFonts w:ascii="宋体" w:hAnsi="宋体" w:hint="eastAsia"/>
          <w:szCs w:val="21"/>
        </w:rPr>
        <w:t>内部户</w:t>
      </w:r>
      <w:proofErr w:type="gramEnd"/>
      <w:r w:rsidR="009C45C2">
        <w:rPr>
          <w:rFonts w:ascii="宋体" w:hAnsi="宋体" w:hint="eastAsia"/>
          <w:szCs w:val="21"/>
        </w:rPr>
        <w:t>到期日</w:t>
      </w:r>
      <w:r w:rsidRPr="00675772">
        <w:rPr>
          <w:rFonts w:ascii="宋体" w:hAnsi="宋体" w:hint="eastAsia"/>
          <w:szCs w:val="21"/>
        </w:rPr>
        <w:t>。</w:t>
      </w:r>
    </w:p>
    <w:p w14:paraId="690D7B07" w14:textId="77777777" w:rsidR="00A5471B" w:rsidRPr="00DE4789" w:rsidRDefault="00A5471B" w:rsidP="00FA7F5D">
      <w:pPr>
        <w:numPr>
          <w:ilvl w:val="0"/>
          <w:numId w:val="82"/>
        </w:numPr>
        <w:spacing w:line="360" w:lineRule="auto"/>
        <w:rPr>
          <w:rFonts w:ascii="宋体" w:hAnsi="宋体"/>
          <w:szCs w:val="21"/>
        </w:rPr>
      </w:pPr>
      <w:proofErr w:type="gramStart"/>
      <w:r w:rsidRPr="00DE4789">
        <w:rPr>
          <w:rFonts w:ascii="宋体" w:hAnsi="宋体" w:hint="eastAsia"/>
          <w:szCs w:val="21"/>
        </w:rPr>
        <w:t>内部户控制表记录</w:t>
      </w:r>
      <w:proofErr w:type="gramEnd"/>
      <w:r w:rsidRPr="00DE4789">
        <w:rPr>
          <w:rFonts w:ascii="宋体" w:hAnsi="宋体" w:hint="eastAsia"/>
          <w:szCs w:val="21"/>
        </w:rPr>
        <w:t>状态为“待生效”，控制不允许新增内部户。</w:t>
      </w:r>
    </w:p>
    <w:p w14:paraId="38FD653B" w14:textId="77777777" w:rsidR="00A5471B" w:rsidRPr="00DE4789" w:rsidRDefault="00A5471B" w:rsidP="00FA7F5D">
      <w:pPr>
        <w:numPr>
          <w:ilvl w:val="0"/>
          <w:numId w:val="82"/>
        </w:numPr>
        <w:spacing w:line="360" w:lineRule="auto"/>
        <w:rPr>
          <w:rFonts w:ascii="宋体" w:hAnsi="宋体"/>
          <w:szCs w:val="21"/>
        </w:rPr>
      </w:pPr>
      <w:proofErr w:type="gramStart"/>
      <w:r w:rsidRPr="00DE4789">
        <w:rPr>
          <w:rFonts w:ascii="宋体" w:hAnsi="宋体" w:hint="eastAsia"/>
          <w:szCs w:val="21"/>
        </w:rPr>
        <w:t>内部户控制表记录</w:t>
      </w:r>
      <w:proofErr w:type="gramEnd"/>
      <w:r w:rsidRPr="00DE4789">
        <w:rPr>
          <w:rFonts w:ascii="宋体" w:hAnsi="宋体" w:hint="eastAsia"/>
          <w:szCs w:val="21"/>
        </w:rPr>
        <w:t>状态为“停用”</w:t>
      </w:r>
    </w:p>
    <w:p w14:paraId="6C216D36" w14:textId="77777777" w:rsidR="00A5471B" w:rsidRPr="00DE4789" w:rsidRDefault="00A5471B" w:rsidP="00C80BFB">
      <w:pPr>
        <w:pStyle w:val="ad"/>
        <w:numPr>
          <w:ilvl w:val="0"/>
          <w:numId w:val="26"/>
        </w:numPr>
        <w:spacing w:line="360" w:lineRule="auto"/>
        <w:ind w:firstLineChars="0"/>
        <w:rPr>
          <w:rFonts w:ascii="宋体" w:hAnsi="宋体"/>
          <w:szCs w:val="21"/>
        </w:rPr>
      </w:pPr>
      <w:r w:rsidRPr="00DE4789">
        <w:rPr>
          <w:rFonts w:ascii="宋体" w:hAnsi="宋体" w:cs="Arial" w:hint="eastAsia"/>
          <w:szCs w:val="21"/>
        </w:rPr>
        <w:t>“停用”状态的控制表不允许再新增内部户；</w:t>
      </w:r>
    </w:p>
    <w:p w14:paraId="59679638" w14:textId="77777777" w:rsidR="00A5471B" w:rsidRPr="00DE4789" w:rsidRDefault="00A5471B" w:rsidP="00C80BFB">
      <w:pPr>
        <w:pStyle w:val="ad"/>
        <w:numPr>
          <w:ilvl w:val="0"/>
          <w:numId w:val="26"/>
        </w:numPr>
        <w:spacing w:line="360" w:lineRule="auto"/>
        <w:ind w:firstLineChars="0"/>
        <w:rPr>
          <w:rFonts w:ascii="宋体" w:hAnsi="宋体"/>
          <w:szCs w:val="21"/>
        </w:rPr>
      </w:pPr>
      <w:r w:rsidRPr="00DE4789">
        <w:rPr>
          <w:rFonts w:ascii="宋体" w:hAnsi="宋体" w:hint="eastAsia"/>
          <w:szCs w:val="21"/>
        </w:rPr>
        <w:t>如果存量的</w:t>
      </w:r>
      <w:proofErr w:type="gramStart"/>
      <w:r w:rsidRPr="00DE4789">
        <w:rPr>
          <w:rFonts w:ascii="宋体" w:hAnsi="宋体" w:hint="eastAsia"/>
          <w:szCs w:val="21"/>
        </w:rPr>
        <w:t>内部户</w:t>
      </w:r>
      <w:proofErr w:type="gramEnd"/>
      <w:r w:rsidRPr="00DE4789">
        <w:rPr>
          <w:rFonts w:ascii="宋体" w:hAnsi="宋体" w:hint="eastAsia"/>
          <w:szCs w:val="21"/>
        </w:rPr>
        <w:t>余额为0，则注销该内部户；</w:t>
      </w:r>
    </w:p>
    <w:p w14:paraId="75FAC7DE" w14:textId="2A36EE5E" w:rsidR="00A5471B" w:rsidRPr="00DE4789" w:rsidRDefault="00A5471B" w:rsidP="00C80BFB">
      <w:pPr>
        <w:pStyle w:val="ad"/>
        <w:numPr>
          <w:ilvl w:val="0"/>
          <w:numId w:val="26"/>
        </w:numPr>
        <w:spacing w:line="360" w:lineRule="auto"/>
        <w:ind w:firstLineChars="0"/>
        <w:rPr>
          <w:rFonts w:ascii="宋体" w:hAnsi="宋体"/>
          <w:szCs w:val="21"/>
        </w:rPr>
      </w:pPr>
      <w:r w:rsidRPr="00DE4789">
        <w:rPr>
          <w:rFonts w:ascii="宋体" w:hAnsi="宋体" w:hint="eastAsia"/>
          <w:szCs w:val="21"/>
        </w:rPr>
        <w:t>如果存量的</w:t>
      </w:r>
      <w:proofErr w:type="gramStart"/>
      <w:r w:rsidRPr="00DE4789">
        <w:rPr>
          <w:rFonts w:ascii="宋体" w:hAnsi="宋体" w:hint="eastAsia"/>
          <w:szCs w:val="21"/>
        </w:rPr>
        <w:t>内部户</w:t>
      </w:r>
      <w:proofErr w:type="gramEnd"/>
      <w:r w:rsidRPr="00DE4789">
        <w:rPr>
          <w:rFonts w:ascii="宋体" w:hAnsi="宋体" w:hint="eastAsia"/>
          <w:szCs w:val="21"/>
        </w:rPr>
        <w:t>余额不为0，则</w:t>
      </w:r>
      <w:proofErr w:type="gramStart"/>
      <w:r w:rsidRPr="00DE4789">
        <w:rPr>
          <w:rFonts w:ascii="宋体" w:hAnsi="宋体" w:hint="eastAsia"/>
          <w:szCs w:val="21"/>
        </w:rPr>
        <w:t>内部户置</w:t>
      </w:r>
      <w:proofErr w:type="gramEnd"/>
      <w:r w:rsidRPr="00DE4789">
        <w:rPr>
          <w:rFonts w:ascii="宋体" w:hAnsi="宋体" w:hint="eastAsia"/>
          <w:szCs w:val="21"/>
        </w:rPr>
        <w:t>为</w:t>
      </w:r>
      <w:r w:rsidR="002A3754" w:rsidRPr="00DE4789">
        <w:rPr>
          <w:rFonts w:ascii="宋体" w:hAnsi="宋体" w:hint="eastAsia"/>
          <w:szCs w:val="21"/>
        </w:rPr>
        <w:t>“</w:t>
      </w:r>
      <w:r w:rsidR="002A3754">
        <w:rPr>
          <w:rFonts w:ascii="宋体" w:hAnsi="宋体" w:hint="eastAsia"/>
          <w:szCs w:val="21"/>
        </w:rPr>
        <w:t>停用</w:t>
      </w:r>
      <w:r w:rsidR="002A3754" w:rsidRPr="00DE4789">
        <w:rPr>
          <w:rFonts w:ascii="宋体" w:hAnsi="宋体" w:hint="eastAsia"/>
          <w:szCs w:val="21"/>
        </w:rPr>
        <w:t>”</w:t>
      </w:r>
      <w:r w:rsidRPr="00DE4789">
        <w:rPr>
          <w:rFonts w:ascii="宋体" w:hAnsi="宋体" w:hint="eastAsia"/>
          <w:szCs w:val="21"/>
        </w:rPr>
        <w:t>状态，只允许往余额为0 的方向发生交易，直至余额为0，则修改该</w:t>
      </w:r>
      <w:proofErr w:type="gramStart"/>
      <w:r w:rsidRPr="00DE4789">
        <w:rPr>
          <w:rFonts w:ascii="宋体" w:hAnsi="宋体" w:hint="eastAsia"/>
          <w:szCs w:val="21"/>
        </w:rPr>
        <w:t>内部户状态</w:t>
      </w:r>
      <w:proofErr w:type="gramEnd"/>
      <w:r w:rsidRPr="00DE4789">
        <w:rPr>
          <w:rFonts w:ascii="宋体" w:hAnsi="宋体" w:hint="eastAsia"/>
          <w:szCs w:val="21"/>
        </w:rPr>
        <w:t>为</w:t>
      </w:r>
      <w:r w:rsidR="002A3754" w:rsidRPr="00DE4789">
        <w:rPr>
          <w:rFonts w:ascii="宋体" w:hAnsi="宋体" w:hint="eastAsia"/>
          <w:szCs w:val="21"/>
        </w:rPr>
        <w:t>“</w:t>
      </w:r>
      <w:r w:rsidR="002A3754">
        <w:rPr>
          <w:rFonts w:ascii="宋体" w:hAnsi="宋体" w:hint="eastAsia"/>
          <w:szCs w:val="21"/>
        </w:rPr>
        <w:t>注销</w:t>
      </w:r>
      <w:r w:rsidR="002A3754" w:rsidRPr="00DE4789">
        <w:rPr>
          <w:rFonts w:ascii="宋体" w:hAnsi="宋体" w:hint="eastAsia"/>
          <w:szCs w:val="21"/>
        </w:rPr>
        <w:t>”</w:t>
      </w:r>
      <w:r w:rsidRPr="00DE4789">
        <w:rPr>
          <w:rFonts w:ascii="宋体" w:hAnsi="宋体" w:hint="eastAsia"/>
          <w:szCs w:val="21"/>
        </w:rPr>
        <w:t>。</w:t>
      </w:r>
    </w:p>
    <w:p w14:paraId="30D29493" w14:textId="6747C61B" w:rsidR="00A5471B" w:rsidRPr="00DE4789" w:rsidRDefault="00A5471B" w:rsidP="00FA7F5D">
      <w:pPr>
        <w:numPr>
          <w:ilvl w:val="0"/>
          <w:numId w:val="82"/>
        </w:numPr>
        <w:spacing w:line="360" w:lineRule="auto"/>
        <w:rPr>
          <w:rFonts w:ascii="宋体" w:hAnsi="宋体"/>
          <w:szCs w:val="21"/>
        </w:rPr>
      </w:pPr>
      <w:r w:rsidRPr="00DE4789">
        <w:rPr>
          <w:rFonts w:ascii="宋体" w:hAnsi="宋体" w:hint="eastAsia"/>
          <w:szCs w:val="21"/>
        </w:rPr>
        <w:t>如果控制表的状态为“停用”，其相应的已</w:t>
      </w:r>
      <w:r w:rsidR="001C4978">
        <w:rPr>
          <w:rFonts w:ascii="宋体" w:hAnsi="宋体" w:hint="eastAsia"/>
          <w:szCs w:val="21"/>
        </w:rPr>
        <w:t>销</w:t>
      </w:r>
      <w:r w:rsidRPr="00DE4789">
        <w:rPr>
          <w:rFonts w:ascii="宋体" w:hAnsi="宋体" w:hint="eastAsia"/>
          <w:szCs w:val="21"/>
        </w:rPr>
        <w:t>户的</w:t>
      </w:r>
      <w:proofErr w:type="gramStart"/>
      <w:r w:rsidRPr="00DE4789">
        <w:rPr>
          <w:rFonts w:ascii="宋体" w:hAnsi="宋体" w:hint="eastAsia"/>
          <w:szCs w:val="21"/>
        </w:rPr>
        <w:t>内部户</w:t>
      </w:r>
      <w:proofErr w:type="gramEnd"/>
      <w:r w:rsidRPr="00DE4789">
        <w:rPr>
          <w:rFonts w:ascii="宋体" w:hAnsi="宋体" w:hint="eastAsia"/>
          <w:szCs w:val="21"/>
        </w:rPr>
        <w:t>不允许通过“激活”操作使其恢复正常；如果</w:t>
      </w:r>
      <w:proofErr w:type="gramStart"/>
      <w:r w:rsidRPr="00DE4789">
        <w:rPr>
          <w:rFonts w:ascii="宋体" w:hAnsi="宋体" w:hint="eastAsia"/>
          <w:szCs w:val="21"/>
        </w:rPr>
        <w:t>内部户控制表</w:t>
      </w:r>
      <w:proofErr w:type="gramEnd"/>
      <w:r w:rsidRPr="00DE4789">
        <w:rPr>
          <w:rFonts w:ascii="宋体" w:hAnsi="宋体" w:hint="eastAsia"/>
          <w:szCs w:val="21"/>
        </w:rPr>
        <w:t>为“正常”状态，其相应的已注销的</w:t>
      </w:r>
      <w:proofErr w:type="gramStart"/>
      <w:r w:rsidRPr="00DE4789">
        <w:rPr>
          <w:rFonts w:ascii="宋体" w:hAnsi="宋体" w:hint="eastAsia"/>
          <w:szCs w:val="21"/>
        </w:rPr>
        <w:t>内部户允</w:t>
      </w:r>
      <w:r w:rsidRPr="00DE4789">
        <w:rPr>
          <w:rFonts w:ascii="宋体" w:hAnsi="宋体" w:hint="eastAsia"/>
          <w:szCs w:val="21"/>
        </w:rPr>
        <w:lastRenderedPageBreak/>
        <w:t>许</w:t>
      </w:r>
      <w:proofErr w:type="gramEnd"/>
      <w:r w:rsidRPr="00DE4789">
        <w:rPr>
          <w:rFonts w:ascii="宋体" w:hAnsi="宋体" w:hint="eastAsia"/>
          <w:szCs w:val="21"/>
        </w:rPr>
        <w:t>通过“激活”操作使其恢复为“正常”状态。</w:t>
      </w:r>
    </w:p>
    <w:p w14:paraId="199A87DF" w14:textId="77777777" w:rsidR="00A5471B" w:rsidRPr="00DE4789" w:rsidRDefault="00A5471B" w:rsidP="00FA7F5D">
      <w:pPr>
        <w:numPr>
          <w:ilvl w:val="0"/>
          <w:numId w:val="82"/>
        </w:numPr>
        <w:spacing w:line="360" w:lineRule="auto"/>
        <w:rPr>
          <w:rFonts w:ascii="宋体" w:hAnsi="宋体"/>
          <w:szCs w:val="21"/>
        </w:rPr>
      </w:pPr>
      <w:r w:rsidRPr="00DE4789">
        <w:rPr>
          <w:rFonts w:ascii="宋体" w:hAnsi="宋体" w:hint="eastAsia"/>
          <w:szCs w:val="21"/>
        </w:rPr>
        <w:t>激活控制表不会自动激活其下的内部户，如果其下的</w:t>
      </w:r>
      <w:proofErr w:type="gramStart"/>
      <w:r w:rsidRPr="00DE4789">
        <w:rPr>
          <w:rFonts w:ascii="宋体" w:hAnsi="宋体" w:hint="eastAsia"/>
          <w:szCs w:val="21"/>
        </w:rPr>
        <w:t>内部户</w:t>
      </w:r>
      <w:proofErr w:type="gramEnd"/>
      <w:r w:rsidRPr="00DE4789">
        <w:rPr>
          <w:rFonts w:ascii="宋体" w:hAnsi="宋体" w:hint="eastAsia"/>
          <w:szCs w:val="21"/>
        </w:rPr>
        <w:t>要求恢复正常，要手工激活。</w:t>
      </w:r>
    </w:p>
    <w:p w14:paraId="2AAE7568" w14:textId="77777777" w:rsidR="00FF256E" w:rsidRPr="00144D0A" w:rsidRDefault="00FF256E" w:rsidP="00144D0A">
      <w:pPr>
        <w:pStyle w:val="af6"/>
        <w:numPr>
          <w:ilvl w:val="3"/>
          <w:numId w:val="1"/>
        </w:numPr>
        <w:spacing w:before="156" w:after="156"/>
        <w:ind w:left="426" w:hanging="437"/>
        <w:rPr>
          <w:sz w:val="28"/>
          <w:szCs w:val="28"/>
        </w:rPr>
      </w:pPr>
      <w:r w:rsidRPr="00144D0A">
        <w:rPr>
          <w:rFonts w:hint="eastAsia"/>
          <w:sz w:val="28"/>
          <w:szCs w:val="28"/>
        </w:rPr>
        <w:t>科目</w:t>
      </w:r>
      <w:r w:rsidR="00144D0A">
        <w:rPr>
          <w:rFonts w:hint="eastAsia"/>
          <w:sz w:val="28"/>
          <w:szCs w:val="28"/>
        </w:rPr>
        <w:t>与</w:t>
      </w:r>
      <w:proofErr w:type="gramStart"/>
      <w:r w:rsidRPr="00144D0A">
        <w:rPr>
          <w:rFonts w:hint="eastAsia"/>
          <w:sz w:val="28"/>
          <w:szCs w:val="28"/>
        </w:rPr>
        <w:t>内部户</w:t>
      </w:r>
      <w:proofErr w:type="gramEnd"/>
      <w:r w:rsidR="00144D0A">
        <w:rPr>
          <w:rFonts w:hint="eastAsia"/>
          <w:sz w:val="28"/>
          <w:szCs w:val="28"/>
        </w:rPr>
        <w:t>及</w:t>
      </w:r>
      <w:r w:rsidRPr="00144D0A">
        <w:rPr>
          <w:rFonts w:hint="eastAsia"/>
          <w:sz w:val="28"/>
          <w:szCs w:val="28"/>
        </w:rPr>
        <w:t>控制表状态与交易之间的关系：</w:t>
      </w:r>
    </w:p>
    <w:tbl>
      <w:tblPr>
        <w:tblStyle w:val="aff9"/>
        <w:tblW w:w="7479" w:type="dxa"/>
        <w:tblLook w:val="04A0" w:firstRow="1" w:lastRow="0" w:firstColumn="1" w:lastColumn="0" w:noHBand="0" w:noVBand="1"/>
      </w:tblPr>
      <w:tblGrid>
        <w:gridCol w:w="675"/>
        <w:gridCol w:w="1966"/>
        <w:gridCol w:w="1124"/>
        <w:gridCol w:w="2013"/>
        <w:gridCol w:w="1701"/>
      </w:tblGrid>
      <w:tr w:rsidR="00391B6E" w14:paraId="087A3B4E" w14:textId="77777777" w:rsidTr="0061762E">
        <w:tc>
          <w:tcPr>
            <w:tcW w:w="675" w:type="dxa"/>
            <w:shd w:val="clear" w:color="auto" w:fill="BFBFBF" w:themeFill="background1" w:themeFillShade="BF"/>
          </w:tcPr>
          <w:p w14:paraId="01DAF259" w14:textId="77777777" w:rsidR="00391B6E" w:rsidRPr="00A60770" w:rsidRDefault="00391B6E" w:rsidP="0084753B">
            <w:pPr>
              <w:jc w:val="center"/>
              <w:rPr>
                <w:b/>
              </w:rPr>
            </w:pPr>
            <w:r>
              <w:rPr>
                <w:rFonts w:hint="eastAsia"/>
                <w:b/>
              </w:rPr>
              <w:t>序号</w:t>
            </w:r>
          </w:p>
        </w:tc>
        <w:tc>
          <w:tcPr>
            <w:tcW w:w="1966" w:type="dxa"/>
            <w:shd w:val="clear" w:color="auto" w:fill="BFBFBF" w:themeFill="background1" w:themeFillShade="BF"/>
          </w:tcPr>
          <w:p w14:paraId="478FF275" w14:textId="77777777" w:rsidR="00391B6E" w:rsidRPr="00A60770" w:rsidRDefault="00391B6E" w:rsidP="0084753B">
            <w:pPr>
              <w:jc w:val="center"/>
              <w:rPr>
                <w:b/>
              </w:rPr>
            </w:pPr>
            <w:r w:rsidRPr="00A60770">
              <w:rPr>
                <w:rFonts w:hint="eastAsia"/>
                <w:b/>
              </w:rPr>
              <w:t>状态</w:t>
            </w:r>
          </w:p>
        </w:tc>
        <w:tc>
          <w:tcPr>
            <w:tcW w:w="1124" w:type="dxa"/>
            <w:tcBorders>
              <w:bottom w:val="single" w:sz="4" w:space="0" w:color="auto"/>
            </w:tcBorders>
            <w:shd w:val="clear" w:color="auto" w:fill="BFBFBF" w:themeFill="background1" w:themeFillShade="BF"/>
          </w:tcPr>
          <w:p w14:paraId="78556033" w14:textId="77777777" w:rsidR="00391B6E" w:rsidRPr="00A60770" w:rsidRDefault="00391B6E" w:rsidP="0084753B">
            <w:pPr>
              <w:jc w:val="center"/>
              <w:rPr>
                <w:b/>
              </w:rPr>
            </w:pPr>
            <w:r w:rsidRPr="00A60770">
              <w:rPr>
                <w:rFonts w:hint="eastAsia"/>
                <w:b/>
              </w:rPr>
              <w:t>科目</w:t>
            </w:r>
            <w:r w:rsidR="0061762E">
              <w:rPr>
                <w:rFonts w:hint="eastAsia"/>
                <w:b/>
              </w:rPr>
              <w:t>状态</w:t>
            </w:r>
          </w:p>
        </w:tc>
        <w:tc>
          <w:tcPr>
            <w:tcW w:w="2013" w:type="dxa"/>
            <w:tcBorders>
              <w:bottom w:val="single" w:sz="4" w:space="0" w:color="auto"/>
            </w:tcBorders>
            <w:shd w:val="clear" w:color="auto" w:fill="BFBFBF" w:themeFill="background1" w:themeFillShade="BF"/>
          </w:tcPr>
          <w:p w14:paraId="7E58725E" w14:textId="77777777" w:rsidR="00391B6E" w:rsidRPr="00A60770" w:rsidRDefault="00391B6E" w:rsidP="0084753B">
            <w:pPr>
              <w:jc w:val="center"/>
              <w:rPr>
                <w:b/>
              </w:rPr>
            </w:pPr>
            <w:proofErr w:type="gramStart"/>
            <w:r w:rsidRPr="00A60770">
              <w:rPr>
                <w:rFonts w:hint="eastAsia"/>
                <w:b/>
              </w:rPr>
              <w:t>内部户控制表</w:t>
            </w:r>
            <w:proofErr w:type="gramEnd"/>
            <w:r w:rsidR="0061762E">
              <w:rPr>
                <w:rFonts w:hint="eastAsia"/>
                <w:b/>
              </w:rPr>
              <w:t>状态</w:t>
            </w:r>
          </w:p>
        </w:tc>
        <w:tc>
          <w:tcPr>
            <w:tcW w:w="1701" w:type="dxa"/>
            <w:tcBorders>
              <w:bottom w:val="single" w:sz="4" w:space="0" w:color="auto"/>
            </w:tcBorders>
            <w:shd w:val="clear" w:color="auto" w:fill="BFBFBF" w:themeFill="background1" w:themeFillShade="BF"/>
          </w:tcPr>
          <w:p w14:paraId="22288B71" w14:textId="77777777" w:rsidR="00391B6E" w:rsidRPr="00A60770" w:rsidRDefault="00391B6E" w:rsidP="0084753B">
            <w:pPr>
              <w:jc w:val="center"/>
              <w:rPr>
                <w:b/>
              </w:rPr>
            </w:pPr>
            <w:proofErr w:type="gramStart"/>
            <w:r w:rsidRPr="00A60770">
              <w:rPr>
                <w:rFonts w:hint="eastAsia"/>
                <w:b/>
              </w:rPr>
              <w:t>内部户</w:t>
            </w:r>
            <w:r w:rsidR="0061762E">
              <w:rPr>
                <w:rFonts w:hint="eastAsia"/>
                <w:b/>
              </w:rPr>
              <w:t>状态</w:t>
            </w:r>
            <w:proofErr w:type="gramEnd"/>
          </w:p>
        </w:tc>
      </w:tr>
      <w:tr w:rsidR="00391B6E" w14:paraId="1E033391" w14:textId="77777777" w:rsidTr="0061762E">
        <w:tc>
          <w:tcPr>
            <w:tcW w:w="675" w:type="dxa"/>
          </w:tcPr>
          <w:p w14:paraId="5441DD3A" w14:textId="77777777" w:rsidR="00391B6E" w:rsidRDefault="00391B6E" w:rsidP="0084753B">
            <w:pPr>
              <w:rPr>
                <w:rFonts w:ascii="Arial" w:hAnsi="Arial" w:cs="Arial"/>
                <w:szCs w:val="21"/>
              </w:rPr>
            </w:pPr>
            <w:r>
              <w:rPr>
                <w:rFonts w:ascii="Arial" w:hAnsi="Arial" w:cs="Arial" w:hint="eastAsia"/>
                <w:szCs w:val="21"/>
              </w:rPr>
              <w:t>1</w:t>
            </w:r>
          </w:p>
        </w:tc>
        <w:tc>
          <w:tcPr>
            <w:tcW w:w="1966" w:type="dxa"/>
          </w:tcPr>
          <w:p w14:paraId="7DD0D541" w14:textId="77777777" w:rsidR="00391B6E" w:rsidRDefault="00391B6E" w:rsidP="0084753B">
            <w:r>
              <w:rPr>
                <w:rFonts w:ascii="Arial" w:hAnsi="Arial" w:cs="Arial" w:hint="eastAsia"/>
                <w:szCs w:val="21"/>
              </w:rPr>
              <w:t>待生效</w:t>
            </w:r>
            <w:r>
              <w:rPr>
                <w:rFonts w:ascii="Arial" w:hAnsi="Arial" w:cs="Arial" w:hint="eastAsia"/>
                <w:szCs w:val="21"/>
              </w:rPr>
              <w:t>P: Pending</w:t>
            </w:r>
          </w:p>
        </w:tc>
        <w:tc>
          <w:tcPr>
            <w:tcW w:w="1124" w:type="dxa"/>
            <w:shd w:val="clear" w:color="auto" w:fill="auto"/>
          </w:tcPr>
          <w:p w14:paraId="4F9220FD" w14:textId="77777777" w:rsidR="00391B6E" w:rsidRDefault="00391B6E" w:rsidP="0061762E">
            <w:pPr>
              <w:jc w:val="center"/>
            </w:pPr>
            <w:r>
              <w:rPr>
                <w:rFonts w:ascii="宋体" w:hAnsi="宋体" w:hint="eastAsia"/>
              </w:rPr>
              <w:t>√</w:t>
            </w:r>
          </w:p>
        </w:tc>
        <w:tc>
          <w:tcPr>
            <w:tcW w:w="2013" w:type="dxa"/>
            <w:shd w:val="clear" w:color="auto" w:fill="auto"/>
          </w:tcPr>
          <w:p w14:paraId="340865D9" w14:textId="77777777" w:rsidR="00391B6E" w:rsidRDefault="00391B6E" w:rsidP="0061762E">
            <w:pPr>
              <w:jc w:val="center"/>
            </w:pPr>
            <w:r>
              <w:rPr>
                <w:rFonts w:ascii="宋体" w:hAnsi="宋体" w:hint="eastAsia"/>
              </w:rPr>
              <w:t>√</w:t>
            </w:r>
          </w:p>
        </w:tc>
        <w:tc>
          <w:tcPr>
            <w:tcW w:w="1701" w:type="dxa"/>
            <w:shd w:val="clear" w:color="auto" w:fill="auto"/>
          </w:tcPr>
          <w:p w14:paraId="41380ACD" w14:textId="77777777" w:rsidR="00391B6E" w:rsidRDefault="00391B6E" w:rsidP="0061762E">
            <w:pPr>
              <w:jc w:val="center"/>
            </w:pPr>
            <w:r>
              <w:rPr>
                <w:rFonts w:hint="eastAsia"/>
              </w:rPr>
              <w:t>null</w:t>
            </w:r>
          </w:p>
        </w:tc>
      </w:tr>
      <w:tr w:rsidR="00391B6E" w14:paraId="56B0F2B7" w14:textId="77777777" w:rsidTr="0061762E">
        <w:tc>
          <w:tcPr>
            <w:tcW w:w="675" w:type="dxa"/>
          </w:tcPr>
          <w:p w14:paraId="7BDDF406" w14:textId="77777777" w:rsidR="00391B6E" w:rsidRDefault="00391B6E" w:rsidP="0084753B">
            <w:r>
              <w:rPr>
                <w:rFonts w:hint="eastAsia"/>
              </w:rPr>
              <w:t>2</w:t>
            </w:r>
          </w:p>
        </w:tc>
        <w:tc>
          <w:tcPr>
            <w:tcW w:w="1966" w:type="dxa"/>
            <w:vAlign w:val="center"/>
          </w:tcPr>
          <w:p w14:paraId="0CE78CC8" w14:textId="77777777" w:rsidR="00391B6E" w:rsidRPr="00A60770" w:rsidRDefault="00391B6E" w:rsidP="0084753B">
            <w:pPr>
              <w:rPr>
                <w:rFonts w:ascii="Arial" w:hAnsi="Arial" w:cs="Arial"/>
                <w:szCs w:val="21"/>
              </w:rPr>
            </w:pPr>
            <w:r>
              <w:rPr>
                <w:rFonts w:ascii="Arial" w:hAnsi="Arial" w:cs="Arial" w:hint="eastAsia"/>
                <w:szCs w:val="21"/>
              </w:rPr>
              <w:t>正常</w:t>
            </w:r>
            <w:r>
              <w:rPr>
                <w:rFonts w:ascii="Arial" w:hAnsi="Arial" w:cs="Arial" w:hint="eastAsia"/>
                <w:szCs w:val="21"/>
              </w:rPr>
              <w:t xml:space="preserve">  A : Active</w:t>
            </w:r>
          </w:p>
        </w:tc>
        <w:tc>
          <w:tcPr>
            <w:tcW w:w="1124" w:type="dxa"/>
            <w:shd w:val="clear" w:color="auto" w:fill="auto"/>
          </w:tcPr>
          <w:p w14:paraId="2A109F36" w14:textId="77777777" w:rsidR="00391B6E" w:rsidRDefault="00391B6E" w:rsidP="0061762E">
            <w:pPr>
              <w:jc w:val="center"/>
            </w:pPr>
            <w:r>
              <w:rPr>
                <w:rFonts w:ascii="宋体" w:hAnsi="宋体" w:hint="eastAsia"/>
              </w:rPr>
              <w:t>√</w:t>
            </w:r>
          </w:p>
        </w:tc>
        <w:tc>
          <w:tcPr>
            <w:tcW w:w="2013" w:type="dxa"/>
            <w:tcBorders>
              <w:bottom w:val="single" w:sz="4" w:space="0" w:color="auto"/>
            </w:tcBorders>
            <w:shd w:val="clear" w:color="auto" w:fill="auto"/>
          </w:tcPr>
          <w:p w14:paraId="5AB8AA31" w14:textId="77777777" w:rsidR="00391B6E" w:rsidRDefault="00391B6E" w:rsidP="0061762E">
            <w:pPr>
              <w:jc w:val="center"/>
            </w:pPr>
            <w:r>
              <w:rPr>
                <w:rFonts w:ascii="宋体" w:hAnsi="宋体" w:hint="eastAsia"/>
              </w:rPr>
              <w:t>√</w:t>
            </w:r>
          </w:p>
        </w:tc>
        <w:tc>
          <w:tcPr>
            <w:tcW w:w="1701" w:type="dxa"/>
            <w:shd w:val="clear" w:color="auto" w:fill="auto"/>
          </w:tcPr>
          <w:p w14:paraId="7965EFE4" w14:textId="77777777" w:rsidR="00391B6E" w:rsidRDefault="00391B6E" w:rsidP="0061762E">
            <w:pPr>
              <w:jc w:val="center"/>
            </w:pPr>
            <w:r>
              <w:rPr>
                <w:rFonts w:ascii="宋体" w:hAnsi="宋体" w:hint="eastAsia"/>
              </w:rPr>
              <w:t>√</w:t>
            </w:r>
          </w:p>
        </w:tc>
      </w:tr>
      <w:tr w:rsidR="00391B6E" w14:paraId="16A33795" w14:textId="77777777" w:rsidTr="0061762E">
        <w:tc>
          <w:tcPr>
            <w:tcW w:w="675" w:type="dxa"/>
          </w:tcPr>
          <w:p w14:paraId="1A9A7CAD" w14:textId="348B22D3" w:rsidR="00391B6E" w:rsidRDefault="009C7381" w:rsidP="0084753B">
            <w:r>
              <w:rPr>
                <w:rFonts w:hint="eastAsia"/>
              </w:rPr>
              <w:t>3</w:t>
            </w:r>
          </w:p>
        </w:tc>
        <w:tc>
          <w:tcPr>
            <w:tcW w:w="1966" w:type="dxa"/>
            <w:vAlign w:val="center"/>
          </w:tcPr>
          <w:p w14:paraId="33ADBBFC" w14:textId="77777777" w:rsidR="00391B6E" w:rsidDel="00254EE6" w:rsidRDefault="00391B6E" w:rsidP="0084753B">
            <w:pPr>
              <w:rPr>
                <w:rFonts w:ascii="宋体" w:hAnsi="宋体"/>
                <w:szCs w:val="21"/>
              </w:rPr>
            </w:pPr>
            <w:r>
              <w:rPr>
                <w:rFonts w:ascii="宋体" w:hAnsi="宋体" w:hint="eastAsia"/>
                <w:szCs w:val="21"/>
              </w:rPr>
              <w:t xml:space="preserve">停用  S: </w:t>
            </w:r>
            <w:r w:rsidRPr="0062552E">
              <w:rPr>
                <w:rFonts w:ascii="Arial" w:hAnsi="Arial" w:cs="Arial"/>
                <w:szCs w:val="21"/>
              </w:rPr>
              <w:t>Stoped</w:t>
            </w:r>
          </w:p>
        </w:tc>
        <w:tc>
          <w:tcPr>
            <w:tcW w:w="1124" w:type="dxa"/>
            <w:tcBorders>
              <w:bottom w:val="single" w:sz="4" w:space="0" w:color="auto"/>
            </w:tcBorders>
            <w:shd w:val="clear" w:color="auto" w:fill="auto"/>
          </w:tcPr>
          <w:p w14:paraId="2B1182CC" w14:textId="77777777" w:rsidR="00391B6E" w:rsidRDefault="00391B6E" w:rsidP="0061762E">
            <w:pPr>
              <w:jc w:val="center"/>
            </w:pPr>
            <w:r>
              <w:rPr>
                <w:rFonts w:ascii="宋体" w:hAnsi="宋体" w:hint="eastAsia"/>
              </w:rPr>
              <w:t>√</w:t>
            </w:r>
          </w:p>
        </w:tc>
        <w:tc>
          <w:tcPr>
            <w:tcW w:w="2013" w:type="dxa"/>
            <w:tcBorders>
              <w:bottom w:val="single" w:sz="4" w:space="0" w:color="auto"/>
            </w:tcBorders>
            <w:shd w:val="clear" w:color="auto" w:fill="auto"/>
          </w:tcPr>
          <w:p w14:paraId="59D39430" w14:textId="77777777" w:rsidR="00391B6E" w:rsidRDefault="00391B6E" w:rsidP="0061762E">
            <w:pPr>
              <w:jc w:val="center"/>
            </w:pPr>
            <w:r>
              <w:rPr>
                <w:rFonts w:ascii="宋体" w:hAnsi="宋体" w:hint="eastAsia"/>
              </w:rPr>
              <w:t>√</w:t>
            </w:r>
          </w:p>
        </w:tc>
        <w:tc>
          <w:tcPr>
            <w:tcW w:w="1701" w:type="dxa"/>
            <w:tcBorders>
              <w:bottom w:val="single" w:sz="4" w:space="0" w:color="auto"/>
            </w:tcBorders>
            <w:shd w:val="clear" w:color="auto" w:fill="auto"/>
          </w:tcPr>
          <w:p w14:paraId="24E8EB9A" w14:textId="77777777" w:rsidR="00391B6E" w:rsidRDefault="00391B6E" w:rsidP="0061762E">
            <w:pPr>
              <w:jc w:val="center"/>
            </w:pPr>
            <w:r>
              <w:rPr>
                <w:rFonts w:ascii="宋体" w:hAnsi="宋体" w:hint="eastAsia"/>
              </w:rPr>
              <w:t>√</w:t>
            </w:r>
          </w:p>
        </w:tc>
      </w:tr>
      <w:tr w:rsidR="00391B6E" w14:paraId="7EEEB5EC" w14:textId="77777777" w:rsidTr="0061762E">
        <w:tc>
          <w:tcPr>
            <w:tcW w:w="675" w:type="dxa"/>
          </w:tcPr>
          <w:p w14:paraId="0E98114B" w14:textId="58C3B56B" w:rsidR="00391B6E" w:rsidRDefault="009C7381" w:rsidP="0084753B">
            <w:r>
              <w:rPr>
                <w:rFonts w:hint="eastAsia"/>
              </w:rPr>
              <w:t>4</w:t>
            </w:r>
          </w:p>
        </w:tc>
        <w:tc>
          <w:tcPr>
            <w:tcW w:w="1966" w:type="dxa"/>
            <w:vAlign w:val="center"/>
          </w:tcPr>
          <w:p w14:paraId="7ADC2CA1" w14:textId="77777777" w:rsidR="00391B6E" w:rsidRDefault="00391B6E" w:rsidP="0084753B">
            <w:pPr>
              <w:rPr>
                <w:rFonts w:ascii="宋体" w:hAnsi="宋体"/>
                <w:szCs w:val="21"/>
              </w:rPr>
            </w:pPr>
            <w:r>
              <w:rPr>
                <w:rFonts w:ascii="宋体" w:hAnsi="宋体" w:hint="eastAsia"/>
                <w:szCs w:val="21"/>
              </w:rPr>
              <w:t>注销  C:</w:t>
            </w:r>
            <w:r w:rsidRPr="0062552E">
              <w:rPr>
                <w:rFonts w:ascii="Arial" w:hAnsi="Arial" w:cs="Arial"/>
                <w:szCs w:val="21"/>
              </w:rPr>
              <w:t>C</w:t>
            </w:r>
            <w:r>
              <w:rPr>
                <w:rFonts w:ascii="Arial" w:hAnsi="Arial" w:cs="Arial" w:hint="eastAsia"/>
                <w:szCs w:val="21"/>
              </w:rPr>
              <w:t>ancelled</w:t>
            </w:r>
          </w:p>
        </w:tc>
        <w:tc>
          <w:tcPr>
            <w:tcW w:w="1124" w:type="dxa"/>
            <w:tcBorders>
              <w:bottom w:val="single" w:sz="4" w:space="0" w:color="auto"/>
            </w:tcBorders>
            <w:shd w:val="clear" w:color="auto" w:fill="auto"/>
          </w:tcPr>
          <w:p w14:paraId="6BA91A24" w14:textId="77777777" w:rsidR="00391B6E" w:rsidRDefault="00391B6E" w:rsidP="0061762E">
            <w:pPr>
              <w:jc w:val="center"/>
            </w:pPr>
            <w:r>
              <w:rPr>
                <w:rFonts w:ascii="宋体" w:hAnsi="宋体" w:hint="eastAsia"/>
              </w:rPr>
              <w:t>√</w:t>
            </w:r>
          </w:p>
        </w:tc>
        <w:tc>
          <w:tcPr>
            <w:tcW w:w="2013" w:type="dxa"/>
            <w:shd w:val="clear" w:color="auto" w:fill="auto"/>
          </w:tcPr>
          <w:p w14:paraId="515CC872" w14:textId="77777777" w:rsidR="00391B6E" w:rsidRDefault="00391B6E" w:rsidP="0061762E">
            <w:pPr>
              <w:jc w:val="center"/>
            </w:pPr>
            <w:r>
              <w:rPr>
                <w:rFonts w:hint="eastAsia"/>
              </w:rPr>
              <w:t>null</w:t>
            </w:r>
          </w:p>
        </w:tc>
        <w:tc>
          <w:tcPr>
            <w:tcW w:w="1701" w:type="dxa"/>
            <w:shd w:val="clear" w:color="auto" w:fill="auto"/>
          </w:tcPr>
          <w:p w14:paraId="6F829082" w14:textId="77777777" w:rsidR="00391B6E" w:rsidRDefault="00391B6E" w:rsidP="0061762E">
            <w:pPr>
              <w:jc w:val="center"/>
            </w:pPr>
            <w:r>
              <w:rPr>
                <w:rFonts w:ascii="宋体" w:hAnsi="宋体" w:hint="eastAsia"/>
              </w:rPr>
              <w:t>√</w:t>
            </w:r>
          </w:p>
        </w:tc>
      </w:tr>
    </w:tbl>
    <w:p w14:paraId="26C611C0" w14:textId="77777777" w:rsidR="00144D0A" w:rsidRDefault="00144D0A" w:rsidP="00144D0A">
      <w:pPr>
        <w:pStyle w:val="-31"/>
        <w:spacing w:line="360" w:lineRule="auto"/>
        <w:ind w:firstLineChars="0" w:firstLine="0"/>
        <w:rPr>
          <w:rFonts w:ascii="宋体" w:hAnsi="宋体" w:cs="Arial"/>
          <w:sz w:val="21"/>
          <w:szCs w:val="21"/>
        </w:rPr>
      </w:pPr>
    </w:p>
    <w:tbl>
      <w:tblPr>
        <w:tblStyle w:val="aff9"/>
        <w:tblW w:w="0" w:type="auto"/>
        <w:tblInd w:w="-34" w:type="dxa"/>
        <w:tblLook w:val="04A0" w:firstRow="1" w:lastRow="0" w:firstColumn="1" w:lastColumn="0" w:noHBand="0" w:noVBand="1"/>
      </w:tblPr>
      <w:tblGrid>
        <w:gridCol w:w="709"/>
        <w:gridCol w:w="1418"/>
        <w:gridCol w:w="1134"/>
        <w:gridCol w:w="1134"/>
        <w:gridCol w:w="850"/>
        <w:gridCol w:w="3311"/>
      </w:tblGrid>
      <w:tr w:rsidR="00391B6E" w14:paraId="4FFF38D6" w14:textId="77777777" w:rsidTr="00BD70EC">
        <w:tc>
          <w:tcPr>
            <w:tcW w:w="709" w:type="dxa"/>
            <w:shd w:val="clear" w:color="auto" w:fill="BFBFBF" w:themeFill="background1" w:themeFillShade="BF"/>
          </w:tcPr>
          <w:p w14:paraId="17A3C5B3" w14:textId="77777777" w:rsidR="00391B6E" w:rsidRPr="005A6F26" w:rsidRDefault="00391B6E" w:rsidP="0084753B">
            <w:pPr>
              <w:pStyle w:val="-31"/>
              <w:spacing w:line="360" w:lineRule="auto"/>
              <w:ind w:firstLineChars="0" w:firstLine="0"/>
              <w:jc w:val="center"/>
              <w:rPr>
                <w:rFonts w:ascii="宋体" w:hAnsi="宋体" w:cs="Arial"/>
                <w:b/>
                <w:sz w:val="21"/>
                <w:szCs w:val="21"/>
              </w:rPr>
            </w:pPr>
            <w:r w:rsidRPr="005A6F26">
              <w:rPr>
                <w:rFonts w:ascii="宋体" w:hAnsi="宋体" w:cs="Arial" w:hint="eastAsia"/>
                <w:b/>
                <w:sz w:val="21"/>
                <w:szCs w:val="21"/>
              </w:rPr>
              <w:t>序号</w:t>
            </w:r>
          </w:p>
        </w:tc>
        <w:tc>
          <w:tcPr>
            <w:tcW w:w="1418" w:type="dxa"/>
            <w:shd w:val="clear" w:color="auto" w:fill="BFBFBF" w:themeFill="background1" w:themeFillShade="BF"/>
          </w:tcPr>
          <w:p w14:paraId="00E41A6E" w14:textId="77777777" w:rsidR="00391B6E" w:rsidRPr="005A6F26" w:rsidRDefault="00391B6E" w:rsidP="0084753B">
            <w:pPr>
              <w:pStyle w:val="-31"/>
              <w:spacing w:line="360" w:lineRule="auto"/>
              <w:ind w:firstLineChars="0" w:firstLine="0"/>
              <w:jc w:val="center"/>
              <w:rPr>
                <w:rFonts w:ascii="宋体" w:hAnsi="宋体" w:cs="Arial"/>
                <w:b/>
                <w:sz w:val="21"/>
                <w:szCs w:val="21"/>
              </w:rPr>
            </w:pPr>
            <w:r w:rsidRPr="005A6F26">
              <w:rPr>
                <w:rFonts w:ascii="宋体" w:hAnsi="宋体" w:cs="Arial" w:hint="eastAsia"/>
                <w:b/>
                <w:sz w:val="21"/>
                <w:szCs w:val="21"/>
              </w:rPr>
              <w:t>交易名称</w:t>
            </w:r>
          </w:p>
        </w:tc>
        <w:tc>
          <w:tcPr>
            <w:tcW w:w="1134" w:type="dxa"/>
            <w:shd w:val="clear" w:color="auto" w:fill="BFBFBF" w:themeFill="background1" w:themeFillShade="BF"/>
          </w:tcPr>
          <w:p w14:paraId="49D69C7E" w14:textId="77777777" w:rsidR="00391B6E" w:rsidRPr="005A6F26" w:rsidRDefault="00391B6E" w:rsidP="0084753B">
            <w:pPr>
              <w:pStyle w:val="-31"/>
              <w:spacing w:line="360" w:lineRule="auto"/>
              <w:ind w:firstLineChars="0" w:firstLine="0"/>
              <w:jc w:val="center"/>
              <w:rPr>
                <w:rFonts w:ascii="宋体" w:hAnsi="宋体" w:cs="Arial"/>
                <w:b/>
                <w:sz w:val="21"/>
                <w:szCs w:val="21"/>
              </w:rPr>
            </w:pPr>
            <w:r w:rsidRPr="005A6F26">
              <w:rPr>
                <w:rFonts w:ascii="宋体" w:hAnsi="宋体" w:cs="Arial" w:hint="eastAsia"/>
                <w:b/>
                <w:sz w:val="21"/>
                <w:szCs w:val="21"/>
              </w:rPr>
              <w:t>科目状态</w:t>
            </w:r>
          </w:p>
        </w:tc>
        <w:tc>
          <w:tcPr>
            <w:tcW w:w="1134" w:type="dxa"/>
            <w:shd w:val="clear" w:color="auto" w:fill="BFBFBF" w:themeFill="background1" w:themeFillShade="BF"/>
          </w:tcPr>
          <w:p w14:paraId="493E5FE5" w14:textId="77777777" w:rsidR="00391B6E" w:rsidRPr="005A6F26" w:rsidRDefault="00391B6E" w:rsidP="0084753B">
            <w:pPr>
              <w:jc w:val="center"/>
              <w:rPr>
                <w:rFonts w:ascii="宋体" w:hAnsi="宋体" w:cs="Arial"/>
                <w:b/>
                <w:sz w:val="21"/>
                <w:szCs w:val="21"/>
              </w:rPr>
            </w:pPr>
            <w:proofErr w:type="gramStart"/>
            <w:r w:rsidRPr="005A6F26">
              <w:rPr>
                <w:rFonts w:hint="eastAsia"/>
                <w:b/>
                <w:sz w:val="18"/>
                <w:szCs w:val="18"/>
              </w:rPr>
              <w:t>内部户控制表</w:t>
            </w:r>
            <w:proofErr w:type="gramEnd"/>
            <w:r w:rsidRPr="005A6F26">
              <w:rPr>
                <w:rFonts w:hint="eastAsia"/>
                <w:b/>
                <w:sz w:val="18"/>
                <w:szCs w:val="18"/>
              </w:rPr>
              <w:t>状态</w:t>
            </w:r>
          </w:p>
        </w:tc>
        <w:tc>
          <w:tcPr>
            <w:tcW w:w="850" w:type="dxa"/>
            <w:shd w:val="clear" w:color="auto" w:fill="BFBFBF" w:themeFill="background1" w:themeFillShade="BF"/>
          </w:tcPr>
          <w:p w14:paraId="78F1BC7D" w14:textId="77777777" w:rsidR="00391B6E" w:rsidRDefault="00391B6E" w:rsidP="0084753B">
            <w:pPr>
              <w:jc w:val="center"/>
              <w:rPr>
                <w:b/>
                <w:sz w:val="18"/>
                <w:szCs w:val="18"/>
              </w:rPr>
            </w:pPr>
            <w:r w:rsidRPr="005A6F26">
              <w:rPr>
                <w:rFonts w:hint="eastAsia"/>
                <w:b/>
                <w:sz w:val="18"/>
                <w:szCs w:val="18"/>
              </w:rPr>
              <w:t>内部户</w:t>
            </w:r>
          </w:p>
          <w:p w14:paraId="6CD9019E" w14:textId="77777777" w:rsidR="00391B6E" w:rsidRPr="005A6F26" w:rsidRDefault="00391B6E" w:rsidP="0084753B">
            <w:pPr>
              <w:jc w:val="center"/>
              <w:rPr>
                <w:b/>
                <w:sz w:val="18"/>
                <w:szCs w:val="18"/>
              </w:rPr>
            </w:pPr>
            <w:r w:rsidRPr="005A6F26">
              <w:rPr>
                <w:rFonts w:hint="eastAsia"/>
                <w:b/>
                <w:sz w:val="18"/>
                <w:szCs w:val="18"/>
              </w:rPr>
              <w:t>状态</w:t>
            </w:r>
          </w:p>
        </w:tc>
        <w:tc>
          <w:tcPr>
            <w:tcW w:w="3311" w:type="dxa"/>
            <w:shd w:val="clear" w:color="auto" w:fill="BFBFBF" w:themeFill="background1" w:themeFillShade="BF"/>
          </w:tcPr>
          <w:p w14:paraId="5C1FEE20" w14:textId="77777777" w:rsidR="00391B6E" w:rsidRPr="005A6F26" w:rsidRDefault="00391B6E" w:rsidP="0084753B">
            <w:pPr>
              <w:pStyle w:val="-31"/>
              <w:spacing w:line="360" w:lineRule="auto"/>
              <w:ind w:firstLineChars="0" w:firstLine="0"/>
              <w:jc w:val="center"/>
              <w:rPr>
                <w:rFonts w:ascii="宋体" w:hAnsi="宋体" w:cs="Arial"/>
                <w:b/>
                <w:sz w:val="21"/>
                <w:szCs w:val="21"/>
              </w:rPr>
            </w:pPr>
            <w:r w:rsidRPr="005A6F26">
              <w:rPr>
                <w:rFonts w:ascii="宋体" w:hAnsi="宋体" w:cs="Arial" w:hint="eastAsia"/>
                <w:b/>
                <w:sz w:val="21"/>
                <w:szCs w:val="21"/>
              </w:rPr>
              <w:t>说明</w:t>
            </w:r>
          </w:p>
        </w:tc>
      </w:tr>
      <w:tr w:rsidR="00391B6E" w14:paraId="40770D65" w14:textId="77777777" w:rsidTr="00BD70EC">
        <w:tc>
          <w:tcPr>
            <w:tcW w:w="709" w:type="dxa"/>
          </w:tcPr>
          <w:p w14:paraId="0D344336" w14:textId="77777777" w:rsidR="00391B6E" w:rsidRDefault="00391B6E" w:rsidP="0084753B">
            <w:pPr>
              <w:pStyle w:val="-31"/>
              <w:spacing w:line="360" w:lineRule="auto"/>
              <w:ind w:firstLineChars="0" w:firstLine="0"/>
              <w:rPr>
                <w:rFonts w:ascii="宋体" w:hAnsi="宋体" w:cs="Arial"/>
                <w:sz w:val="21"/>
                <w:szCs w:val="21"/>
              </w:rPr>
            </w:pPr>
            <w:r>
              <w:rPr>
                <w:rFonts w:ascii="宋体" w:hAnsi="宋体" w:cs="Arial" w:hint="eastAsia"/>
                <w:sz w:val="21"/>
                <w:szCs w:val="21"/>
              </w:rPr>
              <w:t>1</w:t>
            </w:r>
          </w:p>
        </w:tc>
        <w:tc>
          <w:tcPr>
            <w:tcW w:w="1418" w:type="dxa"/>
          </w:tcPr>
          <w:p w14:paraId="29031D73" w14:textId="77777777" w:rsidR="00391B6E" w:rsidRDefault="00391B6E" w:rsidP="0084753B">
            <w:pPr>
              <w:jc w:val="center"/>
              <w:rPr>
                <w:rFonts w:ascii="Arial" w:hAnsi="Arial" w:cs="Arial"/>
                <w:sz w:val="21"/>
                <w:szCs w:val="21"/>
              </w:rPr>
            </w:pPr>
            <w:r w:rsidRPr="007D7F2C">
              <w:rPr>
                <w:rFonts w:ascii="Arial" w:hAnsi="Arial" w:cs="Arial" w:hint="eastAsia"/>
                <w:sz w:val="21"/>
                <w:szCs w:val="21"/>
              </w:rPr>
              <w:t>新增交易</w:t>
            </w:r>
          </w:p>
          <w:p w14:paraId="778D8C68" w14:textId="77777777" w:rsidR="00391B6E" w:rsidRPr="007D7F2C" w:rsidRDefault="00391B6E" w:rsidP="0084753B">
            <w:pPr>
              <w:jc w:val="center"/>
              <w:rPr>
                <w:sz w:val="21"/>
                <w:szCs w:val="21"/>
              </w:rPr>
            </w:pPr>
            <w:r>
              <w:rPr>
                <w:rFonts w:ascii="Arial" w:hAnsi="Arial" w:cs="Arial" w:hint="eastAsia"/>
                <w:sz w:val="21"/>
                <w:szCs w:val="21"/>
              </w:rPr>
              <w:t>(</w:t>
            </w:r>
            <w:r>
              <w:rPr>
                <w:rFonts w:ascii="Arial" w:hAnsi="Arial" w:cs="Arial" w:hint="eastAsia"/>
                <w:sz w:val="21"/>
                <w:szCs w:val="21"/>
              </w:rPr>
              <w:t>开户交易</w:t>
            </w:r>
            <w:r>
              <w:rPr>
                <w:rFonts w:ascii="Arial" w:hAnsi="Arial" w:cs="Arial" w:hint="eastAsia"/>
                <w:sz w:val="21"/>
                <w:szCs w:val="21"/>
              </w:rPr>
              <w:t>)</w:t>
            </w:r>
          </w:p>
        </w:tc>
        <w:tc>
          <w:tcPr>
            <w:tcW w:w="1134" w:type="dxa"/>
          </w:tcPr>
          <w:p w14:paraId="0C506480" w14:textId="77777777" w:rsidR="00391B6E" w:rsidRPr="007D7F2C" w:rsidRDefault="00391B6E" w:rsidP="0084753B">
            <w:pPr>
              <w:rPr>
                <w:sz w:val="21"/>
                <w:szCs w:val="21"/>
              </w:rPr>
            </w:pPr>
            <w:r w:rsidRPr="007D7F2C">
              <w:rPr>
                <w:rFonts w:hint="eastAsia"/>
                <w:sz w:val="21"/>
                <w:szCs w:val="21"/>
              </w:rPr>
              <w:t>待生效</w:t>
            </w:r>
            <w:r>
              <w:rPr>
                <w:rFonts w:hint="eastAsia"/>
                <w:szCs w:val="21"/>
              </w:rPr>
              <w:t>、</w:t>
            </w:r>
          </w:p>
          <w:p w14:paraId="032C3994" w14:textId="77777777" w:rsidR="00391B6E" w:rsidRPr="007D7F2C" w:rsidRDefault="00391B6E" w:rsidP="0084753B">
            <w:pPr>
              <w:rPr>
                <w:sz w:val="21"/>
                <w:szCs w:val="21"/>
              </w:rPr>
            </w:pPr>
            <w:r w:rsidRPr="007D7F2C">
              <w:rPr>
                <w:rFonts w:hint="eastAsia"/>
                <w:sz w:val="21"/>
                <w:szCs w:val="21"/>
              </w:rPr>
              <w:t>正常</w:t>
            </w:r>
          </w:p>
        </w:tc>
        <w:tc>
          <w:tcPr>
            <w:tcW w:w="1134" w:type="dxa"/>
          </w:tcPr>
          <w:p w14:paraId="52A98349" w14:textId="77777777" w:rsidR="00391B6E" w:rsidRPr="007D7F2C" w:rsidRDefault="00391B6E" w:rsidP="0084753B">
            <w:pPr>
              <w:rPr>
                <w:sz w:val="21"/>
                <w:szCs w:val="21"/>
              </w:rPr>
            </w:pPr>
            <w:r w:rsidRPr="007D7F2C">
              <w:rPr>
                <w:rFonts w:hint="eastAsia"/>
                <w:sz w:val="21"/>
                <w:szCs w:val="21"/>
              </w:rPr>
              <w:t>待生效</w:t>
            </w:r>
            <w:r>
              <w:rPr>
                <w:rFonts w:hint="eastAsia"/>
                <w:szCs w:val="21"/>
              </w:rPr>
              <w:t>、</w:t>
            </w:r>
          </w:p>
          <w:p w14:paraId="4C1E5AEB" w14:textId="77777777" w:rsidR="00391B6E" w:rsidRPr="007D7F2C" w:rsidRDefault="00391B6E" w:rsidP="0084753B">
            <w:pPr>
              <w:rPr>
                <w:sz w:val="21"/>
                <w:szCs w:val="21"/>
              </w:rPr>
            </w:pPr>
            <w:r w:rsidRPr="007D7F2C">
              <w:rPr>
                <w:rFonts w:hint="eastAsia"/>
                <w:sz w:val="21"/>
                <w:szCs w:val="21"/>
              </w:rPr>
              <w:t>正常</w:t>
            </w:r>
          </w:p>
        </w:tc>
        <w:tc>
          <w:tcPr>
            <w:tcW w:w="850" w:type="dxa"/>
          </w:tcPr>
          <w:p w14:paraId="4392BA38" w14:textId="77777777" w:rsidR="00391B6E" w:rsidRPr="007D7F2C" w:rsidRDefault="00391B6E" w:rsidP="0084753B">
            <w:pPr>
              <w:rPr>
                <w:sz w:val="21"/>
                <w:szCs w:val="21"/>
              </w:rPr>
            </w:pPr>
            <w:r w:rsidRPr="007D7F2C">
              <w:rPr>
                <w:rFonts w:hint="eastAsia"/>
                <w:sz w:val="21"/>
                <w:szCs w:val="21"/>
              </w:rPr>
              <w:t>正常</w:t>
            </w:r>
          </w:p>
        </w:tc>
        <w:tc>
          <w:tcPr>
            <w:tcW w:w="3311" w:type="dxa"/>
          </w:tcPr>
          <w:p w14:paraId="6EFECFCE" w14:textId="77777777" w:rsidR="00391B6E" w:rsidRDefault="00391B6E" w:rsidP="0084753B">
            <w:pPr>
              <w:pStyle w:val="-31"/>
              <w:spacing w:line="360" w:lineRule="auto"/>
              <w:ind w:firstLineChars="0" w:firstLine="0"/>
              <w:rPr>
                <w:rFonts w:ascii="宋体" w:hAnsi="宋体" w:cs="Arial"/>
                <w:sz w:val="21"/>
                <w:szCs w:val="21"/>
              </w:rPr>
            </w:pPr>
          </w:p>
        </w:tc>
      </w:tr>
      <w:tr w:rsidR="00391B6E" w14:paraId="51B4603C" w14:textId="77777777" w:rsidTr="00BD70EC">
        <w:tc>
          <w:tcPr>
            <w:tcW w:w="709" w:type="dxa"/>
          </w:tcPr>
          <w:p w14:paraId="121D910F" w14:textId="7745D55B" w:rsidR="00391B6E" w:rsidRDefault="009C7381" w:rsidP="0084753B">
            <w:pPr>
              <w:pStyle w:val="-31"/>
              <w:spacing w:line="360" w:lineRule="auto"/>
              <w:ind w:firstLineChars="0" w:firstLine="0"/>
              <w:rPr>
                <w:rFonts w:ascii="宋体" w:hAnsi="宋体" w:cs="Arial"/>
                <w:sz w:val="21"/>
                <w:szCs w:val="21"/>
              </w:rPr>
            </w:pPr>
            <w:r>
              <w:rPr>
                <w:rFonts w:ascii="宋体" w:hAnsi="宋体" w:cs="Arial" w:hint="eastAsia"/>
                <w:sz w:val="21"/>
                <w:szCs w:val="21"/>
              </w:rPr>
              <w:t>2</w:t>
            </w:r>
          </w:p>
        </w:tc>
        <w:tc>
          <w:tcPr>
            <w:tcW w:w="1418" w:type="dxa"/>
          </w:tcPr>
          <w:p w14:paraId="5CC78B51" w14:textId="77777777" w:rsidR="000564E9" w:rsidRDefault="00391B6E" w:rsidP="0084753B">
            <w:pPr>
              <w:jc w:val="center"/>
              <w:rPr>
                <w:rFonts w:ascii="宋体" w:hAnsi="宋体"/>
                <w:sz w:val="21"/>
                <w:szCs w:val="21"/>
              </w:rPr>
            </w:pPr>
            <w:r w:rsidRPr="007D7F2C">
              <w:rPr>
                <w:rFonts w:ascii="宋体" w:hAnsi="宋体" w:hint="eastAsia"/>
                <w:sz w:val="21"/>
                <w:szCs w:val="21"/>
              </w:rPr>
              <w:t>科目停用</w:t>
            </w:r>
          </w:p>
          <w:p w14:paraId="1352A476" w14:textId="6E389A89" w:rsidR="00391B6E" w:rsidRPr="007D7F2C" w:rsidDel="00254EE6" w:rsidRDefault="00391B6E" w:rsidP="0084753B">
            <w:pPr>
              <w:jc w:val="center"/>
              <w:rPr>
                <w:rFonts w:ascii="宋体" w:hAnsi="宋体"/>
                <w:sz w:val="21"/>
                <w:szCs w:val="21"/>
              </w:rPr>
            </w:pPr>
            <w:r w:rsidRPr="007D7F2C">
              <w:rPr>
                <w:rFonts w:ascii="宋体" w:hAnsi="宋体" w:hint="eastAsia"/>
                <w:sz w:val="21"/>
                <w:szCs w:val="21"/>
              </w:rPr>
              <w:t>批次处理</w:t>
            </w:r>
          </w:p>
        </w:tc>
        <w:tc>
          <w:tcPr>
            <w:tcW w:w="1134" w:type="dxa"/>
          </w:tcPr>
          <w:p w14:paraId="647C00F2" w14:textId="77777777" w:rsidR="00391B6E" w:rsidRPr="007D7F2C" w:rsidRDefault="00391B6E" w:rsidP="0084753B">
            <w:pPr>
              <w:rPr>
                <w:sz w:val="21"/>
                <w:szCs w:val="21"/>
              </w:rPr>
            </w:pPr>
            <w:r w:rsidRPr="007D7F2C">
              <w:rPr>
                <w:rFonts w:hint="eastAsia"/>
                <w:sz w:val="21"/>
                <w:szCs w:val="21"/>
              </w:rPr>
              <w:t>停用</w:t>
            </w:r>
          </w:p>
          <w:p w14:paraId="043D1D58" w14:textId="77777777" w:rsidR="00391B6E" w:rsidRPr="007D7F2C" w:rsidRDefault="00391B6E" w:rsidP="0084753B">
            <w:pPr>
              <w:rPr>
                <w:sz w:val="21"/>
                <w:szCs w:val="21"/>
              </w:rPr>
            </w:pPr>
            <w:r w:rsidRPr="007D7F2C">
              <w:rPr>
                <w:rFonts w:hint="eastAsia"/>
                <w:sz w:val="21"/>
                <w:szCs w:val="21"/>
              </w:rPr>
              <w:t>注销</w:t>
            </w:r>
          </w:p>
        </w:tc>
        <w:tc>
          <w:tcPr>
            <w:tcW w:w="1134" w:type="dxa"/>
          </w:tcPr>
          <w:p w14:paraId="379B7776" w14:textId="77777777" w:rsidR="00391B6E" w:rsidRPr="007D7F2C" w:rsidRDefault="00391B6E" w:rsidP="0084753B">
            <w:pPr>
              <w:rPr>
                <w:sz w:val="21"/>
                <w:szCs w:val="21"/>
              </w:rPr>
            </w:pPr>
            <w:r w:rsidRPr="007D7F2C">
              <w:rPr>
                <w:rFonts w:hint="eastAsia"/>
                <w:sz w:val="21"/>
                <w:szCs w:val="21"/>
              </w:rPr>
              <w:t>停用</w:t>
            </w:r>
          </w:p>
        </w:tc>
        <w:tc>
          <w:tcPr>
            <w:tcW w:w="850" w:type="dxa"/>
          </w:tcPr>
          <w:p w14:paraId="6242B013" w14:textId="77777777" w:rsidR="00391B6E" w:rsidRPr="007D7F2C" w:rsidRDefault="00391B6E" w:rsidP="0084753B">
            <w:pPr>
              <w:rPr>
                <w:sz w:val="21"/>
                <w:szCs w:val="21"/>
              </w:rPr>
            </w:pPr>
            <w:r w:rsidRPr="007D7F2C">
              <w:rPr>
                <w:rFonts w:hint="eastAsia"/>
                <w:sz w:val="21"/>
                <w:szCs w:val="21"/>
              </w:rPr>
              <w:t>停用</w:t>
            </w:r>
          </w:p>
          <w:p w14:paraId="3369AA4F" w14:textId="77777777" w:rsidR="00391B6E" w:rsidRPr="007D7F2C" w:rsidRDefault="00391B6E" w:rsidP="0084753B">
            <w:pPr>
              <w:rPr>
                <w:sz w:val="21"/>
                <w:szCs w:val="21"/>
              </w:rPr>
            </w:pPr>
            <w:r w:rsidRPr="007D7F2C">
              <w:rPr>
                <w:rFonts w:hint="eastAsia"/>
                <w:sz w:val="21"/>
                <w:szCs w:val="21"/>
              </w:rPr>
              <w:t>注销</w:t>
            </w:r>
          </w:p>
        </w:tc>
        <w:tc>
          <w:tcPr>
            <w:tcW w:w="3311" w:type="dxa"/>
          </w:tcPr>
          <w:p w14:paraId="77B777A1" w14:textId="77777777" w:rsidR="00391B6E" w:rsidRPr="005A6F26" w:rsidRDefault="00391B6E" w:rsidP="0084753B">
            <w:pPr>
              <w:rPr>
                <w:sz w:val="18"/>
                <w:szCs w:val="18"/>
              </w:rPr>
            </w:pPr>
            <w:r w:rsidRPr="005A6F26">
              <w:rPr>
                <w:rFonts w:hint="eastAsia"/>
                <w:sz w:val="18"/>
                <w:szCs w:val="18"/>
              </w:rPr>
              <w:t>科目失效日，进行科目停用批次处理，</w:t>
            </w:r>
          </w:p>
          <w:p w14:paraId="54756102" w14:textId="77777777" w:rsidR="00391B6E" w:rsidRPr="007D7F2C" w:rsidRDefault="00391B6E" w:rsidP="00FA7F5D">
            <w:pPr>
              <w:pStyle w:val="ad"/>
              <w:numPr>
                <w:ilvl w:val="0"/>
                <w:numId w:val="87"/>
              </w:numPr>
              <w:ind w:firstLineChars="0"/>
              <w:rPr>
                <w:sz w:val="18"/>
                <w:szCs w:val="18"/>
              </w:rPr>
            </w:pPr>
            <w:r w:rsidRPr="007D7F2C">
              <w:rPr>
                <w:rFonts w:hint="eastAsia"/>
                <w:sz w:val="18"/>
                <w:szCs w:val="18"/>
              </w:rPr>
              <w:t>相关的</w:t>
            </w:r>
            <w:proofErr w:type="gramStart"/>
            <w:r w:rsidRPr="007D7F2C">
              <w:rPr>
                <w:rFonts w:hint="eastAsia"/>
                <w:sz w:val="18"/>
                <w:szCs w:val="18"/>
              </w:rPr>
              <w:t>内部户控制表置</w:t>
            </w:r>
            <w:proofErr w:type="gramEnd"/>
            <w:r w:rsidRPr="007D7F2C">
              <w:rPr>
                <w:rFonts w:hint="eastAsia"/>
                <w:sz w:val="18"/>
                <w:szCs w:val="18"/>
              </w:rPr>
              <w:t>为停用，</w:t>
            </w:r>
          </w:p>
          <w:p w14:paraId="36177DF1" w14:textId="77777777" w:rsidR="00391B6E" w:rsidRPr="007D7F2C" w:rsidRDefault="00391B6E" w:rsidP="00FA7F5D">
            <w:pPr>
              <w:pStyle w:val="ad"/>
              <w:numPr>
                <w:ilvl w:val="0"/>
                <w:numId w:val="87"/>
              </w:numPr>
              <w:ind w:firstLineChars="0"/>
              <w:rPr>
                <w:sz w:val="18"/>
                <w:szCs w:val="18"/>
              </w:rPr>
            </w:pPr>
            <w:r w:rsidRPr="007D7F2C">
              <w:rPr>
                <w:rFonts w:hint="eastAsia"/>
                <w:sz w:val="18"/>
                <w:szCs w:val="18"/>
              </w:rPr>
              <w:t>如果存量</w:t>
            </w:r>
            <w:proofErr w:type="gramStart"/>
            <w:r w:rsidRPr="007D7F2C">
              <w:rPr>
                <w:rFonts w:hint="eastAsia"/>
                <w:sz w:val="18"/>
                <w:szCs w:val="18"/>
              </w:rPr>
              <w:t>内部户</w:t>
            </w:r>
            <w:proofErr w:type="gramEnd"/>
            <w:r w:rsidRPr="007D7F2C">
              <w:rPr>
                <w:rFonts w:hint="eastAsia"/>
                <w:sz w:val="18"/>
                <w:szCs w:val="18"/>
              </w:rPr>
              <w:t>余额为</w:t>
            </w:r>
            <w:r w:rsidRPr="007D7F2C">
              <w:rPr>
                <w:rFonts w:hint="eastAsia"/>
                <w:sz w:val="18"/>
                <w:szCs w:val="18"/>
              </w:rPr>
              <w:t>0</w:t>
            </w:r>
            <w:r w:rsidRPr="007D7F2C">
              <w:rPr>
                <w:rFonts w:hint="eastAsia"/>
                <w:sz w:val="18"/>
                <w:szCs w:val="18"/>
              </w:rPr>
              <w:t>则置为注销，如果存量</w:t>
            </w:r>
            <w:proofErr w:type="gramStart"/>
            <w:r w:rsidRPr="007D7F2C">
              <w:rPr>
                <w:rFonts w:hint="eastAsia"/>
                <w:sz w:val="18"/>
                <w:szCs w:val="18"/>
              </w:rPr>
              <w:t>内部户</w:t>
            </w:r>
            <w:proofErr w:type="gramEnd"/>
            <w:r w:rsidRPr="007D7F2C">
              <w:rPr>
                <w:rFonts w:hint="eastAsia"/>
                <w:sz w:val="18"/>
                <w:szCs w:val="18"/>
              </w:rPr>
              <w:t>余额不为</w:t>
            </w:r>
            <w:r w:rsidRPr="007D7F2C">
              <w:rPr>
                <w:rFonts w:hint="eastAsia"/>
                <w:sz w:val="18"/>
                <w:szCs w:val="18"/>
              </w:rPr>
              <w:t>0</w:t>
            </w:r>
            <w:r w:rsidRPr="007D7F2C">
              <w:rPr>
                <w:rFonts w:hint="eastAsia"/>
                <w:sz w:val="18"/>
                <w:szCs w:val="18"/>
              </w:rPr>
              <w:t>则置为停用；</w:t>
            </w:r>
          </w:p>
          <w:p w14:paraId="3E4755D3" w14:textId="77777777" w:rsidR="00391B6E" w:rsidRPr="007D7F2C" w:rsidRDefault="00391B6E" w:rsidP="00FA7F5D">
            <w:pPr>
              <w:pStyle w:val="ad"/>
              <w:numPr>
                <w:ilvl w:val="0"/>
                <w:numId w:val="87"/>
              </w:numPr>
              <w:ind w:firstLineChars="0"/>
              <w:rPr>
                <w:sz w:val="18"/>
                <w:szCs w:val="18"/>
              </w:rPr>
            </w:pPr>
            <w:r w:rsidRPr="007D7F2C">
              <w:rPr>
                <w:rFonts w:hint="eastAsia"/>
                <w:sz w:val="18"/>
                <w:szCs w:val="18"/>
              </w:rPr>
              <w:t>如果科目其下的</w:t>
            </w:r>
            <w:proofErr w:type="gramStart"/>
            <w:r w:rsidRPr="007D7F2C">
              <w:rPr>
                <w:rFonts w:hint="eastAsia"/>
                <w:sz w:val="18"/>
                <w:szCs w:val="18"/>
              </w:rPr>
              <w:t>内部户</w:t>
            </w:r>
            <w:proofErr w:type="gramEnd"/>
            <w:r w:rsidRPr="007D7F2C">
              <w:rPr>
                <w:rFonts w:hint="eastAsia"/>
                <w:sz w:val="18"/>
                <w:szCs w:val="18"/>
              </w:rPr>
              <w:t>都已销户，则科目置为注销，否则置为可用；</w:t>
            </w:r>
          </w:p>
        </w:tc>
      </w:tr>
      <w:tr w:rsidR="00391B6E" w14:paraId="7F19531D" w14:textId="77777777" w:rsidTr="00BD70EC">
        <w:tc>
          <w:tcPr>
            <w:tcW w:w="709" w:type="dxa"/>
          </w:tcPr>
          <w:p w14:paraId="0FDCBCCF" w14:textId="4D16F5F3" w:rsidR="00391B6E" w:rsidRDefault="009C7381" w:rsidP="0084753B">
            <w:pPr>
              <w:pStyle w:val="-31"/>
              <w:spacing w:line="360" w:lineRule="auto"/>
              <w:ind w:firstLineChars="0" w:firstLine="0"/>
              <w:rPr>
                <w:rFonts w:ascii="宋体" w:hAnsi="宋体" w:cs="Arial"/>
                <w:sz w:val="21"/>
                <w:szCs w:val="21"/>
              </w:rPr>
            </w:pPr>
            <w:r>
              <w:rPr>
                <w:rFonts w:ascii="宋体" w:hAnsi="宋体" w:cs="Arial" w:hint="eastAsia"/>
                <w:sz w:val="21"/>
                <w:szCs w:val="21"/>
              </w:rPr>
              <w:t>3</w:t>
            </w:r>
          </w:p>
        </w:tc>
        <w:tc>
          <w:tcPr>
            <w:tcW w:w="1418" w:type="dxa"/>
          </w:tcPr>
          <w:p w14:paraId="224410F7" w14:textId="77777777" w:rsidR="00391B6E" w:rsidRDefault="00391B6E" w:rsidP="0084753B">
            <w:pPr>
              <w:jc w:val="center"/>
              <w:rPr>
                <w:rFonts w:ascii="宋体" w:hAnsi="宋体"/>
                <w:sz w:val="21"/>
                <w:szCs w:val="21"/>
              </w:rPr>
            </w:pPr>
            <w:r w:rsidRPr="007D7F2C">
              <w:rPr>
                <w:rFonts w:ascii="宋体" w:hAnsi="宋体" w:hint="eastAsia"/>
                <w:sz w:val="21"/>
                <w:szCs w:val="21"/>
              </w:rPr>
              <w:t>停用交易</w:t>
            </w:r>
          </w:p>
          <w:p w14:paraId="284B9D50" w14:textId="77777777" w:rsidR="00391B6E" w:rsidRPr="007D7F2C" w:rsidRDefault="00391B6E" w:rsidP="0084753B">
            <w:pPr>
              <w:jc w:val="center"/>
              <w:rPr>
                <w:rFonts w:ascii="宋体" w:hAnsi="宋体"/>
                <w:szCs w:val="21"/>
              </w:rPr>
            </w:pPr>
          </w:p>
        </w:tc>
        <w:tc>
          <w:tcPr>
            <w:tcW w:w="1134" w:type="dxa"/>
          </w:tcPr>
          <w:p w14:paraId="77DEC7C6" w14:textId="77777777" w:rsidR="00391B6E" w:rsidRPr="007D7F2C" w:rsidRDefault="00391B6E" w:rsidP="0084753B">
            <w:pPr>
              <w:rPr>
                <w:sz w:val="21"/>
                <w:szCs w:val="21"/>
              </w:rPr>
            </w:pPr>
            <w:r w:rsidRPr="007D7F2C">
              <w:rPr>
                <w:rFonts w:hint="eastAsia"/>
                <w:sz w:val="21"/>
                <w:szCs w:val="21"/>
              </w:rPr>
              <w:t>无</w:t>
            </w:r>
          </w:p>
        </w:tc>
        <w:tc>
          <w:tcPr>
            <w:tcW w:w="1134" w:type="dxa"/>
          </w:tcPr>
          <w:p w14:paraId="38A2DC3C" w14:textId="77777777" w:rsidR="00391B6E" w:rsidRPr="007D7F2C" w:rsidRDefault="00391B6E" w:rsidP="0084753B">
            <w:pPr>
              <w:rPr>
                <w:sz w:val="21"/>
                <w:szCs w:val="21"/>
              </w:rPr>
            </w:pPr>
            <w:r w:rsidRPr="007D7F2C">
              <w:rPr>
                <w:rFonts w:hint="eastAsia"/>
                <w:sz w:val="21"/>
                <w:szCs w:val="21"/>
              </w:rPr>
              <w:t>停用</w:t>
            </w:r>
          </w:p>
        </w:tc>
        <w:tc>
          <w:tcPr>
            <w:tcW w:w="850" w:type="dxa"/>
          </w:tcPr>
          <w:p w14:paraId="5AE7B373" w14:textId="77777777" w:rsidR="00391B6E" w:rsidRPr="007D7F2C" w:rsidRDefault="00391B6E" w:rsidP="0084753B">
            <w:pPr>
              <w:rPr>
                <w:sz w:val="21"/>
                <w:szCs w:val="21"/>
              </w:rPr>
            </w:pPr>
            <w:r w:rsidRPr="007D7F2C">
              <w:rPr>
                <w:rFonts w:hint="eastAsia"/>
                <w:sz w:val="21"/>
                <w:szCs w:val="21"/>
              </w:rPr>
              <w:t>停用</w:t>
            </w:r>
          </w:p>
          <w:p w14:paraId="05DC31D3" w14:textId="77777777" w:rsidR="00391B6E" w:rsidRPr="007D7F2C" w:rsidRDefault="00391B6E" w:rsidP="0084753B">
            <w:pPr>
              <w:rPr>
                <w:szCs w:val="21"/>
              </w:rPr>
            </w:pPr>
            <w:r w:rsidRPr="007D7F2C">
              <w:rPr>
                <w:rFonts w:hint="eastAsia"/>
                <w:sz w:val="21"/>
                <w:szCs w:val="21"/>
              </w:rPr>
              <w:t>注销</w:t>
            </w:r>
          </w:p>
        </w:tc>
        <w:tc>
          <w:tcPr>
            <w:tcW w:w="3311" w:type="dxa"/>
          </w:tcPr>
          <w:p w14:paraId="6B702678" w14:textId="77777777" w:rsidR="00391B6E" w:rsidRPr="005A6F26" w:rsidRDefault="00391B6E" w:rsidP="0084753B">
            <w:pPr>
              <w:rPr>
                <w:sz w:val="18"/>
                <w:szCs w:val="18"/>
              </w:rPr>
            </w:pPr>
            <w:proofErr w:type="gramStart"/>
            <w:r w:rsidRPr="005A6F26">
              <w:rPr>
                <w:rFonts w:hint="eastAsia"/>
                <w:sz w:val="18"/>
                <w:szCs w:val="18"/>
              </w:rPr>
              <w:t>内部户控制表</w:t>
            </w:r>
            <w:proofErr w:type="gramEnd"/>
            <w:r w:rsidRPr="005A6F26">
              <w:rPr>
                <w:rFonts w:hint="eastAsia"/>
                <w:sz w:val="18"/>
                <w:szCs w:val="18"/>
              </w:rPr>
              <w:t>停用，</w:t>
            </w:r>
          </w:p>
          <w:p w14:paraId="4880B9FC" w14:textId="77777777" w:rsidR="00391B6E" w:rsidRPr="005A6F26" w:rsidRDefault="00391B6E" w:rsidP="00FA7F5D">
            <w:pPr>
              <w:pStyle w:val="ad"/>
              <w:numPr>
                <w:ilvl w:val="0"/>
                <w:numId w:val="89"/>
              </w:numPr>
              <w:ind w:firstLineChars="0"/>
              <w:rPr>
                <w:sz w:val="18"/>
                <w:szCs w:val="18"/>
              </w:rPr>
            </w:pPr>
            <w:r w:rsidRPr="005A6F26">
              <w:rPr>
                <w:rFonts w:hint="eastAsia"/>
                <w:sz w:val="18"/>
                <w:szCs w:val="18"/>
              </w:rPr>
              <w:t>如果存量的</w:t>
            </w:r>
            <w:proofErr w:type="gramStart"/>
            <w:r w:rsidRPr="005A6F26">
              <w:rPr>
                <w:rFonts w:hint="eastAsia"/>
                <w:sz w:val="18"/>
                <w:szCs w:val="18"/>
              </w:rPr>
              <w:t>内部户</w:t>
            </w:r>
            <w:proofErr w:type="gramEnd"/>
            <w:r w:rsidRPr="005A6F26">
              <w:rPr>
                <w:rFonts w:hint="eastAsia"/>
                <w:sz w:val="18"/>
                <w:szCs w:val="18"/>
              </w:rPr>
              <w:t>余额为</w:t>
            </w:r>
            <w:r w:rsidRPr="005A6F26">
              <w:rPr>
                <w:rFonts w:hint="eastAsia"/>
                <w:sz w:val="18"/>
                <w:szCs w:val="18"/>
              </w:rPr>
              <w:t>0</w:t>
            </w:r>
            <w:r w:rsidRPr="007D7F2C">
              <w:rPr>
                <w:rFonts w:hint="eastAsia"/>
                <w:sz w:val="18"/>
                <w:szCs w:val="18"/>
              </w:rPr>
              <w:t>则置为注销</w:t>
            </w:r>
            <w:r w:rsidRPr="005A6F26">
              <w:rPr>
                <w:rFonts w:hint="eastAsia"/>
                <w:sz w:val="18"/>
                <w:szCs w:val="18"/>
              </w:rPr>
              <w:t>；</w:t>
            </w:r>
          </w:p>
          <w:p w14:paraId="0D6BE413" w14:textId="77777777" w:rsidR="00391B6E" w:rsidRPr="007D7F2C" w:rsidRDefault="00391B6E" w:rsidP="00FA7F5D">
            <w:pPr>
              <w:pStyle w:val="ad"/>
              <w:numPr>
                <w:ilvl w:val="0"/>
                <w:numId w:val="89"/>
              </w:numPr>
              <w:ind w:firstLineChars="0"/>
              <w:rPr>
                <w:szCs w:val="21"/>
              </w:rPr>
            </w:pPr>
            <w:r w:rsidRPr="005A6F26">
              <w:rPr>
                <w:rFonts w:hint="eastAsia"/>
                <w:sz w:val="18"/>
                <w:szCs w:val="18"/>
              </w:rPr>
              <w:t>如果存量的</w:t>
            </w:r>
            <w:proofErr w:type="gramStart"/>
            <w:r w:rsidRPr="005A6F26">
              <w:rPr>
                <w:rFonts w:hint="eastAsia"/>
                <w:sz w:val="18"/>
                <w:szCs w:val="18"/>
              </w:rPr>
              <w:t>内部户</w:t>
            </w:r>
            <w:proofErr w:type="gramEnd"/>
            <w:r w:rsidRPr="005A6F26">
              <w:rPr>
                <w:rFonts w:hint="eastAsia"/>
                <w:sz w:val="18"/>
                <w:szCs w:val="18"/>
              </w:rPr>
              <w:t>余额不为</w:t>
            </w:r>
            <w:r w:rsidRPr="005A6F26">
              <w:rPr>
                <w:rFonts w:hint="eastAsia"/>
                <w:sz w:val="18"/>
                <w:szCs w:val="18"/>
              </w:rPr>
              <w:t>0</w:t>
            </w:r>
            <w:r w:rsidRPr="007D7F2C">
              <w:rPr>
                <w:rFonts w:hint="eastAsia"/>
                <w:sz w:val="18"/>
                <w:szCs w:val="18"/>
              </w:rPr>
              <w:t>则置为停用</w:t>
            </w:r>
          </w:p>
        </w:tc>
      </w:tr>
      <w:tr w:rsidR="00391B6E" w14:paraId="29E5175E" w14:textId="77777777" w:rsidTr="00BD70EC">
        <w:tc>
          <w:tcPr>
            <w:tcW w:w="709" w:type="dxa"/>
          </w:tcPr>
          <w:p w14:paraId="099671CE" w14:textId="04E648B8" w:rsidR="00391B6E" w:rsidRDefault="009C7381" w:rsidP="0084753B">
            <w:pPr>
              <w:pStyle w:val="-31"/>
              <w:spacing w:line="360" w:lineRule="auto"/>
              <w:ind w:firstLineChars="0" w:firstLine="0"/>
              <w:rPr>
                <w:rFonts w:ascii="宋体" w:hAnsi="宋体" w:cs="Arial"/>
                <w:sz w:val="21"/>
                <w:szCs w:val="21"/>
              </w:rPr>
            </w:pPr>
            <w:r>
              <w:rPr>
                <w:rFonts w:ascii="宋体" w:hAnsi="宋体" w:cs="Arial" w:hint="eastAsia"/>
                <w:sz w:val="21"/>
                <w:szCs w:val="21"/>
              </w:rPr>
              <w:t>4</w:t>
            </w:r>
          </w:p>
        </w:tc>
        <w:tc>
          <w:tcPr>
            <w:tcW w:w="1418" w:type="dxa"/>
          </w:tcPr>
          <w:p w14:paraId="6B989F76" w14:textId="77777777" w:rsidR="00391B6E" w:rsidRPr="007D7F2C" w:rsidRDefault="00391B6E" w:rsidP="0084753B">
            <w:pPr>
              <w:jc w:val="center"/>
              <w:rPr>
                <w:rFonts w:ascii="宋体" w:hAnsi="宋体"/>
                <w:sz w:val="21"/>
                <w:szCs w:val="21"/>
              </w:rPr>
            </w:pPr>
            <w:r w:rsidRPr="007D7F2C">
              <w:rPr>
                <w:rFonts w:ascii="宋体" w:hAnsi="宋体" w:hint="eastAsia"/>
                <w:sz w:val="21"/>
                <w:szCs w:val="21"/>
              </w:rPr>
              <w:t>激活交易</w:t>
            </w:r>
          </w:p>
        </w:tc>
        <w:tc>
          <w:tcPr>
            <w:tcW w:w="1134" w:type="dxa"/>
          </w:tcPr>
          <w:p w14:paraId="592A5179" w14:textId="77777777" w:rsidR="00391B6E" w:rsidRPr="007D7F2C" w:rsidRDefault="00391B6E" w:rsidP="0084753B">
            <w:pPr>
              <w:rPr>
                <w:sz w:val="21"/>
                <w:szCs w:val="21"/>
              </w:rPr>
            </w:pPr>
            <w:r w:rsidRPr="007D7F2C">
              <w:rPr>
                <w:rFonts w:hint="eastAsia"/>
                <w:sz w:val="21"/>
                <w:szCs w:val="21"/>
              </w:rPr>
              <w:t>正常</w:t>
            </w:r>
          </w:p>
        </w:tc>
        <w:tc>
          <w:tcPr>
            <w:tcW w:w="1134" w:type="dxa"/>
          </w:tcPr>
          <w:p w14:paraId="47848678" w14:textId="77777777" w:rsidR="00391B6E" w:rsidRPr="007D7F2C" w:rsidRDefault="00391B6E" w:rsidP="0084753B">
            <w:pPr>
              <w:rPr>
                <w:sz w:val="21"/>
                <w:szCs w:val="21"/>
              </w:rPr>
            </w:pPr>
            <w:r w:rsidRPr="007D7F2C">
              <w:rPr>
                <w:rFonts w:hint="eastAsia"/>
                <w:sz w:val="21"/>
                <w:szCs w:val="21"/>
              </w:rPr>
              <w:t>正常</w:t>
            </w:r>
          </w:p>
        </w:tc>
        <w:tc>
          <w:tcPr>
            <w:tcW w:w="850" w:type="dxa"/>
          </w:tcPr>
          <w:p w14:paraId="42277892" w14:textId="77777777" w:rsidR="00391B6E" w:rsidRPr="007D7F2C" w:rsidRDefault="00391B6E" w:rsidP="0084753B">
            <w:pPr>
              <w:rPr>
                <w:sz w:val="21"/>
                <w:szCs w:val="21"/>
              </w:rPr>
            </w:pPr>
            <w:r w:rsidRPr="007D7F2C">
              <w:rPr>
                <w:rFonts w:hint="eastAsia"/>
                <w:sz w:val="21"/>
                <w:szCs w:val="21"/>
              </w:rPr>
              <w:t>正常</w:t>
            </w:r>
          </w:p>
        </w:tc>
        <w:tc>
          <w:tcPr>
            <w:tcW w:w="3311" w:type="dxa"/>
          </w:tcPr>
          <w:p w14:paraId="7F493DBF" w14:textId="77777777" w:rsidR="00391B6E" w:rsidRPr="007D7F2C" w:rsidRDefault="00391B6E" w:rsidP="00FA7F5D">
            <w:pPr>
              <w:pStyle w:val="ad"/>
              <w:numPr>
                <w:ilvl w:val="0"/>
                <w:numId w:val="88"/>
              </w:numPr>
              <w:ind w:firstLineChars="0"/>
              <w:rPr>
                <w:sz w:val="18"/>
                <w:szCs w:val="18"/>
              </w:rPr>
            </w:pPr>
            <w:r w:rsidRPr="007D7F2C">
              <w:rPr>
                <w:rFonts w:hint="eastAsia"/>
                <w:sz w:val="18"/>
                <w:szCs w:val="18"/>
              </w:rPr>
              <w:t>科目激活，不同步激活相应的</w:t>
            </w:r>
            <w:proofErr w:type="gramStart"/>
            <w:r w:rsidRPr="007D7F2C">
              <w:rPr>
                <w:rFonts w:hint="eastAsia"/>
                <w:sz w:val="18"/>
                <w:szCs w:val="18"/>
              </w:rPr>
              <w:t>内部户控制表、内部户</w:t>
            </w:r>
            <w:proofErr w:type="gramEnd"/>
            <w:r w:rsidRPr="007D7F2C">
              <w:rPr>
                <w:rFonts w:hint="eastAsia"/>
                <w:sz w:val="18"/>
                <w:szCs w:val="18"/>
              </w:rPr>
              <w:t>记录；</w:t>
            </w:r>
          </w:p>
          <w:p w14:paraId="37D2B7E1" w14:textId="77777777" w:rsidR="00391B6E" w:rsidRPr="007D7F2C" w:rsidRDefault="00391B6E" w:rsidP="00FA7F5D">
            <w:pPr>
              <w:pStyle w:val="ad"/>
              <w:numPr>
                <w:ilvl w:val="0"/>
                <w:numId w:val="88"/>
              </w:numPr>
              <w:ind w:firstLineChars="0"/>
              <w:rPr>
                <w:sz w:val="18"/>
                <w:szCs w:val="18"/>
              </w:rPr>
            </w:pPr>
            <w:proofErr w:type="gramStart"/>
            <w:r w:rsidRPr="007D7F2C">
              <w:rPr>
                <w:rFonts w:hint="eastAsia"/>
                <w:sz w:val="18"/>
                <w:szCs w:val="18"/>
              </w:rPr>
              <w:t>内部户控制表</w:t>
            </w:r>
            <w:proofErr w:type="gramEnd"/>
            <w:r w:rsidRPr="007D7F2C">
              <w:rPr>
                <w:rFonts w:hint="eastAsia"/>
                <w:sz w:val="18"/>
                <w:szCs w:val="18"/>
              </w:rPr>
              <w:t>激活，不同步激活相应的</w:t>
            </w:r>
            <w:proofErr w:type="gramStart"/>
            <w:r w:rsidRPr="007D7F2C">
              <w:rPr>
                <w:rFonts w:hint="eastAsia"/>
                <w:sz w:val="18"/>
                <w:szCs w:val="18"/>
              </w:rPr>
              <w:t>内部户记录</w:t>
            </w:r>
            <w:proofErr w:type="gramEnd"/>
          </w:p>
        </w:tc>
      </w:tr>
      <w:tr w:rsidR="00391B6E" w14:paraId="65F6A42B" w14:textId="77777777" w:rsidTr="00BD70EC">
        <w:tc>
          <w:tcPr>
            <w:tcW w:w="709" w:type="dxa"/>
          </w:tcPr>
          <w:p w14:paraId="54BE48D0" w14:textId="11805B5E" w:rsidR="00391B6E" w:rsidRDefault="009C7381" w:rsidP="0084753B">
            <w:pPr>
              <w:pStyle w:val="-31"/>
              <w:spacing w:line="360" w:lineRule="auto"/>
              <w:ind w:firstLineChars="0" w:firstLine="0"/>
              <w:rPr>
                <w:rFonts w:ascii="宋体" w:hAnsi="宋体" w:cs="Arial"/>
                <w:sz w:val="21"/>
                <w:szCs w:val="21"/>
              </w:rPr>
            </w:pPr>
            <w:r>
              <w:rPr>
                <w:rFonts w:ascii="宋体" w:hAnsi="宋体" w:cs="Arial" w:hint="eastAsia"/>
                <w:sz w:val="21"/>
                <w:szCs w:val="21"/>
              </w:rPr>
              <w:t>5</w:t>
            </w:r>
          </w:p>
        </w:tc>
        <w:tc>
          <w:tcPr>
            <w:tcW w:w="1418" w:type="dxa"/>
          </w:tcPr>
          <w:p w14:paraId="22FC4156" w14:textId="77777777" w:rsidR="00391B6E" w:rsidRPr="007D7F2C" w:rsidRDefault="00391B6E" w:rsidP="0084753B">
            <w:pPr>
              <w:jc w:val="center"/>
              <w:rPr>
                <w:rFonts w:ascii="宋体" w:hAnsi="宋体"/>
                <w:szCs w:val="21"/>
              </w:rPr>
            </w:pPr>
            <w:r>
              <w:rPr>
                <w:rFonts w:ascii="宋体" w:hAnsi="宋体" w:hint="eastAsia"/>
                <w:sz w:val="21"/>
                <w:szCs w:val="21"/>
              </w:rPr>
              <w:t>销户交易</w:t>
            </w:r>
          </w:p>
        </w:tc>
        <w:tc>
          <w:tcPr>
            <w:tcW w:w="1134" w:type="dxa"/>
          </w:tcPr>
          <w:p w14:paraId="426337B0" w14:textId="77777777" w:rsidR="00391B6E" w:rsidRPr="007D7F2C" w:rsidRDefault="00391B6E" w:rsidP="0084753B">
            <w:pPr>
              <w:rPr>
                <w:szCs w:val="21"/>
              </w:rPr>
            </w:pPr>
            <w:r>
              <w:rPr>
                <w:rFonts w:hint="eastAsia"/>
                <w:szCs w:val="21"/>
              </w:rPr>
              <w:t>无</w:t>
            </w:r>
          </w:p>
        </w:tc>
        <w:tc>
          <w:tcPr>
            <w:tcW w:w="1134" w:type="dxa"/>
          </w:tcPr>
          <w:p w14:paraId="735C44A9" w14:textId="77777777" w:rsidR="00391B6E" w:rsidRPr="007D7F2C" w:rsidRDefault="00391B6E" w:rsidP="0084753B">
            <w:pPr>
              <w:rPr>
                <w:szCs w:val="21"/>
              </w:rPr>
            </w:pPr>
            <w:r>
              <w:rPr>
                <w:rFonts w:hint="eastAsia"/>
                <w:szCs w:val="21"/>
              </w:rPr>
              <w:t>无</w:t>
            </w:r>
          </w:p>
        </w:tc>
        <w:tc>
          <w:tcPr>
            <w:tcW w:w="850" w:type="dxa"/>
          </w:tcPr>
          <w:p w14:paraId="35C2EC8C" w14:textId="77777777" w:rsidR="00391B6E" w:rsidRPr="007D7F2C" w:rsidRDefault="00391B6E" w:rsidP="0084753B">
            <w:pPr>
              <w:rPr>
                <w:szCs w:val="21"/>
              </w:rPr>
            </w:pPr>
            <w:r>
              <w:rPr>
                <w:rFonts w:hint="eastAsia"/>
                <w:szCs w:val="21"/>
              </w:rPr>
              <w:t>注销</w:t>
            </w:r>
          </w:p>
        </w:tc>
        <w:tc>
          <w:tcPr>
            <w:tcW w:w="3311" w:type="dxa"/>
          </w:tcPr>
          <w:p w14:paraId="11F99918" w14:textId="77777777" w:rsidR="00391B6E" w:rsidRDefault="00391B6E" w:rsidP="00FA7F5D">
            <w:pPr>
              <w:pStyle w:val="ad"/>
              <w:numPr>
                <w:ilvl w:val="0"/>
                <w:numId w:val="90"/>
              </w:numPr>
              <w:ind w:firstLineChars="0"/>
              <w:rPr>
                <w:sz w:val="18"/>
                <w:szCs w:val="18"/>
              </w:rPr>
            </w:pPr>
            <w:proofErr w:type="gramStart"/>
            <w:r>
              <w:rPr>
                <w:rFonts w:hint="eastAsia"/>
                <w:sz w:val="18"/>
                <w:szCs w:val="18"/>
              </w:rPr>
              <w:t>内部户</w:t>
            </w:r>
            <w:proofErr w:type="gramEnd"/>
            <w:r>
              <w:rPr>
                <w:rFonts w:hint="eastAsia"/>
                <w:sz w:val="18"/>
                <w:szCs w:val="18"/>
              </w:rPr>
              <w:t>余额为</w:t>
            </w:r>
            <w:r>
              <w:rPr>
                <w:rFonts w:hint="eastAsia"/>
                <w:sz w:val="18"/>
                <w:szCs w:val="18"/>
              </w:rPr>
              <w:t>0</w:t>
            </w:r>
            <w:r>
              <w:rPr>
                <w:rFonts w:hint="eastAsia"/>
                <w:sz w:val="18"/>
                <w:szCs w:val="18"/>
              </w:rPr>
              <w:t>则直接注销；</w:t>
            </w:r>
          </w:p>
          <w:p w14:paraId="2F72E637" w14:textId="77777777" w:rsidR="00391B6E" w:rsidRPr="007D7F2C" w:rsidRDefault="00391B6E" w:rsidP="00FA7F5D">
            <w:pPr>
              <w:pStyle w:val="ad"/>
              <w:numPr>
                <w:ilvl w:val="0"/>
                <w:numId w:val="90"/>
              </w:numPr>
              <w:ind w:firstLineChars="0"/>
              <w:rPr>
                <w:sz w:val="18"/>
                <w:szCs w:val="18"/>
              </w:rPr>
            </w:pPr>
            <w:proofErr w:type="gramStart"/>
            <w:r>
              <w:rPr>
                <w:rFonts w:hint="eastAsia"/>
                <w:sz w:val="18"/>
                <w:szCs w:val="18"/>
              </w:rPr>
              <w:t>内部户</w:t>
            </w:r>
            <w:proofErr w:type="gramEnd"/>
            <w:r>
              <w:rPr>
                <w:rFonts w:hint="eastAsia"/>
                <w:sz w:val="18"/>
                <w:szCs w:val="18"/>
              </w:rPr>
              <w:t>余额不为</w:t>
            </w:r>
            <w:r>
              <w:rPr>
                <w:rFonts w:hint="eastAsia"/>
                <w:sz w:val="18"/>
                <w:szCs w:val="18"/>
              </w:rPr>
              <w:t>0</w:t>
            </w:r>
            <w:r>
              <w:rPr>
                <w:rFonts w:hint="eastAsia"/>
                <w:sz w:val="18"/>
                <w:szCs w:val="18"/>
              </w:rPr>
              <w:t>则拒绝销户；</w:t>
            </w:r>
          </w:p>
        </w:tc>
      </w:tr>
    </w:tbl>
    <w:p w14:paraId="4204FDCE" w14:textId="77777777" w:rsidR="00391B6E" w:rsidRPr="00391B6E" w:rsidRDefault="00391B6E" w:rsidP="00144D0A">
      <w:pPr>
        <w:pStyle w:val="-31"/>
        <w:spacing w:line="360" w:lineRule="auto"/>
        <w:ind w:firstLineChars="0" w:firstLine="0"/>
        <w:rPr>
          <w:rFonts w:ascii="宋体" w:hAnsi="宋体" w:cs="Arial"/>
          <w:sz w:val="21"/>
          <w:szCs w:val="21"/>
        </w:rPr>
      </w:pPr>
    </w:p>
    <w:p w14:paraId="5489AF29" w14:textId="77777777" w:rsidR="00144D0A" w:rsidRDefault="00144D0A" w:rsidP="00654B85">
      <w:pPr>
        <w:pStyle w:val="-31"/>
        <w:spacing w:line="360" w:lineRule="auto"/>
        <w:ind w:left="448" w:firstLineChars="0" w:firstLine="0"/>
        <w:rPr>
          <w:rFonts w:ascii="宋体" w:hAnsi="宋体" w:cs="Arial"/>
          <w:sz w:val="21"/>
          <w:szCs w:val="21"/>
        </w:rPr>
      </w:pPr>
    </w:p>
    <w:p w14:paraId="4111A43E" w14:textId="77777777" w:rsidR="005A6F26" w:rsidRPr="005A6F26" w:rsidRDefault="005A6F26" w:rsidP="00A5471B">
      <w:pPr>
        <w:pStyle w:val="-31"/>
        <w:spacing w:line="360" w:lineRule="auto"/>
        <w:ind w:left="448" w:firstLineChars="0" w:firstLine="0"/>
        <w:rPr>
          <w:rFonts w:ascii="宋体" w:hAnsi="宋体" w:cs="Arial"/>
          <w:sz w:val="21"/>
          <w:szCs w:val="21"/>
        </w:rPr>
      </w:pPr>
    </w:p>
    <w:p w14:paraId="5CD6AB06" w14:textId="77777777" w:rsidR="00A5471B" w:rsidRPr="00860D08" w:rsidRDefault="00A5471B" w:rsidP="00B87A41">
      <w:pPr>
        <w:pStyle w:val="30"/>
      </w:pPr>
      <w:bookmarkStart w:id="84" w:name="_Toc395257084"/>
      <w:bookmarkStart w:id="85" w:name="_Toc454875412"/>
      <w:r w:rsidRPr="00A5471B">
        <w:rPr>
          <w:rFonts w:hint="eastAsia"/>
        </w:rPr>
        <w:t>挂销账处理原则</w:t>
      </w:r>
      <w:bookmarkEnd w:id="84"/>
      <w:bookmarkEnd w:id="85"/>
    </w:p>
    <w:p w14:paraId="326BF07A" w14:textId="77777777" w:rsidR="00A5471B" w:rsidRPr="00A42CCB" w:rsidRDefault="00A5471B" w:rsidP="00A5471B">
      <w:pPr>
        <w:spacing w:line="360" w:lineRule="auto"/>
        <w:ind w:firstLine="420"/>
      </w:pPr>
      <w:r w:rsidRPr="00A42CCB">
        <w:rPr>
          <w:rFonts w:hint="eastAsia"/>
        </w:rPr>
        <w:t>在银行，有一些业务处理不能即时完成，就需要挂账到某类</w:t>
      </w:r>
      <w:proofErr w:type="gramStart"/>
      <w:r>
        <w:rPr>
          <w:rFonts w:hint="eastAsia"/>
        </w:rPr>
        <w:t>内部户</w:t>
      </w:r>
      <w:proofErr w:type="gramEnd"/>
      <w:r w:rsidRPr="00A42CCB">
        <w:rPr>
          <w:rFonts w:hint="eastAsia"/>
        </w:rPr>
        <w:t>上，然后按相关要求在规定时限内完成的，进行销账处理，将挂在</w:t>
      </w:r>
      <w:proofErr w:type="gramStart"/>
      <w:r>
        <w:rPr>
          <w:rFonts w:hint="eastAsia"/>
        </w:rPr>
        <w:t>内部户</w:t>
      </w:r>
      <w:proofErr w:type="gramEnd"/>
      <w:r w:rsidRPr="00A42CCB">
        <w:rPr>
          <w:rFonts w:hint="eastAsia"/>
        </w:rPr>
        <w:t>上的资金做平，以保证业务的完整性。挂销账是</w:t>
      </w:r>
      <w:proofErr w:type="gramStart"/>
      <w:r>
        <w:rPr>
          <w:rFonts w:hint="eastAsia"/>
        </w:rPr>
        <w:t>内部户</w:t>
      </w:r>
      <w:proofErr w:type="gramEnd"/>
      <w:r w:rsidRPr="00A42CCB">
        <w:rPr>
          <w:rFonts w:hint="eastAsia"/>
        </w:rPr>
        <w:t>基础上的挂销账，只要</w:t>
      </w:r>
      <w:proofErr w:type="gramStart"/>
      <w:r>
        <w:rPr>
          <w:rFonts w:hint="eastAsia"/>
        </w:rPr>
        <w:t>内部户</w:t>
      </w:r>
      <w:proofErr w:type="gramEnd"/>
      <w:r w:rsidRPr="00A42CCB">
        <w:rPr>
          <w:rFonts w:hint="eastAsia"/>
        </w:rPr>
        <w:t>属性设置了挂销账属性，通过该</w:t>
      </w:r>
      <w:proofErr w:type="gramStart"/>
      <w:r>
        <w:rPr>
          <w:rFonts w:hint="eastAsia"/>
        </w:rPr>
        <w:t>内部户</w:t>
      </w:r>
      <w:proofErr w:type="gramEnd"/>
      <w:r w:rsidRPr="00A42CCB">
        <w:rPr>
          <w:rFonts w:hint="eastAsia"/>
        </w:rPr>
        <w:t>发生的业务数据都会纳入挂销账机制。</w:t>
      </w:r>
    </w:p>
    <w:p w14:paraId="71F5565A"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挂销账业务规则</w:t>
      </w:r>
    </w:p>
    <w:p w14:paraId="6BFEB952"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先挂账后销账，销账必须以挂账为前提，有销必有挂，销账必须输入挂账编号，有针对性地销账。挂账时，系统根据</w:t>
      </w:r>
      <w:proofErr w:type="gramStart"/>
      <w:r w:rsidRPr="00601466">
        <w:rPr>
          <w:rFonts w:asciiTheme="minorEastAsia" w:eastAsiaTheme="minorEastAsia" w:hAnsiTheme="minorEastAsia" w:cs="Arial" w:hint="eastAsia"/>
        </w:rPr>
        <w:t>内部户</w:t>
      </w:r>
      <w:proofErr w:type="gramEnd"/>
      <w:r w:rsidRPr="00601466">
        <w:rPr>
          <w:rFonts w:asciiTheme="minorEastAsia" w:eastAsiaTheme="minorEastAsia" w:hAnsiTheme="minorEastAsia" w:cs="Arial" w:hint="eastAsia"/>
        </w:rPr>
        <w:t>的挂销账控制属性-挂销账记账方向，进行挂账处理，登记挂销账登记簿，对每一笔挂账，系统可事先设置预定到期期限，对规定期限内未核销的挂账，</w:t>
      </w:r>
      <w:r w:rsidR="00FB0542">
        <w:rPr>
          <w:rFonts w:asciiTheme="minorEastAsia" w:eastAsiaTheme="minorEastAsia" w:hAnsiTheme="minorEastAsia" w:cs="Arial" w:hint="eastAsia"/>
        </w:rPr>
        <w:t>机构关门</w:t>
      </w:r>
      <w:r w:rsidR="00126F9F">
        <w:rPr>
          <w:rFonts w:asciiTheme="minorEastAsia" w:eastAsiaTheme="minorEastAsia" w:hAnsiTheme="minorEastAsia" w:cs="Arial" w:hint="eastAsia"/>
        </w:rPr>
        <w:t>需检查</w:t>
      </w:r>
      <w:r w:rsidR="00FB0542">
        <w:rPr>
          <w:rFonts w:asciiTheme="minorEastAsia" w:eastAsiaTheme="minorEastAsia" w:hAnsiTheme="minorEastAsia" w:cs="Arial" w:hint="eastAsia"/>
        </w:rPr>
        <w:t>挂账到期未销</w:t>
      </w:r>
      <w:r w:rsidR="00265B27">
        <w:rPr>
          <w:rFonts w:asciiTheme="minorEastAsia" w:eastAsiaTheme="minorEastAsia" w:hAnsiTheme="minorEastAsia" w:cs="Arial" w:hint="eastAsia"/>
        </w:rPr>
        <w:t>情况</w:t>
      </w:r>
      <w:r w:rsidR="00E050AA">
        <w:rPr>
          <w:rFonts w:asciiTheme="minorEastAsia" w:eastAsiaTheme="minorEastAsia" w:hAnsiTheme="minorEastAsia" w:cs="Arial" w:hint="eastAsia"/>
        </w:rPr>
        <w:t>由主管</w:t>
      </w:r>
      <w:r w:rsidR="00FB0542">
        <w:rPr>
          <w:rFonts w:asciiTheme="minorEastAsia" w:eastAsiaTheme="minorEastAsia" w:hAnsiTheme="minorEastAsia" w:cs="Arial" w:hint="eastAsia"/>
        </w:rPr>
        <w:t>授权</w:t>
      </w:r>
      <w:r w:rsidR="00E050AA">
        <w:rPr>
          <w:rFonts w:asciiTheme="minorEastAsia" w:eastAsiaTheme="minorEastAsia" w:hAnsiTheme="minorEastAsia" w:cs="Arial" w:hint="eastAsia"/>
        </w:rPr>
        <w:t>方可关门</w:t>
      </w:r>
      <w:r w:rsidR="00FB0542">
        <w:rPr>
          <w:rFonts w:asciiTheme="minorEastAsia" w:eastAsiaTheme="minorEastAsia" w:hAnsiTheme="minorEastAsia" w:cs="Arial" w:hint="eastAsia"/>
        </w:rPr>
        <w:t>，日</w:t>
      </w:r>
      <w:proofErr w:type="gramStart"/>
      <w:r w:rsidR="00FB0542">
        <w:rPr>
          <w:rFonts w:asciiTheme="minorEastAsia" w:eastAsiaTheme="minorEastAsia" w:hAnsiTheme="minorEastAsia" w:cs="Arial" w:hint="eastAsia"/>
        </w:rPr>
        <w:t>终</w:t>
      </w:r>
      <w:r w:rsidRPr="00601466">
        <w:rPr>
          <w:rFonts w:asciiTheme="minorEastAsia" w:eastAsiaTheme="minorEastAsia" w:hAnsiTheme="minorEastAsia" w:cs="Arial" w:hint="eastAsia"/>
        </w:rPr>
        <w:t>系统</w:t>
      </w:r>
      <w:proofErr w:type="gramEnd"/>
      <w:r w:rsidRPr="00601466">
        <w:rPr>
          <w:rFonts w:asciiTheme="minorEastAsia" w:eastAsiaTheme="minorEastAsia" w:hAnsiTheme="minorEastAsia" w:cs="Arial" w:hint="eastAsia"/>
        </w:rPr>
        <w:t>将产生相应</w:t>
      </w:r>
      <w:r w:rsidR="00FB0542">
        <w:rPr>
          <w:rFonts w:asciiTheme="minorEastAsia" w:eastAsiaTheme="minorEastAsia" w:hAnsiTheme="minorEastAsia" w:cs="Arial" w:hint="eastAsia"/>
        </w:rPr>
        <w:t>挂账逾期</w:t>
      </w:r>
      <w:r w:rsidRPr="00601466">
        <w:rPr>
          <w:rFonts w:asciiTheme="minorEastAsia" w:eastAsiaTheme="minorEastAsia" w:hAnsiTheme="minorEastAsia" w:cs="Arial" w:hint="eastAsia"/>
        </w:rPr>
        <w:t>提示报表。销账时，系统根据</w:t>
      </w:r>
      <w:proofErr w:type="gramStart"/>
      <w:r w:rsidRPr="00601466">
        <w:rPr>
          <w:rFonts w:asciiTheme="minorEastAsia" w:eastAsiaTheme="minorEastAsia" w:hAnsiTheme="minorEastAsia" w:cs="Arial" w:hint="eastAsia"/>
        </w:rPr>
        <w:t>内部户</w:t>
      </w:r>
      <w:proofErr w:type="gramEnd"/>
      <w:r w:rsidRPr="00601466">
        <w:rPr>
          <w:rFonts w:asciiTheme="minorEastAsia" w:eastAsiaTheme="minorEastAsia" w:hAnsiTheme="minorEastAsia" w:cs="Arial" w:hint="eastAsia"/>
        </w:rPr>
        <w:t>的挂销账控制属性-挂销账记账方向，提示输入挂账编号进行销账处理，登记挂销账登记簿。</w:t>
      </w:r>
    </w:p>
    <w:p w14:paraId="26187E18" w14:textId="10CBDB21"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挂销账种类分“一挂一销”、“一挂多销”、“多挂一销”、“多挂多销”。对于“一销”销账方式，销账金额应该和所有挂账金额一致才允许销账。</w:t>
      </w:r>
      <w:r w:rsidR="004C0F72" w:rsidRPr="001751D0">
        <w:rPr>
          <w:rFonts w:asciiTheme="minorEastAsia" w:eastAsiaTheme="minorEastAsia" w:hAnsiTheme="minorEastAsia" w:cs="Arial" w:hint="eastAsia"/>
        </w:rPr>
        <w:t>对于“多挂”的挂账方式，如果挂账时输入挂账编号则该笔交易记在输入的挂账编号下并生成新的序号，如果不输入挂账编号，系统则自动生成新的一笔挂账编号；</w:t>
      </w:r>
      <w:r w:rsidRPr="00601466">
        <w:rPr>
          <w:rFonts w:asciiTheme="minorEastAsia" w:eastAsiaTheme="minorEastAsia" w:hAnsiTheme="minorEastAsia" w:cs="Arial" w:hint="eastAsia"/>
        </w:rPr>
        <w:t>系统自动为每一笔挂账在挂账编号下生成挂账序号，到期日期以最新一笔的挂账到期日作为该挂账编号的到期日。如果一旦发起了销账处理或者挂账编号逾期，也不允许再进行挂账，只能生成一个新的挂账编号挂账处理。销账完成后，相应的挂账记录状态改为“结清”。</w:t>
      </w:r>
    </w:p>
    <w:p w14:paraId="14AA2993"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日终批量时，系统会对设置了挂销账的</w:t>
      </w:r>
      <w:proofErr w:type="gramStart"/>
      <w:r w:rsidRPr="00601466">
        <w:rPr>
          <w:rFonts w:asciiTheme="minorEastAsia" w:eastAsiaTheme="minorEastAsia" w:hAnsiTheme="minorEastAsia" w:cs="Arial" w:hint="eastAsia"/>
        </w:rPr>
        <w:t>内部户进行账挂</w:t>
      </w:r>
      <w:proofErr w:type="gramEnd"/>
      <w:r w:rsidRPr="00601466">
        <w:rPr>
          <w:rFonts w:asciiTheme="minorEastAsia" w:eastAsiaTheme="minorEastAsia" w:hAnsiTheme="minorEastAsia" w:cs="Arial" w:hint="eastAsia"/>
        </w:rPr>
        <w:t>核对，检查挂账登记簿中的挂账余额是否与相应</w:t>
      </w:r>
      <w:proofErr w:type="gramStart"/>
      <w:r w:rsidRPr="00601466">
        <w:rPr>
          <w:rFonts w:asciiTheme="minorEastAsia" w:eastAsiaTheme="minorEastAsia" w:hAnsiTheme="minorEastAsia" w:cs="Arial" w:hint="eastAsia"/>
        </w:rPr>
        <w:t>内部户</w:t>
      </w:r>
      <w:proofErr w:type="gramEnd"/>
      <w:r w:rsidRPr="00601466">
        <w:rPr>
          <w:rFonts w:asciiTheme="minorEastAsia" w:eastAsiaTheme="minorEastAsia" w:hAnsiTheme="minorEastAsia" w:cs="Arial" w:hint="eastAsia"/>
        </w:rPr>
        <w:t>余额一致。检查挂销账总表金额、余额，与挂账明</w:t>
      </w:r>
      <w:r w:rsidRPr="00601466">
        <w:rPr>
          <w:rFonts w:asciiTheme="minorEastAsia" w:eastAsiaTheme="minorEastAsia" w:hAnsiTheme="minorEastAsia" w:cs="Arial" w:hint="eastAsia"/>
        </w:rPr>
        <w:lastRenderedPageBreak/>
        <w:t>细、销账明细的核对检查。</w:t>
      </w:r>
    </w:p>
    <w:p w14:paraId="5F09B17C"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同级机构间不允许跨机构销账，上级机构可以为辖属机构销账。</w:t>
      </w:r>
    </w:p>
    <w:p w14:paraId="11EACE06"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核心系统各业务子系统的挂销账，由业务子系统发起挂销账的业务处理，例如现金长短款的挂销账，由现金管理模块发起。会计信息子系统的挂销账管理只需要负责挂销账的控制设置包括挂销账</w:t>
      </w:r>
      <w:proofErr w:type="gramStart"/>
      <w:r w:rsidRPr="00601466">
        <w:rPr>
          <w:rFonts w:asciiTheme="minorEastAsia" w:eastAsiaTheme="minorEastAsia" w:hAnsiTheme="minorEastAsia" w:cs="Arial" w:hint="eastAsia"/>
        </w:rPr>
        <w:t>内部户</w:t>
      </w:r>
      <w:proofErr w:type="gramEnd"/>
      <w:r w:rsidRPr="00601466">
        <w:rPr>
          <w:rFonts w:asciiTheme="minorEastAsia" w:eastAsiaTheme="minorEastAsia" w:hAnsiTheme="minorEastAsia" w:cs="Arial" w:hint="eastAsia"/>
        </w:rPr>
        <w:t>的设置、期限的控制等，以及挂销账明细的登记和查询、</w:t>
      </w:r>
      <w:r w:rsidR="00265B27">
        <w:rPr>
          <w:rFonts w:asciiTheme="minorEastAsia" w:eastAsiaTheme="minorEastAsia" w:hAnsiTheme="minorEastAsia" w:cs="Arial" w:hint="eastAsia"/>
        </w:rPr>
        <w:t>机构关门的挂账到期情况检查、</w:t>
      </w:r>
      <w:r w:rsidRPr="00601466">
        <w:rPr>
          <w:rFonts w:asciiTheme="minorEastAsia" w:eastAsiaTheme="minorEastAsia" w:hAnsiTheme="minorEastAsia" w:cs="Arial" w:hint="eastAsia"/>
        </w:rPr>
        <w:t>到期的报表提示。</w:t>
      </w:r>
    </w:p>
    <w:p w14:paraId="77EE65D6"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系统提供通过手工综合记账系统进行手工挂销账处理，并同步登记更新挂销账登记簿。</w:t>
      </w:r>
    </w:p>
    <w:p w14:paraId="0FC5C2A6"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销账需要各相关系统在有关交易画面输入挂账编号触发核心系统进行销账处理。核心系统根据挂账编号进行销账的处理，处理成功后会计系统产生销账通知单，包含挂账编号、销账序号、销账金额、销账到期日的信息。</w:t>
      </w:r>
    </w:p>
    <w:p w14:paraId="30C9102E" w14:textId="77777777"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挂账和销账均支持冲正处理。涉及到挂销账的</w:t>
      </w:r>
      <w:proofErr w:type="gramStart"/>
      <w:r w:rsidRPr="00601466">
        <w:rPr>
          <w:rFonts w:asciiTheme="minorEastAsia" w:eastAsiaTheme="minorEastAsia" w:hAnsiTheme="minorEastAsia" w:cs="Arial" w:hint="eastAsia"/>
        </w:rPr>
        <w:t>内部户</w:t>
      </w:r>
      <w:proofErr w:type="gramEnd"/>
      <w:r w:rsidRPr="00601466">
        <w:rPr>
          <w:rFonts w:asciiTheme="minorEastAsia" w:eastAsiaTheme="minorEastAsia" w:hAnsiTheme="minorEastAsia" w:cs="Arial" w:hint="eastAsia"/>
        </w:rPr>
        <w:t>的冲正处理，由系统自动从原会计流水的日志中得到原挂账编号和销账序号，分别针对挂账冲正和销账冲正进行相应的处理。</w:t>
      </w:r>
    </w:p>
    <w:p w14:paraId="2C7E7F31" w14:textId="4787EE2C" w:rsidR="00A5471B" w:rsidRPr="00601466" w:rsidRDefault="00A5471B" w:rsidP="00FA7F5D">
      <w:pPr>
        <w:numPr>
          <w:ilvl w:val="0"/>
          <w:numId w:val="70"/>
        </w:numPr>
        <w:spacing w:line="360" w:lineRule="auto"/>
        <w:rPr>
          <w:rFonts w:asciiTheme="minorEastAsia" w:eastAsiaTheme="minorEastAsia" w:hAnsiTheme="minorEastAsia" w:cs="Arial"/>
        </w:rPr>
      </w:pPr>
      <w:r w:rsidRPr="00601466">
        <w:rPr>
          <w:rFonts w:asciiTheme="minorEastAsia" w:eastAsiaTheme="minorEastAsia" w:hAnsiTheme="minorEastAsia" w:cs="Arial" w:hint="eastAsia"/>
        </w:rPr>
        <w:t>季末提供</w:t>
      </w:r>
      <w:r w:rsidRPr="00601466">
        <w:rPr>
          <w:rFonts w:asciiTheme="minorEastAsia" w:eastAsiaTheme="minorEastAsia" w:hAnsiTheme="minorEastAsia" w:hint="eastAsia"/>
        </w:rPr>
        <w:t>找零长短款自动销账处理，系统自动将找零长短款挂账金额结转至其他收入</w:t>
      </w:r>
      <w:r w:rsidRPr="00601466">
        <w:rPr>
          <w:rFonts w:asciiTheme="minorEastAsia" w:eastAsiaTheme="minorEastAsia" w:hAnsiTheme="minorEastAsia"/>
        </w:rPr>
        <w:t>/</w:t>
      </w:r>
      <w:r w:rsidRPr="00601466">
        <w:rPr>
          <w:rFonts w:asciiTheme="minorEastAsia" w:eastAsiaTheme="minorEastAsia" w:hAnsiTheme="minorEastAsia" w:hint="eastAsia"/>
        </w:rPr>
        <w:t>其他支出。找零长短款挂销账科目可在[各应用挂</w:t>
      </w:r>
      <w:r w:rsidR="00F57031">
        <w:rPr>
          <w:rFonts w:asciiTheme="minorEastAsia" w:eastAsiaTheme="minorEastAsia" w:hAnsiTheme="minorEastAsia" w:hint="eastAsia"/>
        </w:rPr>
        <w:t>账</w:t>
      </w:r>
      <w:r w:rsidRPr="00601466">
        <w:rPr>
          <w:rFonts w:asciiTheme="minorEastAsia" w:eastAsiaTheme="minorEastAsia" w:hAnsiTheme="minorEastAsia" w:hint="eastAsia"/>
        </w:rPr>
        <w:t>科目参数]设置。</w:t>
      </w:r>
    </w:p>
    <w:p w14:paraId="0BE24369"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挂销账冲账原则</w:t>
      </w:r>
    </w:p>
    <w:p w14:paraId="0240C700" w14:textId="77777777" w:rsidR="00A5471B" w:rsidRPr="00EB7455" w:rsidRDefault="00A5471B" w:rsidP="00C80BFB">
      <w:pPr>
        <w:numPr>
          <w:ilvl w:val="0"/>
          <w:numId w:val="27"/>
        </w:numPr>
        <w:spacing w:line="360" w:lineRule="auto"/>
        <w:ind w:left="426" w:firstLine="0"/>
        <w:rPr>
          <w:rFonts w:ascii="宋体" w:hAnsi="宋体"/>
        </w:rPr>
      </w:pPr>
      <w:r w:rsidRPr="00EB7455">
        <w:rPr>
          <w:rFonts w:ascii="宋体" w:hAnsi="宋体" w:hint="eastAsia"/>
        </w:rPr>
        <w:t>挂账的冲账规则</w:t>
      </w:r>
    </w:p>
    <w:p w14:paraId="0A1EF2CA" w14:textId="77777777" w:rsidR="00A5471B" w:rsidRPr="00EB7455" w:rsidRDefault="00A5471B" w:rsidP="00C80BFB">
      <w:pPr>
        <w:numPr>
          <w:ilvl w:val="0"/>
          <w:numId w:val="28"/>
        </w:numPr>
        <w:spacing w:line="360" w:lineRule="auto"/>
        <w:rPr>
          <w:rFonts w:ascii="宋体" w:hAnsi="宋体"/>
        </w:rPr>
      </w:pPr>
      <w:r w:rsidRPr="00EB7455">
        <w:rPr>
          <w:rFonts w:ascii="宋体" w:hAnsi="宋体" w:hint="eastAsia"/>
        </w:rPr>
        <w:t>已冲销的挂账记录，</w:t>
      </w:r>
      <w:r w:rsidRPr="008F31DB">
        <w:rPr>
          <w:rFonts w:ascii="宋体" w:hAnsi="宋体" w:hint="eastAsia"/>
        </w:rPr>
        <w:t>或者该挂账编号下挂账余额小于冲</w:t>
      </w:r>
      <w:r>
        <w:rPr>
          <w:rFonts w:ascii="宋体" w:hAnsi="宋体" w:hint="eastAsia"/>
        </w:rPr>
        <w:t>账</w:t>
      </w:r>
      <w:r w:rsidRPr="008F31DB">
        <w:rPr>
          <w:rFonts w:ascii="宋体" w:hAnsi="宋体" w:hint="eastAsia"/>
        </w:rPr>
        <w:t>金额，</w:t>
      </w:r>
      <w:r w:rsidRPr="00EB7455">
        <w:rPr>
          <w:rFonts w:ascii="宋体" w:hAnsi="宋体" w:hint="eastAsia"/>
        </w:rPr>
        <w:t>不能进行挂账的冲正处理。</w:t>
      </w:r>
    </w:p>
    <w:p w14:paraId="6054F42B" w14:textId="77777777" w:rsidR="00A5471B" w:rsidRPr="00EB7455" w:rsidRDefault="00A5471B" w:rsidP="00C80BFB">
      <w:pPr>
        <w:numPr>
          <w:ilvl w:val="0"/>
          <w:numId w:val="28"/>
        </w:numPr>
        <w:spacing w:line="360" w:lineRule="auto"/>
        <w:rPr>
          <w:rFonts w:ascii="宋体" w:hAnsi="宋体"/>
        </w:rPr>
      </w:pPr>
      <w:r w:rsidRPr="00EB7455">
        <w:rPr>
          <w:rFonts w:ascii="宋体" w:hAnsi="宋体" w:hint="eastAsia"/>
        </w:rPr>
        <w:t>如果挂账金额不等于冲账金额，不能进行挂账的冲正。</w:t>
      </w:r>
    </w:p>
    <w:p w14:paraId="3627FCB7" w14:textId="77777777" w:rsidR="00A5471B" w:rsidRPr="00EB7455" w:rsidRDefault="00A5471B" w:rsidP="00C80BFB">
      <w:pPr>
        <w:numPr>
          <w:ilvl w:val="0"/>
          <w:numId w:val="28"/>
        </w:numPr>
        <w:spacing w:line="360" w:lineRule="auto"/>
        <w:rPr>
          <w:rFonts w:ascii="宋体" w:hAnsi="宋体"/>
        </w:rPr>
      </w:pPr>
      <w:r w:rsidRPr="00EB7455">
        <w:rPr>
          <w:rFonts w:ascii="宋体" w:hAnsi="宋体" w:hint="eastAsia"/>
        </w:rPr>
        <w:t>挂账的冲正处理成功，需要将挂账明细状态置为“已冲销”。</w:t>
      </w:r>
    </w:p>
    <w:p w14:paraId="3716C0A3" w14:textId="77777777" w:rsidR="00A5471B" w:rsidRPr="00EB7455" w:rsidRDefault="00A5471B" w:rsidP="00C80BFB">
      <w:pPr>
        <w:numPr>
          <w:ilvl w:val="0"/>
          <w:numId w:val="28"/>
        </w:numPr>
        <w:spacing w:line="360" w:lineRule="auto"/>
        <w:rPr>
          <w:rFonts w:ascii="宋体" w:hAnsi="宋体"/>
        </w:rPr>
      </w:pPr>
      <w:r w:rsidRPr="00EB7455">
        <w:rPr>
          <w:rFonts w:ascii="宋体" w:hAnsi="宋体" w:hint="eastAsia"/>
        </w:rPr>
        <w:t>挂账冲正后，挂销账记录的</w:t>
      </w:r>
      <w:proofErr w:type="gramStart"/>
      <w:r w:rsidRPr="00EB7455">
        <w:rPr>
          <w:rFonts w:ascii="宋体" w:hAnsi="宋体" w:hint="eastAsia"/>
        </w:rPr>
        <w:t>挂账总</w:t>
      </w:r>
      <w:proofErr w:type="gramEnd"/>
      <w:r w:rsidRPr="00EB7455">
        <w:rPr>
          <w:rFonts w:ascii="宋体" w:hAnsi="宋体" w:hint="eastAsia"/>
        </w:rPr>
        <w:t>金额需要扣减</w:t>
      </w:r>
      <w:r>
        <w:rPr>
          <w:rFonts w:ascii="宋体" w:hAnsi="宋体" w:hint="eastAsia"/>
        </w:rPr>
        <w:t>挂账</w:t>
      </w:r>
      <w:r w:rsidRPr="00EB7455">
        <w:rPr>
          <w:rFonts w:ascii="宋体" w:hAnsi="宋体" w:hint="eastAsia"/>
        </w:rPr>
        <w:t>冲账金额</w:t>
      </w:r>
      <w:r>
        <w:rPr>
          <w:rFonts w:ascii="宋体" w:hAnsi="宋体" w:hint="eastAsia"/>
        </w:rPr>
        <w:t>，重新计算挂账余额信息</w:t>
      </w:r>
      <w:r w:rsidRPr="00EB7455">
        <w:rPr>
          <w:rFonts w:ascii="宋体" w:hAnsi="宋体" w:hint="eastAsia"/>
        </w:rPr>
        <w:t>。如果</w:t>
      </w:r>
      <w:proofErr w:type="gramStart"/>
      <w:r w:rsidRPr="00EB7455">
        <w:rPr>
          <w:rFonts w:ascii="宋体" w:hAnsi="宋体" w:hint="eastAsia"/>
        </w:rPr>
        <w:t>挂账总</w:t>
      </w:r>
      <w:proofErr w:type="gramEnd"/>
      <w:r w:rsidRPr="00EB7455">
        <w:rPr>
          <w:rFonts w:ascii="宋体" w:hAnsi="宋体" w:hint="eastAsia"/>
        </w:rPr>
        <w:t>金额不为0但挂账余额为零，挂销账记录状态置为“全部核销”；如果</w:t>
      </w:r>
      <w:proofErr w:type="gramStart"/>
      <w:r w:rsidRPr="00EB7455">
        <w:rPr>
          <w:rFonts w:ascii="宋体" w:hAnsi="宋体" w:hint="eastAsia"/>
        </w:rPr>
        <w:t>挂账总</w:t>
      </w:r>
      <w:proofErr w:type="gramEnd"/>
      <w:r w:rsidRPr="00EB7455">
        <w:rPr>
          <w:rFonts w:ascii="宋体" w:hAnsi="宋体" w:hint="eastAsia"/>
        </w:rPr>
        <w:t>金额为0则将挂销账记录状态置为“已冲销”。</w:t>
      </w:r>
    </w:p>
    <w:p w14:paraId="7EE903FA" w14:textId="77777777" w:rsidR="00A5471B" w:rsidRPr="008F31DB" w:rsidRDefault="00A5471B" w:rsidP="00A5471B">
      <w:pPr>
        <w:spacing w:line="360" w:lineRule="auto"/>
        <w:ind w:left="1243"/>
        <w:rPr>
          <w:rFonts w:ascii="宋体" w:hAnsi="宋体"/>
        </w:rPr>
      </w:pPr>
      <w:r w:rsidRPr="008F31DB">
        <w:rPr>
          <w:rFonts w:ascii="宋体" w:hAnsi="宋体" w:hint="eastAsia"/>
        </w:rPr>
        <w:lastRenderedPageBreak/>
        <w:t>例子</w:t>
      </w:r>
      <w:r w:rsidRPr="008F31DB">
        <w:rPr>
          <w:rFonts w:ascii="宋体" w:hAnsi="宋体"/>
        </w:rPr>
        <w:t>1</w:t>
      </w:r>
      <w:r w:rsidRPr="008F31DB">
        <w:rPr>
          <w:rFonts w:ascii="宋体" w:hAnsi="宋体" w:hint="eastAsia"/>
        </w:rPr>
        <w:t>：挂账冲正。</w:t>
      </w:r>
    </w:p>
    <w:p w14:paraId="4C4A9B0F" w14:textId="57C803EA" w:rsidR="00A5471B" w:rsidRPr="008F31DB" w:rsidRDefault="00A5471B" w:rsidP="00A5471B">
      <w:pPr>
        <w:spacing w:line="360" w:lineRule="auto"/>
        <w:ind w:left="1243"/>
        <w:rPr>
          <w:rFonts w:ascii="宋体" w:hAnsi="宋体"/>
        </w:rPr>
      </w:pPr>
      <w:r w:rsidRPr="008F31DB">
        <w:rPr>
          <w:rFonts w:ascii="宋体" w:hAnsi="宋体" w:hint="eastAsia"/>
        </w:rPr>
        <w:t>以下有两笔挂账记录，编号</w:t>
      </w:r>
      <w:r w:rsidRPr="008F31DB">
        <w:rPr>
          <w:rFonts w:ascii="宋体" w:hAnsi="宋体"/>
        </w:rPr>
        <w:t>0001的挂账金额为100，没有</w:t>
      </w:r>
      <w:r w:rsidRPr="008F31DB">
        <w:rPr>
          <w:rFonts w:ascii="宋体" w:hAnsi="宋体" w:hint="eastAsia"/>
        </w:rPr>
        <w:t>发生过销账的记录，因此挂账金额与挂账余额均为</w:t>
      </w:r>
      <w:r w:rsidRPr="008F31DB">
        <w:rPr>
          <w:rFonts w:ascii="宋体" w:hAnsi="宋体"/>
        </w:rPr>
        <w:t>100，状态为“正常”；编号0002的挂账金额</w:t>
      </w:r>
      <w:r w:rsidRPr="008F31DB">
        <w:rPr>
          <w:rFonts w:ascii="宋体" w:hAnsi="宋体" w:hint="eastAsia"/>
        </w:rPr>
        <w:t>为三笔挂账明细汇总金额</w:t>
      </w:r>
      <w:r w:rsidRPr="008F31DB">
        <w:rPr>
          <w:rFonts w:ascii="宋体" w:hAnsi="宋体"/>
        </w:rPr>
        <w:t>100，</w:t>
      </w:r>
      <w:r w:rsidRPr="008F31DB">
        <w:rPr>
          <w:rFonts w:ascii="宋体" w:hAnsi="宋体" w:hint="eastAsia"/>
        </w:rPr>
        <w:t>已销账</w:t>
      </w:r>
      <w:r w:rsidR="00CB4202">
        <w:rPr>
          <w:rFonts w:ascii="宋体" w:hAnsi="宋体"/>
        </w:rPr>
        <w:t>7</w:t>
      </w:r>
      <w:r w:rsidR="00CB4202" w:rsidRPr="008F31DB">
        <w:rPr>
          <w:rFonts w:ascii="宋体" w:hAnsi="宋体"/>
        </w:rPr>
        <w:t>0</w:t>
      </w:r>
      <w:r w:rsidRPr="008F31DB">
        <w:rPr>
          <w:rFonts w:ascii="宋体" w:hAnsi="宋体"/>
        </w:rPr>
        <w:t>，</w:t>
      </w:r>
      <w:r w:rsidRPr="008F31DB">
        <w:rPr>
          <w:rFonts w:ascii="宋体" w:hAnsi="宋体" w:hint="eastAsia"/>
        </w:rPr>
        <w:t>所以挂账余额为</w:t>
      </w:r>
      <w:r w:rsidR="00CB4202">
        <w:rPr>
          <w:rFonts w:ascii="宋体" w:hAnsi="宋体"/>
        </w:rPr>
        <w:t>3</w:t>
      </w:r>
      <w:r w:rsidR="00CB4202" w:rsidRPr="008F31DB">
        <w:rPr>
          <w:rFonts w:ascii="宋体" w:hAnsi="宋体"/>
        </w:rPr>
        <w:t>0</w:t>
      </w:r>
      <w:r w:rsidRPr="008F31DB">
        <w:rPr>
          <w:rFonts w:ascii="宋体" w:hAnsi="宋体"/>
        </w:rPr>
        <w:t>，状态为“部分销账”</w:t>
      </w:r>
      <w:r w:rsidRPr="008F31DB">
        <w:rPr>
          <w:rFonts w:ascii="宋体" w:hAnsi="宋体" w:hint="eastAsia"/>
        </w:rPr>
        <w:t>。</w:t>
      </w:r>
    </w:p>
    <w:tbl>
      <w:tblPr>
        <w:tblW w:w="5621" w:type="dxa"/>
        <w:tblInd w:w="1291" w:type="dxa"/>
        <w:tblLook w:val="04A0" w:firstRow="1" w:lastRow="0" w:firstColumn="1" w:lastColumn="0" w:noHBand="0" w:noVBand="1"/>
      </w:tblPr>
      <w:tblGrid>
        <w:gridCol w:w="1364"/>
        <w:gridCol w:w="1422"/>
        <w:gridCol w:w="1418"/>
        <w:gridCol w:w="1417"/>
      </w:tblGrid>
      <w:tr w:rsidR="00A5471B" w:rsidRPr="00157F46" w14:paraId="4F91566E" w14:textId="77777777" w:rsidTr="00F21884">
        <w:trPr>
          <w:trHeight w:val="270"/>
        </w:trPr>
        <w:tc>
          <w:tcPr>
            <w:tcW w:w="5621" w:type="dxa"/>
            <w:gridSpan w:val="4"/>
            <w:tcBorders>
              <w:top w:val="single" w:sz="4" w:space="0" w:color="auto"/>
              <w:left w:val="single" w:sz="4" w:space="0" w:color="auto"/>
              <w:right w:val="single" w:sz="4" w:space="0" w:color="000000"/>
            </w:tcBorders>
            <w:shd w:val="clear" w:color="000000" w:fill="A5A5A5"/>
            <w:noWrap/>
            <w:vAlign w:val="center"/>
            <w:hideMark/>
          </w:tcPr>
          <w:p w14:paraId="652B776C" w14:textId="77777777" w:rsidR="00A5471B" w:rsidRPr="00157F46" w:rsidRDefault="00A5471B" w:rsidP="00F21884">
            <w:pPr>
              <w:widowControl/>
              <w:jc w:val="center"/>
              <w:rPr>
                <w:rFonts w:ascii="宋体" w:hAnsi="宋体" w:cs="宋体"/>
                <w:color w:val="000000"/>
                <w:kern w:val="0"/>
                <w:sz w:val="22"/>
              </w:rPr>
            </w:pPr>
            <w:r w:rsidRPr="00157F46">
              <w:rPr>
                <w:rFonts w:ascii="宋体" w:hAnsi="宋体" w:cs="宋体" w:hint="eastAsia"/>
                <w:color w:val="000000"/>
                <w:kern w:val="0"/>
                <w:sz w:val="22"/>
              </w:rPr>
              <w:t>挂账明细</w:t>
            </w:r>
          </w:p>
        </w:tc>
      </w:tr>
      <w:tr w:rsidR="00A5471B" w:rsidRPr="00157F46" w14:paraId="169DF6AD"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D9D9D9"/>
            <w:noWrap/>
            <w:vAlign w:val="center"/>
            <w:hideMark/>
          </w:tcPr>
          <w:p w14:paraId="15AD9EE4"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挂账编号</w:t>
            </w:r>
          </w:p>
        </w:tc>
        <w:tc>
          <w:tcPr>
            <w:tcW w:w="1422" w:type="dxa"/>
            <w:tcBorders>
              <w:top w:val="nil"/>
              <w:left w:val="nil"/>
              <w:bottom w:val="single" w:sz="4" w:space="0" w:color="auto"/>
              <w:right w:val="single" w:sz="4" w:space="0" w:color="auto"/>
            </w:tcBorders>
            <w:shd w:val="clear" w:color="auto" w:fill="D9D9D9"/>
            <w:noWrap/>
            <w:vAlign w:val="center"/>
            <w:hideMark/>
          </w:tcPr>
          <w:p w14:paraId="40B55E01"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挂账</w:t>
            </w:r>
            <w:r w:rsidRPr="00157F46">
              <w:rPr>
                <w:rFonts w:ascii="宋体" w:hAnsi="宋体" w:cs="宋体" w:hint="eastAsia"/>
                <w:color w:val="000000"/>
                <w:kern w:val="0"/>
                <w:sz w:val="22"/>
              </w:rPr>
              <w:t>序号</w:t>
            </w:r>
          </w:p>
        </w:tc>
        <w:tc>
          <w:tcPr>
            <w:tcW w:w="1418" w:type="dxa"/>
            <w:tcBorders>
              <w:top w:val="nil"/>
              <w:left w:val="nil"/>
              <w:bottom w:val="single" w:sz="4" w:space="0" w:color="auto"/>
              <w:right w:val="single" w:sz="4" w:space="0" w:color="auto"/>
            </w:tcBorders>
            <w:shd w:val="clear" w:color="auto" w:fill="D9D9D9"/>
            <w:noWrap/>
            <w:vAlign w:val="center"/>
            <w:hideMark/>
          </w:tcPr>
          <w:p w14:paraId="08E429A7"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挂账金额</w:t>
            </w:r>
          </w:p>
        </w:tc>
        <w:tc>
          <w:tcPr>
            <w:tcW w:w="1417" w:type="dxa"/>
            <w:tcBorders>
              <w:top w:val="nil"/>
              <w:left w:val="nil"/>
              <w:bottom w:val="single" w:sz="4" w:space="0" w:color="auto"/>
              <w:right w:val="single" w:sz="4" w:space="0" w:color="auto"/>
            </w:tcBorders>
            <w:shd w:val="clear" w:color="auto" w:fill="D9D9D9"/>
            <w:noWrap/>
            <w:vAlign w:val="center"/>
            <w:hideMark/>
          </w:tcPr>
          <w:p w14:paraId="341EA49D"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状态</w:t>
            </w:r>
          </w:p>
        </w:tc>
      </w:tr>
      <w:tr w:rsidR="00A5471B" w:rsidRPr="00157F46" w14:paraId="67426E22"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450D03F1"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0001</w:t>
            </w:r>
          </w:p>
        </w:tc>
        <w:tc>
          <w:tcPr>
            <w:tcW w:w="1422" w:type="dxa"/>
            <w:tcBorders>
              <w:top w:val="nil"/>
              <w:left w:val="nil"/>
              <w:bottom w:val="single" w:sz="4" w:space="0" w:color="auto"/>
              <w:right w:val="single" w:sz="4" w:space="0" w:color="auto"/>
            </w:tcBorders>
            <w:shd w:val="clear" w:color="auto" w:fill="auto"/>
            <w:noWrap/>
            <w:vAlign w:val="center"/>
            <w:hideMark/>
          </w:tcPr>
          <w:p w14:paraId="1F5D1E21"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525988D7" w14:textId="77777777" w:rsidR="00A5471B" w:rsidRPr="00157F46" w:rsidRDefault="00A5471B" w:rsidP="00F21884">
            <w:pPr>
              <w:widowControl/>
              <w:jc w:val="right"/>
              <w:rPr>
                <w:rFonts w:ascii="宋体" w:hAnsi="宋体" w:cs="宋体"/>
                <w:color w:val="000000"/>
                <w:kern w:val="0"/>
                <w:sz w:val="22"/>
              </w:rPr>
            </w:pPr>
            <w:r w:rsidRPr="00157F46">
              <w:rPr>
                <w:rFonts w:ascii="宋体" w:hAnsi="宋体" w:cs="宋体" w:hint="eastAsia"/>
                <w:color w:val="000000"/>
                <w:kern w:val="0"/>
                <w:sz w:val="22"/>
              </w:rPr>
              <w:t>100</w:t>
            </w:r>
          </w:p>
        </w:tc>
        <w:tc>
          <w:tcPr>
            <w:tcW w:w="1417" w:type="dxa"/>
            <w:tcBorders>
              <w:top w:val="nil"/>
              <w:left w:val="nil"/>
              <w:bottom w:val="single" w:sz="4" w:space="0" w:color="auto"/>
              <w:right w:val="single" w:sz="4" w:space="0" w:color="auto"/>
            </w:tcBorders>
            <w:shd w:val="clear" w:color="auto" w:fill="auto"/>
            <w:noWrap/>
            <w:vAlign w:val="center"/>
            <w:hideMark/>
          </w:tcPr>
          <w:p w14:paraId="4FE38A6E"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正常</w:t>
            </w:r>
          </w:p>
        </w:tc>
      </w:tr>
      <w:tr w:rsidR="00A5471B" w:rsidRPr="00157F46" w14:paraId="44ADB302"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7A87F5D3"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4CEE99EF"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78945072"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417" w:type="dxa"/>
            <w:tcBorders>
              <w:top w:val="nil"/>
              <w:left w:val="nil"/>
              <w:bottom w:val="single" w:sz="4" w:space="0" w:color="auto"/>
              <w:right w:val="single" w:sz="4" w:space="0" w:color="auto"/>
            </w:tcBorders>
            <w:shd w:val="clear" w:color="auto" w:fill="auto"/>
            <w:noWrap/>
            <w:hideMark/>
          </w:tcPr>
          <w:p w14:paraId="6CDF1175" w14:textId="77777777" w:rsidR="00A5471B" w:rsidRDefault="00A5471B" w:rsidP="00F21884">
            <w:r w:rsidRPr="002873AA">
              <w:rPr>
                <w:rFonts w:ascii="宋体" w:hAnsi="宋体" w:cs="宋体" w:hint="eastAsia"/>
                <w:color w:val="000000"/>
                <w:kern w:val="0"/>
                <w:sz w:val="22"/>
              </w:rPr>
              <w:t>正常</w:t>
            </w:r>
          </w:p>
        </w:tc>
      </w:tr>
      <w:tr w:rsidR="00A5471B" w:rsidRPr="00157F46" w14:paraId="51E3884F"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56B93728"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1A85D4CC"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1B4152BB" w14:textId="77777777" w:rsidR="00A5471B"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417" w:type="dxa"/>
            <w:tcBorders>
              <w:top w:val="nil"/>
              <w:left w:val="nil"/>
              <w:bottom w:val="single" w:sz="4" w:space="0" w:color="auto"/>
              <w:right w:val="single" w:sz="4" w:space="0" w:color="auto"/>
            </w:tcBorders>
            <w:shd w:val="clear" w:color="auto" w:fill="auto"/>
            <w:noWrap/>
            <w:hideMark/>
          </w:tcPr>
          <w:p w14:paraId="340F8163" w14:textId="77777777" w:rsidR="00A5471B" w:rsidRDefault="00A5471B" w:rsidP="00F21884">
            <w:r w:rsidRPr="002873AA">
              <w:rPr>
                <w:rFonts w:ascii="宋体" w:hAnsi="宋体" w:cs="宋体" w:hint="eastAsia"/>
                <w:color w:val="000000"/>
                <w:kern w:val="0"/>
                <w:sz w:val="22"/>
              </w:rPr>
              <w:t>正常</w:t>
            </w:r>
          </w:p>
        </w:tc>
      </w:tr>
      <w:tr w:rsidR="00A5471B" w:rsidRPr="00157F46" w14:paraId="5278E954"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20F11445"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5BA35F2D"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0003</w:t>
            </w:r>
          </w:p>
        </w:tc>
        <w:tc>
          <w:tcPr>
            <w:tcW w:w="1418" w:type="dxa"/>
            <w:tcBorders>
              <w:top w:val="nil"/>
              <w:left w:val="nil"/>
              <w:bottom w:val="single" w:sz="4" w:space="0" w:color="auto"/>
              <w:right w:val="single" w:sz="4" w:space="0" w:color="auto"/>
            </w:tcBorders>
            <w:shd w:val="clear" w:color="auto" w:fill="auto"/>
            <w:noWrap/>
            <w:vAlign w:val="center"/>
            <w:hideMark/>
          </w:tcPr>
          <w:p w14:paraId="25871F76"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6</w:t>
            </w:r>
            <w:r w:rsidRPr="00157F46">
              <w:rPr>
                <w:rFonts w:ascii="宋体" w:hAnsi="宋体" w:cs="宋体" w:hint="eastAsia"/>
                <w:color w:val="000000"/>
                <w:kern w:val="0"/>
                <w:sz w:val="22"/>
              </w:rPr>
              <w:t>0</w:t>
            </w:r>
          </w:p>
        </w:tc>
        <w:tc>
          <w:tcPr>
            <w:tcW w:w="1417" w:type="dxa"/>
            <w:tcBorders>
              <w:top w:val="nil"/>
              <w:left w:val="nil"/>
              <w:bottom w:val="single" w:sz="4" w:space="0" w:color="auto"/>
              <w:right w:val="single" w:sz="4" w:space="0" w:color="auto"/>
            </w:tcBorders>
            <w:shd w:val="clear" w:color="auto" w:fill="auto"/>
            <w:noWrap/>
            <w:hideMark/>
          </w:tcPr>
          <w:p w14:paraId="4BCEAABD" w14:textId="77777777" w:rsidR="00A5471B" w:rsidRDefault="00A5471B" w:rsidP="00F21884">
            <w:r w:rsidRPr="002873AA">
              <w:rPr>
                <w:rFonts w:ascii="宋体" w:hAnsi="宋体" w:cs="宋体" w:hint="eastAsia"/>
                <w:color w:val="000000"/>
                <w:kern w:val="0"/>
                <w:sz w:val="22"/>
              </w:rPr>
              <w:t>正常</w:t>
            </w:r>
          </w:p>
        </w:tc>
      </w:tr>
    </w:tbl>
    <w:p w14:paraId="039C1F19" w14:textId="77777777" w:rsidR="00A5471B" w:rsidRPr="008F31DB" w:rsidRDefault="00A5471B" w:rsidP="00A5471B">
      <w:pPr>
        <w:spacing w:line="360" w:lineRule="auto"/>
        <w:ind w:left="1243"/>
        <w:rPr>
          <w:rFonts w:ascii="宋体" w:hAnsi="宋体"/>
        </w:rPr>
      </w:pPr>
      <w:r w:rsidRPr="008F31DB">
        <w:rPr>
          <w:rFonts w:ascii="宋体" w:hAnsi="宋体" w:hint="eastAsia"/>
        </w:rPr>
        <w:t>销账明细如下：</w:t>
      </w:r>
    </w:p>
    <w:tbl>
      <w:tblPr>
        <w:tblW w:w="5740" w:type="dxa"/>
        <w:tblInd w:w="1261" w:type="dxa"/>
        <w:tblLook w:val="04A0" w:firstRow="1" w:lastRow="0" w:firstColumn="1" w:lastColumn="0" w:noHBand="0" w:noVBand="1"/>
      </w:tblPr>
      <w:tblGrid>
        <w:gridCol w:w="1399"/>
        <w:gridCol w:w="1417"/>
        <w:gridCol w:w="1418"/>
        <w:gridCol w:w="1506"/>
      </w:tblGrid>
      <w:tr w:rsidR="00A5471B" w:rsidRPr="00E353D2" w14:paraId="1CCC461D" w14:textId="77777777" w:rsidTr="00F21884">
        <w:trPr>
          <w:trHeight w:val="270"/>
        </w:trPr>
        <w:tc>
          <w:tcPr>
            <w:tcW w:w="5740" w:type="dxa"/>
            <w:gridSpan w:val="4"/>
            <w:tcBorders>
              <w:top w:val="single" w:sz="4" w:space="0" w:color="auto"/>
              <w:left w:val="single" w:sz="4" w:space="0" w:color="auto"/>
              <w:right w:val="single" w:sz="4" w:space="0" w:color="000000"/>
            </w:tcBorders>
            <w:shd w:val="clear" w:color="000000" w:fill="A5A5A5"/>
            <w:noWrap/>
            <w:vAlign w:val="center"/>
            <w:hideMark/>
          </w:tcPr>
          <w:p w14:paraId="1761C4EC" w14:textId="77777777" w:rsidR="00A5471B" w:rsidRPr="00E353D2" w:rsidRDefault="00A5471B" w:rsidP="00F21884">
            <w:pPr>
              <w:widowControl/>
              <w:jc w:val="center"/>
              <w:rPr>
                <w:rFonts w:ascii="宋体" w:hAnsi="宋体" w:cs="宋体"/>
                <w:color w:val="000000"/>
                <w:kern w:val="0"/>
                <w:sz w:val="22"/>
              </w:rPr>
            </w:pPr>
            <w:r w:rsidRPr="00E353D2">
              <w:rPr>
                <w:rFonts w:ascii="宋体" w:hAnsi="宋体" w:cs="宋体" w:hint="eastAsia"/>
                <w:color w:val="000000"/>
                <w:kern w:val="0"/>
                <w:sz w:val="22"/>
              </w:rPr>
              <w:t>销账明细</w:t>
            </w:r>
          </w:p>
        </w:tc>
      </w:tr>
      <w:tr w:rsidR="00A5471B" w:rsidRPr="00E353D2" w14:paraId="2ECAD2E0" w14:textId="77777777" w:rsidTr="00F21884">
        <w:trPr>
          <w:trHeight w:val="270"/>
        </w:trPr>
        <w:tc>
          <w:tcPr>
            <w:tcW w:w="1399" w:type="dxa"/>
            <w:tcBorders>
              <w:top w:val="nil"/>
              <w:left w:val="single" w:sz="4" w:space="0" w:color="auto"/>
              <w:bottom w:val="single" w:sz="4" w:space="0" w:color="auto"/>
              <w:right w:val="single" w:sz="4" w:space="0" w:color="auto"/>
            </w:tcBorders>
            <w:shd w:val="clear" w:color="auto" w:fill="D9D9D9"/>
            <w:noWrap/>
            <w:vAlign w:val="center"/>
            <w:hideMark/>
          </w:tcPr>
          <w:p w14:paraId="63AA78BC"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挂账编号</w:t>
            </w:r>
          </w:p>
        </w:tc>
        <w:tc>
          <w:tcPr>
            <w:tcW w:w="1417" w:type="dxa"/>
            <w:tcBorders>
              <w:top w:val="nil"/>
              <w:left w:val="nil"/>
              <w:bottom w:val="single" w:sz="4" w:space="0" w:color="auto"/>
              <w:right w:val="single" w:sz="4" w:space="0" w:color="auto"/>
            </w:tcBorders>
            <w:shd w:val="clear" w:color="auto" w:fill="D9D9D9"/>
            <w:noWrap/>
            <w:vAlign w:val="center"/>
            <w:hideMark/>
          </w:tcPr>
          <w:p w14:paraId="1DE6B8F6"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销账序号</w:t>
            </w:r>
          </w:p>
        </w:tc>
        <w:tc>
          <w:tcPr>
            <w:tcW w:w="1418" w:type="dxa"/>
            <w:tcBorders>
              <w:top w:val="nil"/>
              <w:left w:val="nil"/>
              <w:bottom w:val="single" w:sz="4" w:space="0" w:color="auto"/>
              <w:right w:val="single" w:sz="4" w:space="0" w:color="auto"/>
            </w:tcBorders>
            <w:shd w:val="clear" w:color="auto" w:fill="D9D9D9"/>
            <w:noWrap/>
            <w:vAlign w:val="center"/>
            <w:hideMark/>
          </w:tcPr>
          <w:p w14:paraId="37528817"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销账金额</w:t>
            </w:r>
          </w:p>
        </w:tc>
        <w:tc>
          <w:tcPr>
            <w:tcW w:w="1506" w:type="dxa"/>
            <w:tcBorders>
              <w:top w:val="nil"/>
              <w:left w:val="nil"/>
              <w:bottom w:val="single" w:sz="4" w:space="0" w:color="auto"/>
              <w:right w:val="single" w:sz="4" w:space="0" w:color="auto"/>
            </w:tcBorders>
            <w:shd w:val="clear" w:color="auto" w:fill="D9D9D9"/>
            <w:noWrap/>
            <w:vAlign w:val="center"/>
            <w:hideMark/>
          </w:tcPr>
          <w:p w14:paraId="743BA235"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状态</w:t>
            </w:r>
          </w:p>
        </w:tc>
      </w:tr>
      <w:tr w:rsidR="00A5471B" w:rsidRPr="00E353D2" w14:paraId="27D7CACC" w14:textId="77777777" w:rsidTr="00F21884">
        <w:trPr>
          <w:trHeight w:val="270"/>
        </w:trPr>
        <w:tc>
          <w:tcPr>
            <w:tcW w:w="13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8AC86"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5CF5FA8"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E353D2">
              <w:rPr>
                <w:rFonts w:ascii="宋体" w:hAnsi="宋体" w:cs="宋体" w:hint="eastAsia"/>
                <w:color w:val="000000"/>
                <w:kern w:val="0"/>
                <w:sz w:val="22"/>
              </w:rPr>
              <w:t>1</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F9574BD" w14:textId="77777777" w:rsidR="00A5471B" w:rsidRPr="00E353D2"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3</w:t>
            </w:r>
            <w:r w:rsidRPr="00E353D2">
              <w:rPr>
                <w:rFonts w:ascii="宋体" w:hAnsi="宋体" w:cs="宋体" w:hint="eastAsia"/>
                <w:color w:val="000000"/>
                <w:kern w:val="0"/>
                <w:sz w:val="22"/>
              </w:rPr>
              <w:t>0</w:t>
            </w:r>
          </w:p>
        </w:tc>
        <w:tc>
          <w:tcPr>
            <w:tcW w:w="1506" w:type="dxa"/>
            <w:tcBorders>
              <w:top w:val="single" w:sz="4" w:space="0" w:color="auto"/>
              <w:left w:val="nil"/>
              <w:bottom w:val="single" w:sz="4" w:space="0" w:color="auto"/>
              <w:right w:val="single" w:sz="4" w:space="0" w:color="auto"/>
            </w:tcBorders>
            <w:shd w:val="clear" w:color="auto" w:fill="auto"/>
            <w:noWrap/>
            <w:vAlign w:val="center"/>
            <w:hideMark/>
          </w:tcPr>
          <w:p w14:paraId="23AC6628"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正常</w:t>
            </w:r>
          </w:p>
        </w:tc>
      </w:tr>
      <w:tr w:rsidR="00A5471B" w:rsidRPr="00E353D2" w14:paraId="6DFBD162" w14:textId="77777777" w:rsidTr="00F21884">
        <w:trPr>
          <w:trHeight w:val="270"/>
        </w:trPr>
        <w:tc>
          <w:tcPr>
            <w:tcW w:w="13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8BCBC7"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3A1558B3"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FF8A8D6" w14:textId="77777777" w:rsidR="00A5471B"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40</w:t>
            </w:r>
          </w:p>
        </w:tc>
        <w:tc>
          <w:tcPr>
            <w:tcW w:w="1506" w:type="dxa"/>
            <w:tcBorders>
              <w:top w:val="single" w:sz="4" w:space="0" w:color="auto"/>
              <w:left w:val="nil"/>
              <w:bottom w:val="single" w:sz="4" w:space="0" w:color="auto"/>
              <w:right w:val="single" w:sz="4" w:space="0" w:color="auto"/>
            </w:tcBorders>
            <w:shd w:val="clear" w:color="auto" w:fill="auto"/>
            <w:noWrap/>
            <w:vAlign w:val="center"/>
          </w:tcPr>
          <w:p w14:paraId="61720377"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bl>
    <w:p w14:paraId="709C7EAE" w14:textId="77777777" w:rsidR="00A5471B" w:rsidRDefault="00A5471B" w:rsidP="00A5471B">
      <w:pPr>
        <w:spacing w:line="360" w:lineRule="auto"/>
        <w:ind w:left="1243"/>
        <w:rPr>
          <w:rFonts w:ascii="宋体" w:hAnsi="宋体"/>
          <w:szCs w:val="21"/>
        </w:rPr>
      </w:pPr>
    </w:p>
    <w:p w14:paraId="3EB4D092" w14:textId="77777777" w:rsidR="00A5471B" w:rsidRPr="00F01094" w:rsidRDefault="00A5471B" w:rsidP="00A5471B">
      <w:pPr>
        <w:spacing w:line="360" w:lineRule="auto"/>
        <w:ind w:firstLineChars="550" w:firstLine="1155"/>
        <w:rPr>
          <w:rFonts w:ascii="宋体" w:hAnsi="宋体"/>
          <w:szCs w:val="21"/>
        </w:rPr>
      </w:pPr>
      <w:r w:rsidRPr="008F31DB">
        <w:rPr>
          <w:rFonts w:ascii="宋体" w:hAnsi="宋体" w:hint="eastAsia"/>
        </w:rPr>
        <w:t>挂销账汇总信息如下：</w:t>
      </w:r>
    </w:p>
    <w:tbl>
      <w:tblPr>
        <w:tblpPr w:leftFromText="180" w:rightFromText="180" w:vertAnchor="text" w:tblpX="1291" w:tblpY="1"/>
        <w:tblOverlap w:val="never"/>
        <w:tblW w:w="6472" w:type="dxa"/>
        <w:tblLook w:val="04A0" w:firstRow="1" w:lastRow="0" w:firstColumn="1" w:lastColumn="0" w:noHBand="0" w:noVBand="1"/>
      </w:tblPr>
      <w:tblGrid>
        <w:gridCol w:w="1384"/>
        <w:gridCol w:w="1418"/>
        <w:gridCol w:w="1417"/>
        <w:gridCol w:w="1119"/>
        <w:gridCol w:w="1134"/>
      </w:tblGrid>
      <w:tr w:rsidR="00A5471B" w:rsidRPr="00AE5B53" w14:paraId="09FA93E0" w14:textId="77777777" w:rsidTr="00F21884">
        <w:trPr>
          <w:trHeight w:val="270"/>
        </w:trPr>
        <w:tc>
          <w:tcPr>
            <w:tcW w:w="6472" w:type="dxa"/>
            <w:gridSpan w:val="5"/>
            <w:tcBorders>
              <w:top w:val="single" w:sz="4" w:space="0" w:color="auto"/>
              <w:left w:val="single" w:sz="4" w:space="0" w:color="auto"/>
              <w:right w:val="single" w:sz="4" w:space="0" w:color="000000"/>
            </w:tcBorders>
            <w:shd w:val="clear" w:color="000000" w:fill="A5A5A5"/>
            <w:noWrap/>
            <w:vAlign w:val="center"/>
            <w:hideMark/>
          </w:tcPr>
          <w:p w14:paraId="39B25884" w14:textId="77777777" w:rsidR="00A5471B" w:rsidRPr="00AE5B53" w:rsidRDefault="00A5471B" w:rsidP="00F21884">
            <w:pPr>
              <w:widowControl/>
              <w:jc w:val="center"/>
              <w:rPr>
                <w:rFonts w:ascii="宋体" w:hAnsi="宋体" w:cs="宋体"/>
                <w:color w:val="000000"/>
                <w:kern w:val="0"/>
                <w:sz w:val="22"/>
              </w:rPr>
            </w:pPr>
            <w:r w:rsidRPr="00AE5B53">
              <w:rPr>
                <w:rFonts w:ascii="宋体" w:hAnsi="宋体" w:cs="宋体" w:hint="eastAsia"/>
                <w:color w:val="000000"/>
                <w:kern w:val="0"/>
                <w:sz w:val="22"/>
              </w:rPr>
              <w:t>挂</w:t>
            </w:r>
            <w:r>
              <w:rPr>
                <w:rFonts w:ascii="宋体" w:hAnsi="宋体" w:cs="宋体" w:hint="eastAsia"/>
                <w:color w:val="000000"/>
                <w:kern w:val="0"/>
                <w:sz w:val="22"/>
              </w:rPr>
              <w:t>销</w:t>
            </w:r>
            <w:r w:rsidRPr="00AE5B53">
              <w:rPr>
                <w:rFonts w:ascii="宋体" w:hAnsi="宋体" w:cs="宋体" w:hint="eastAsia"/>
                <w:color w:val="000000"/>
                <w:kern w:val="0"/>
                <w:sz w:val="22"/>
              </w:rPr>
              <w:t>账汇总</w:t>
            </w:r>
          </w:p>
        </w:tc>
      </w:tr>
      <w:tr w:rsidR="00A5471B" w:rsidRPr="00AE5B53" w14:paraId="77E95145" w14:textId="77777777" w:rsidTr="00F21884">
        <w:trPr>
          <w:trHeight w:val="270"/>
        </w:trPr>
        <w:tc>
          <w:tcPr>
            <w:tcW w:w="1384" w:type="dxa"/>
            <w:tcBorders>
              <w:top w:val="nil"/>
              <w:left w:val="single" w:sz="4" w:space="0" w:color="auto"/>
              <w:bottom w:val="single" w:sz="4" w:space="0" w:color="auto"/>
              <w:right w:val="single" w:sz="4" w:space="0" w:color="auto"/>
            </w:tcBorders>
            <w:shd w:val="clear" w:color="auto" w:fill="D9D9D9"/>
            <w:noWrap/>
            <w:vAlign w:val="center"/>
            <w:hideMark/>
          </w:tcPr>
          <w:p w14:paraId="6D07BCA2"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挂账编号</w:t>
            </w:r>
          </w:p>
        </w:tc>
        <w:tc>
          <w:tcPr>
            <w:tcW w:w="1418" w:type="dxa"/>
            <w:tcBorders>
              <w:top w:val="nil"/>
              <w:left w:val="nil"/>
              <w:bottom w:val="single" w:sz="4" w:space="0" w:color="auto"/>
              <w:right w:val="single" w:sz="4" w:space="0" w:color="auto"/>
            </w:tcBorders>
            <w:shd w:val="clear" w:color="auto" w:fill="D9D9D9"/>
            <w:noWrap/>
            <w:vAlign w:val="center"/>
            <w:hideMark/>
          </w:tcPr>
          <w:p w14:paraId="5CDC7EE6" w14:textId="77777777" w:rsidR="00A5471B" w:rsidRPr="00AE5B53" w:rsidRDefault="00A5471B" w:rsidP="00F21884">
            <w:pPr>
              <w:widowControl/>
              <w:jc w:val="left"/>
              <w:rPr>
                <w:rFonts w:ascii="宋体" w:hAnsi="宋体" w:cs="宋体"/>
                <w:color w:val="000000"/>
                <w:kern w:val="0"/>
                <w:sz w:val="22"/>
              </w:rPr>
            </w:pPr>
            <w:proofErr w:type="gramStart"/>
            <w:r w:rsidRPr="00AE5B53">
              <w:rPr>
                <w:rFonts w:ascii="宋体" w:hAnsi="宋体" w:cs="宋体" w:hint="eastAsia"/>
                <w:color w:val="000000"/>
                <w:kern w:val="0"/>
                <w:sz w:val="22"/>
              </w:rPr>
              <w:t>挂账</w:t>
            </w:r>
            <w:r>
              <w:rPr>
                <w:rFonts w:ascii="宋体" w:hAnsi="宋体" w:cs="宋体" w:hint="eastAsia"/>
                <w:color w:val="000000"/>
                <w:kern w:val="0"/>
                <w:sz w:val="22"/>
              </w:rPr>
              <w:t>总</w:t>
            </w:r>
            <w:proofErr w:type="gramEnd"/>
            <w:r w:rsidRPr="00AE5B53">
              <w:rPr>
                <w:rFonts w:ascii="宋体" w:hAnsi="宋体" w:cs="宋体" w:hint="eastAsia"/>
                <w:color w:val="000000"/>
                <w:kern w:val="0"/>
                <w:sz w:val="22"/>
              </w:rPr>
              <w:t>金额</w:t>
            </w:r>
          </w:p>
        </w:tc>
        <w:tc>
          <w:tcPr>
            <w:tcW w:w="1417" w:type="dxa"/>
            <w:tcBorders>
              <w:top w:val="nil"/>
              <w:left w:val="nil"/>
              <w:bottom w:val="single" w:sz="4" w:space="0" w:color="auto"/>
              <w:right w:val="single" w:sz="4" w:space="0" w:color="auto"/>
            </w:tcBorders>
            <w:shd w:val="clear" w:color="auto" w:fill="D9D9D9"/>
            <w:noWrap/>
            <w:vAlign w:val="center"/>
            <w:hideMark/>
          </w:tcPr>
          <w:p w14:paraId="11FD14B3"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销</w:t>
            </w:r>
            <w:r w:rsidRPr="00AE5B53">
              <w:rPr>
                <w:rFonts w:ascii="宋体" w:hAnsi="宋体" w:cs="宋体" w:hint="eastAsia"/>
                <w:color w:val="000000"/>
                <w:kern w:val="0"/>
                <w:sz w:val="22"/>
              </w:rPr>
              <w:t>账</w:t>
            </w:r>
            <w:r>
              <w:rPr>
                <w:rFonts w:ascii="宋体" w:hAnsi="宋体" w:cs="宋体" w:hint="eastAsia"/>
                <w:color w:val="000000"/>
                <w:kern w:val="0"/>
                <w:sz w:val="22"/>
              </w:rPr>
              <w:t>总金</w:t>
            </w:r>
            <w:r w:rsidRPr="00AE5B53">
              <w:rPr>
                <w:rFonts w:ascii="宋体" w:hAnsi="宋体" w:cs="宋体" w:hint="eastAsia"/>
                <w:color w:val="000000"/>
                <w:kern w:val="0"/>
                <w:sz w:val="22"/>
              </w:rPr>
              <w:t>额</w:t>
            </w:r>
          </w:p>
        </w:tc>
        <w:tc>
          <w:tcPr>
            <w:tcW w:w="1119" w:type="dxa"/>
            <w:tcBorders>
              <w:top w:val="nil"/>
              <w:left w:val="nil"/>
              <w:bottom w:val="single" w:sz="4" w:space="0" w:color="auto"/>
              <w:right w:val="single" w:sz="4" w:space="0" w:color="auto"/>
            </w:tcBorders>
            <w:shd w:val="clear" w:color="auto" w:fill="D9D9D9"/>
            <w:noWrap/>
            <w:vAlign w:val="center"/>
            <w:hideMark/>
          </w:tcPr>
          <w:p w14:paraId="350FD405"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w:t>
            </w:r>
            <w:r w:rsidRPr="00AE5B53">
              <w:rPr>
                <w:rFonts w:ascii="宋体" w:hAnsi="宋体" w:cs="宋体" w:hint="eastAsia"/>
                <w:color w:val="000000"/>
                <w:kern w:val="0"/>
                <w:sz w:val="22"/>
              </w:rPr>
              <w:t>账</w:t>
            </w:r>
            <w:r>
              <w:rPr>
                <w:rFonts w:ascii="宋体" w:hAnsi="宋体" w:cs="宋体" w:hint="eastAsia"/>
                <w:color w:val="000000"/>
                <w:kern w:val="0"/>
                <w:sz w:val="22"/>
              </w:rPr>
              <w:t>余</w:t>
            </w:r>
            <w:r w:rsidRPr="00AE5B53">
              <w:rPr>
                <w:rFonts w:ascii="宋体" w:hAnsi="宋体" w:cs="宋体" w:hint="eastAsia"/>
                <w:color w:val="000000"/>
                <w:kern w:val="0"/>
                <w:sz w:val="22"/>
              </w:rPr>
              <w:t>额</w:t>
            </w:r>
          </w:p>
        </w:tc>
        <w:tc>
          <w:tcPr>
            <w:tcW w:w="1134" w:type="dxa"/>
            <w:tcBorders>
              <w:top w:val="nil"/>
              <w:left w:val="nil"/>
              <w:bottom w:val="single" w:sz="4" w:space="0" w:color="auto"/>
              <w:right w:val="single" w:sz="4" w:space="0" w:color="auto"/>
            </w:tcBorders>
            <w:shd w:val="clear" w:color="auto" w:fill="D9D9D9"/>
            <w:noWrap/>
            <w:vAlign w:val="center"/>
            <w:hideMark/>
          </w:tcPr>
          <w:p w14:paraId="3B45981D"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状态</w:t>
            </w:r>
          </w:p>
        </w:tc>
      </w:tr>
      <w:tr w:rsidR="00A5471B" w:rsidRPr="00AE5B53" w14:paraId="4265CF3F" w14:textId="77777777" w:rsidTr="00F21884">
        <w:trPr>
          <w:trHeight w:val="270"/>
        </w:trPr>
        <w:tc>
          <w:tcPr>
            <w:tcW w:w="13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FC1DF"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0001</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F1D60F4" w14:textId="77777777" w:rsidR="00A5471B" w:rsidRPr="00AE5B53" w:rsidRDefault="00A5471B" w:rsidP="00F21884">
            <w:pPr>
              <w:widowControl/>
              <w:jc w:val="right"/>
              <w:rPr>
                <w:rFonts w:ascii="宋体" w:hAnsi="宋体" w:cs="宋体"/>
                <w:color w:val="000000"/>
                <w:kern w:val="0"/>
                <w:sz w:val="22"/>
              </w:rPr>
            </w:pPr>
            <w:r w:rsidRPr="00AE5B53">
              <w:rPr>
                <w:rFonts w:ascii="宋体" w:hAnsi="宋体" w:cs="宋体" w:hint="eastAsia"/>
                <w:color w:val="000000"/>
                <w:kern w:val="0"/>
                <w:sz w:val="22"/>
              </w:rPr>
              <w:t>100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51D3B6B"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119" w:type="dxa"/>
            <w:tcBorders>
              <w:top w:val="single" w:sz="4" w:space="0" w:color="auto"/>
              <w:left w:val="nil"/>
              <w:bottom w:val="single" w:sz="4" w:space="0" w:color="auto"/>
              <w:right w:val="single" w:sz="4" w:space="0" w:color="auto"/>
            </w:tcBorders>
            <w:shd w:val="clear" w:color="auto" w:fill="auto"/>
            <w:noWrap/>
            <w:vAlign w:val="center"/>
            <w:hideMark/>
          </w:tcPr>
          <w:p w14:paraId="2D7D5C5A"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10</w:t>
            </w:r>
            <w:r w:rsidRPr="00AE5B53">
              <w:rPr>
                <w:rFonts w:ascii="宋体" w:hAnsi="宋体" w:cs="宋体" w:hint="eastAsia"/>
                <w:color w:val="000000"/>
                <w:kern w:val="0"/>
                <w:sz w:val="22"/>
              </w:rPr>
              <w:t>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D4CB26D"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正常</w:t>
            </w:r>
          </w:p>
        </w:tc>
      </w:tr>
      <w:tr w:rsidR="00A5471B" w:rsidRPr="00AE5B53" w14:paraId="3C9D0F0C" w14:textId="77777777" w:rsidTr="00F21884">
        <w:trPr>
          <w:trHeight w:val="585"/>
        </w:trPr>
        <w:tc>
          <w:tcPr>
            <w:tcW w:w="1384" w:type="dxa"/>
            <w:tcBorders>
              <w:top w:val="nil"/>
              <w:left w:val="single" w:sz="4" w:space="0" w:color="auto"/>
              <w:bottom w:val="single" w:sz="4" w:space="0" w:color="auto"/>
              <w:right w:val="single" w:sz="4" w:space="0" w:color="auto"/>
            </w:tcBorders>
            <w:shd w:val="clear" w:color="auto" w:fill="auto"/>
            <w:noWrap/>
            <w:vAlign w:val="center"/>
            <w:hideMark/>
          </w:tcPr>
          <w:p w14:paraId="56CC80F2"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7E7BB4AD" w14:textId="77777777" w:rsidR="00A5471B" w:rsidRPr="00AE5B53" w:rsidRDefault="00A5471B" w:rsidP="00F21884">
            <w:pPr>
              <w:widowControl/>
              <w:jc w:val="right"/>
              <w:rPr>
                <w:rFonts w:ascii="宋体" w:hAnsi="宋体" w:cs="宋体"/>
                <w:color w:val="000000"/>
                <w:kern w:val="0"/>
                <w:sz w:val="22"/>
              </w:rPr>
            </w:pPr>
            <w:r w:rsidRPr="00AE5B53">
              <w:rPr>
                <w:rFonts w:ascii="宋体" w:hAnsi="宋体" w:cs="宋体" w:hint="eastAsia"/>
                <w:color w:val="000000"/>
                <w:kern w:val="0"/>
                <w:sz w:val="22"/>
              </w:rPr>
              <w:t>100</w:t>
            </w:r>
          </w:p>
        </w:tc>
        <w:tc>
          <w:tcPr>
            <w:tcW w:w="1417" w:type="dxa"/>
            <w:tcBorders>
              <w:top w:val="nil"/>
              <w:left w:val="nil"/>
              <w:bottom w:val="single" w:sz="4" w:space="0" w:color="auto"/>
              <w:right w:val="single" w:sz="4" w:space="0" w:color="auto"/>
            </w:tcBorders>
            <w:shd w:val="clear" w:color="auto" w:fill="auto"/>
            <w:noWrap/>
            <w:vAlign w:val="center"/>
            <w:hideMark/>
          </w:tcPr>
          <w:p w14:paraId="6ACF5F36" w14:textId="77777777" w:rsidR="00A5471B" w:rsidRPr="00AE5B53"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7</w:t>
            </w:r>
            <w:r w:rsidRPr="00AE5B53">
              <w:rPr>
                <w:rFonts w:ascii="宋体" w:hAnsi="宋体" w:cs="宋体" w:hint="eastAsia"/>
                <w:color w:val="000000"/>
                <w:kern w:val="0"/>
                <w:sz w:val="22"/>
              </w:rPr>
              <w:t>0</w:t>
            </w:r>
          </w:p>
        </w:tc>
        <w:tc>
          <w:tcPr>
            <w:tcW w:w="1119" w:type="dxa"/>
            <w:tcBorders>
              <w:top w:val="nil"/>
              <w:left w:val="nil"/>
              <w:bottom w:val="single" w:sz="4" w:space="0" w:color="auto"/>
              <w:right w:val="single" w:sz="4" w:space="0" w:color="auto"/>
            </w:tcBorders>
            <w:shd w:val="clear" w:color="auto" w:fill="auto"/>
            <w:noWrap/>
            <w:vAlign w:val="center"/>
            <w:hideMark/>
          </w:tcPr>
          <w:p w14:paraId="308478F4" w14:textId="77777777" w:rsidR="00A5471B" w:rsidRPr="00AE5B53"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3</w:t>
            </w:r>
            <w:r w:rsidRPr="00AE5B5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6520F67D"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部分销账</w:t>
            </w:r>
          </w:p>
        </w:tc>
      </w:tr>
    </w:tbl>
    <w:p w14:paraId="70571FF0" w14:textId="77777777" w:rsidR="00A5471B" w:rsidRDefault="00A5471B" w:rsidP="00A5471B">
      <w:pPr>
        <w:ind w:left="1243"/>
        <w:rPr>
          <w:rFonts w:ascii="宋体" w:hAnsi="宋体"/>
          <w:szCs w:val="21"/>
          <w:highlight w:val="yellow"/>
        </w:rPr>
      </w:pPr>
      <w:r>
        <w:rPr>
          <w:rFonts w:ascii="宋体" w:hAnsi="宋体"/>
          <w:szCs w:val="21"/>
          <w:highlight w:val="yellow"/>
        </w:rPr>
        <w:br w:type="textWrapping" w:clear="all"/>
      </w:r>
    </w:p>
    <w:p w14:paraId="59713F8F" w14:textId="77777777" w:rsidR="00A5471B" w:rsidRPr="008F31DB" w:rsidRDefault="00A5471B" w:rsidP="00A5471B">
      <w:pPr>
        <w:spacing w:line="360" w:lineRule="auto"/>
        <w:ind w:left="1242"/>
        <w:rPr>
          <w:rFonts w:ascii="宋体" w:hAnsi="宋体"/>
        </w:rPr>
      </w:pPr>
      <w:r w:rsidRPr="008F31DB">
        <w:rPr>
          <w:rFonts w:ascii="宋体" w:hAnsi="宋体" w:hint="eastAsia"/>
        </w:rPr>
        <w:t>编号0001的记录冲挂账交易，冲</w:t>
      </w:r>
      <w:proofErr w:type="gramStart"/>
      <w:r w:rsidRPr="008F31DB">
        <w:rPr>
          <w:rFonts w:ascii="宋体" w:hAnsi="宋体" w:hint="eastAsia"/>
        </w:rPr>
        <w:t>正金额</w:t>
      </w:r>
      <w:proofErr w:type="gramEnd"/>
      <w:r w:rsidRPr="008F31DB">
        <w:rPr>
          <w:rFonts w:ascii="宋体" w:hAnsi="宋体" w:hint="eastAsia"/>
        </w:rPr>
        <w:t>为100，冲正后，编号0001的记录挂账冲正成功</w:t>
      </w:r>
      <w:r>
        <w:rPr>
          <w:rFonts w:ascii="宋体" w:hAnsi="宋体" w:hint="eastAsia"/>
        </w:rPr>
        <w:t>。</w:t>
      </w:r>
    </w:p>
    <w:p w14:paraId="68A03713" w14:textId="77777777" w:rsidR="00A5471B" w:rsidRPr="008F31DB" w:rsidRDefault="00A5471B" w:rsidP="00A5471B">
      <w:pPr>
        <w:spacing w:line="360" w:lineRule="auto"/>
        <w:ind w:left="1242"/>
        <w:rPr>
          <w:rFonts w:ascii="宋体" w:hAnsi="宋体"/>
        </w:rPr>
      </w:pPr>
      <w:r w:rsidRPr="008F31DB">
        <w:rPr>
          <w:rFonts w:ascii="宋体" w:hAnsi="宋体" w:hint="eastAsia"/>
        </w:rPr>
        <w:t>编号0002的记录冲挂账交易，冲</w:t>
      </w:r>
      <w:proofErr w:type="gramStart"/>
      <w:r w:rsidRPr="008F31DB">
        <w:rPr>
          <w:rFonts w:ascii="宋体" w:hAnsi="宋体" w:hint="eastAsia"/>
        </w:rPr>
        <w:t>正金额</w:t>
      </w:r>
      <w:proofErr w:type="gramEnd"/>
      <w:r w:rsidRPr="008F31DB">
        <w:rPr>
          <w:rFonts w:ascii="宋体" w:hAnsi="宋体" w:hint="eastAsia"/>
        </w:rPr>
        <w:t>为60。冲账金额大于挂账余额，挂账冲正失败。</w:t>
      </w:r>
    </w:p>
    <w:p w14:paraId="656DC3D8" w14:textId="77777777" w:rsidR="00A5471B" w:rsidRPr="008F31DB" w:rsidRDefault="00A5471B" w:rsidP="00A5471B">
      <w:pPr>
        <w:spacing w:line="360" w:lineRule="auto"/>
        <w:ind w:left="1242"/>
        <w:rPr>
          <w:rFonts w:ascii="宋体" w:hAnsi="宋体"/>
        </w:rPr>
      </w:pPr>
      <w:r w:rsidRPr="008F31DB">
        <w:rPr>
          <w:rFonts w:ascii="宋体" w:hAnsi="宋体" w:hint="eastAsia"/>
        </w:rPr>
        <w:t>编号0002的记录冲挂账交易，冲</w:t>
      </w:r>
      <w:proofErr w:type="gramStart"/>
      <w:r w:rsidRPr="008F31DB">
        <w:rPr>
          <w:rFonts w:ascii="宋体" w:hAnsi="宋体" w:hint="eastAsia"/>
        </w:rPr>
        <w:t>正金额</w:t>
      </w:r>
      <w:proofErr w:type="gramEnd"/>
      <w:r w:rsidRPr="008F31DB">
        <w:rPr>
          <w:rFonts w:ascii="宋体" w:hAnsi="宋体" w:hint="eastAsia"/>
        </w:rPr>
        <w:t>为20。冲账金额小于挂账余额，挂账冲正成功。</w:t>
      </w:r>
    </w:p>
    <w:p w14:paraId="3EFF1D8B" w14:textId="77777777" w:rsidR="00A5471B" w:rsidRPr="008F31DB" w:rsidRDefault="00A5471B" w:rsidP="00A5471B">
      <w:pPr>
        <w:spacing w:line="360" w:lineRule="auto"/>
        <w:ind w:left="1242"/>
        <w:rPr>
          <w:rFonts w:ascii="宋体" w:hAnsi="宋体"/>
        </w:rPr>
      </w:pPr>
      <w:r w:rsidRPr="008F31DB">
        <w:rPr>
          <w:rFonts w:ascii="宋体" w:hAnsi="宋体" w:hint="eastAsia"/>
        </w:rPr>
        <w:t>结果如下图所示：</w:t>
      </w:r>
    </w:p>
    <w:tbl>
      <w:tblPr>
        <w:tblW w:w="5778" w:type="dxa"/>
        <w:tblInd w:w="1276" w:type="dxa"/>
        <w:tblLook w:val="04A0" w:firstRow="1" w:lastRow="0" w:firstColumn="1" w:lastColumn="0" w:noHBand="0" w:noVBand="1"/>
      </w:tblPr>
      <w:tblGrid>
        <w:gridCol w:w="1364"/>
        <w:gridCol w:w="1437"/>
        <w:gridCol w:w="1134"/>
        <w:gridCol w:w="1843"/>
      </w:tblGrid>
      <w:tr w:rsidR="00A5471B" w:rsidRPr="00AE5B53" w14:paraId="69987C20" w14:textId="77777777" w:rsidTr="00F21884">
        <w:trPr>
          <w:trHeight w:val="270"/>
        </w:trPr>
        <w:tc>
          <w:tcPr>
            <w:tcW w:w="5778" w:type="dxa"/>
            <w:gridSpan w:val="4"/>
            <w:tcBorders>
              <w:top w:val="single" w:sz="4" w:space="0" w:color="auto"/>
              <w:left w:val="single" w:sz="4" w:space="0" w:color="auto"/>
              <w:bottom w:val="single" w:sz="4" w:space="0" w:color="auto"/>
              <w:right w:val="single" w:sz="4" w:space="0" w:color="000000"/>
            </w:tcBorders>
            <w:shd w:val="clear" w:color="000000" w:fill="A5A5A5"/>
            <w:noWrap/>
            <w:vAlign w:val="center"/>
            <w:hideMark/>
          </w:tcPr>
          <w:p w14:paraId="5C1D42CC" w14:textId="77777777" w:rsidR="00A5471B" w:rsidRPr="00AE5B53" w:rsidRDefault="00A5471B" w:rsidP="00F21884">
            <w:pPr>
              <w:widowControl/>
              <w:jc w:val="center"/>
              <w:rPr>
                <w:rFonts w:ascii="宋体" w:hAnsi="宋体" w:cs="宋体"/>
                <w:color w:val="000000"/>
                <w:kern w:val="0"/>
                <w:sz w:val="22"/>
              </w:rPr>
            </w:pPr>
            <w:r w:rsidRPr="00AE5B53">
              <w:rPr>
                <w:rFonts w:ascii="宋体" w:hAnsi="宋体" w:cs="宋体" w:hint="eastAsia"/>
                <w:color w:val="000000"/>
                <w:kern w:val="0"/>
                <w:sz w:val="22"/>
              </w:rPr>
              <w:t>挂账明细</w:t>
            </w:r>
          </w:p>
        </w:tc>
      </w:tr>
      <w:tr w:rsidR="00A5471B" w:rsidRPr="00AE5B53" w14:paraId="3EB82747"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19DEC6AC"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lastRenderedPageBreak/>
              <w:t>挂账编号</w:t>
            </w:r>
          </w:p>
        </w:tc>
        <w:tc>
          <w:tcPr>
            <w:tcW w:w="1437" w:type="dxa"/>
            <w:tcBorders>
              <w:top w:val="nil"/>
              <w:left w:val="nil"/>
              <w:bottom w:val="single" w:sz="4" w:space="0" w:color="auto"/>
              <w:right w:val="single" w:sz="4" w:space="0" w:color="auto"/>
            </w:tcBorders>
            <w:shd w:val="clear" w:color="auto" w:fill="auto"/>
            <w:noWrap/>
            <w:vAlign w:val="center"/>
            <w:hideMark/>
          </w:tcPr>
          <w:p w14:paraId="12786F4E"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挂账</w:t>
            </w:r>
            <w:r w:rsidRPr="00AE5B53">
              <w:rPr>
                <w:rFonts w:ascii="宋体" w:hAnsi="宋体" w:cs="宋体" w:hint="eastAsia"/>
                <w:color w:val="000000"/>
                <w:kern w:val="0"/>
                <w:sz w:val="22"/>
              </w:rPr>
              <w:t>序号</w:t>
            </w:r>
          </w:p>
        </w:tc>
        <w:tc>
          <w:tcPr>
            <w:tcW w:w="1134" w:type="dxa"/>
            <w:tcBorders>
              <w:top w:val="nil"/>
              <w:left w:val="nil"/>
              <w:bottom w:val="single" w:sz="4" w:space="0" w:color="auto"/>
              <w:right w:val="single" w:sz="4" w:space="0" w:color="auto"/>
            </w:tcBorders>
            <w:shd w:val="clear" w:color="auto" w:fill="auto"/>
            <w:noWrap/>
            <w:vAlign w:val="center"/>
            <w:hideMark/>
          </w:tcPr>
          <w:p w14:paraId="3152CD5E"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挂账金额</w:t>
            </w:r>
          </w:p>
        </w:tc>
        <w:tc>
          <w:tcPr>
            <w:tcW w:w="1843" w:type="dxa"/>
            <w:tcBorders>
              <w:top w:val="nil"/>
              <w:left w:val="nil"/>
              <w:bottom w:val="single" w:sz="4" w:space="0" w:color="auto"/>
              <w:right w:val="single" w:sz="4" w:space="0" w:color="auto"/>
            </w:tcBorders>
            <w:shd w:val="clear" w:color="auto" w:fill="auto"/>
            <w:noWrap/>
            <w:vAlign w:val="center"/>
            <w:hideMark/>
          </w:tcPr>
          <w:p w14:paraId="509D544E"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状态</w:t>
            </w:r>
          </w:p>
        </w:tc>
      </w:tr>
      <w:tr w:rsidR="00A5471B" w:rsidRPr="00AE5B53" w14:paraId="6591AE78"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39C79AB2"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0001</w:t>
            </w:r>
          </w:p>
        </w:tc>
        <w:tc>
          <w:tcPr>
            <w:tcW w:w="1437" w:type="dxa"/>
            <w:tcBorders>
              <w:top w:val="nil"/>
              <w:left w:val="nil"/>
              <w:bottom w:val="single" w:sz="4" w:space="0" w:color="auto"/>
              <w:right w:val="single" w:sz="4" w:space="0" w:color="auto"/>
            </w:tcBorders>
            <w:shd w:val="clear" w:color="auto" w:fill="auto"/>
            <w:noWrap/>
            <w:vAlign w:val="center"/>
            <w:hideMark/>
          </w:tcPr>
          <w:p w14:paraId="39867894"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AE5B53">
              <w:rPr>
                <w:rFonts w:ascii="宋体" w:hAnsi="宋体" w:cs="宋体" w:hint="eastAsia"/>
                <w:color w:val="000000"/>
                <w:kern w:val="0"/>
                <w:sz w:val="22"/>
              </w:rPr>
              <w:t>1</w:t>
            </w:r>
          </w:p>
        </w:tc>
        <w:tc>
          <w:tcPr>
            <w:tcW w:w="1134" w:type="dxa"/>
            <w:tcBorders>
              <w:top w:val="nil"/>
              <w:left w:val="nil"/>
              <w:bottom w:val="single" w:sz="4" w:space="0" w:color="auto"/>
              <w:right w:val="single" w:sz="4" w:space="0" w:color="auto"/>
            </w:tcBorders>
            <w:shd w:val="clear" w:color="auto" w:fill="auto"/>
            <w:noWrap/>
            <w:vAlign w:val="center"/>
            <w:hideMark/>
          </w:tcPr>
          <w:p w14:paraId="76CC9E67"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843" w:type="dxa"/>
            <w:tcBorders>
              <w:top w:val="nil"/>
              <w:left w:val="nil"/>
              <w:bottom w:val="single" w:sz="4" w:space="0" w:color="auto"/>
              <w:right w:val="single" w:sz="4" w:space="0" w:color="auto"/>
            </w:tcBorders>
            <w:shd w:val="clear" w:color="auto" w:fill="auto"/>
            <w:noWrap/>
            <w:vAlign w:val="center"/>
            <w:hideMark/>
          </w:tcPr>
          <w:p w14:paraId="22E5D10D"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已冲销</w:t>
            </w:r>
          </w:p>
        </w:tc>
      </w:tr>
      <w:tr w:rsidR="00A5471B" w:rsidRPr="00AE5B53" w14:paraId="3E4BD13D"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20DF2E20"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0002</w:t>
            </w:r>
          </w:p>
        </w:tc>
        <w:tc>
          <w:tcPr>
            <w:tcW w:w="1437" w:type="dxa"/>
            <w:tcBorders>
              <w:top w:val="nil"/>
              <w:left w:val="nil"/>
              <w:bottom w:val="single" w:sz="4" w:space="0" w:color="auto"/>
              <w:right w:val="single" w:sz="4" w:space="0" w:color="auto"/>
            </w:tcBorders>
            <w:shd w:val="clear" w:color="auto" w:fill="auto"/>
            <w:noWrap/>
            <w:vAlign w:val="center"/>
            <w:hideMark/>
          </w:tcPr>
          <w:p w14:paraId="2CF9571F"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AE5B53">
              <w:rPr>
                <w:rFonts w:ascii="宋体" w:hAnsi="宋体" w:cs="宋体" w:hint="eastAsia"/>
                <w:color w:val="000000"/>
                <w:kern w:val="0"/>
                <w:sz w:val="22"/>
              </w:rPr>
              <w:t>1</w:t>
            </w:r>
          </w:p>
        </w:tc>
        <w:tc>
          <w:tcPr>
            <w:tcW w:w="1134" w:type="dxa"/>
            <w:tcBorders>
              <w:top w:val="nil"/>
              <w:left w:val="nil"/>
              <w:bottom w:val="single" w:sz="4" w:space="0" w:color="auto"/>
              <w:right w:val="single" w:sz="4" w:space="0" w:color="auto"/>
            </w:tcBorders>
            <w:shd w:val="clear" w:color="auto" w:fill="auto"/>
            <w:noWrap/>
            <w:vAlign w:val="center"/>
            <w:hideMark/>
          </w:tcPr>
          <w:p w14:paraId="748FFD66"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843" w:type="dxa"/>
            <w:tcBorders>
              <w:top w:val="nil"/>
              <w:left w:val="nil"/>
              <w:bottom w:val="single" w:sz="4" w:space="0" w:color="auto"/>
              <w:right w:val="single" w:sz="4" w:space="0" w:color="auto"/>
            </w:tcBorders>
            <w:shd w:val="clear" w:color="auto" w:fill="auto"/>
            <w:noWrap/>
            <w:vAlign w:val="center"/>
            <w:hideMark/>
          </w:tcPr>
          <w:p w14:paraId="52F93AA6"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已冲销</w:t>
            </w:r>
          </w:p>
        </w:tc>
      </w:tr>
      <w:tr w:rsidR="00A5471B" w:rsidRPr="00AE5B53" w14:paraId="03094ECB"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7DA6F051"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37" w:type="dxa"/>
            <w:tcBorders>
              <w:top w:val="nil"/>
              <w:left w:val="nil"/>
              <w:bottom w:val="single" w:sz="4" w:space="0" w:color="auto"/>
              <w:right w:val="single" w:sz="4" w:space="0" w:color="auto"/>
            </w:tcBorders>
            <w:shd w:val="clear" w:color="auto" w:fill="auto"/>
            <w:noWrap/>
            <w:vAlign w:val="center"/>
            <w:hideMark/>
          </w:tcPr>
          <w:p w14:paraId="085E477E"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134" w:type="dxa"/>
            <w:tcBorders>
              <w:top w:val="nil"/>
              <w:left w:val="nil"/>
              <w:bottom w:val="single" w:sz="4" w:space="0" w:color="auto"/>
              <w:right w:val="single" w:sz="4" w:space="0" w:color="auto"/>
            </w:tcBorders>
            <w:shd w:val="clear" w:color="auto" w:fill="auto"/>
            <w:noWrap/>
            <w:vAlign w:val="center"/>
            <w:hideMark/>
          </w:tcPr>
          <w:p w14:paraId="23E96E30"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843" w:type="dxa"/>
            <w:tcBorders>
              <w:top w:val="nil"/>
              <w:left w:val="nil"/>
              <w:bottom w:val="single" w:sz="4" w:space="0" w:color="auto"/>
              <w:right w:val="single" w:sz="4" w:space="0" w:color="auto"/>
            </w:tcBorders>
            <w:shd w:val="clear" w:color="auto" w:fill="auto"/>
            <w:noWrap/>
            <w:hideMark/>
          </w:tcPr>
          <w:p w14:paraId="4D34F0DE" w14:textId="77777777" w:rsidR="00A5471B" w:rsidRDefault="00A5471B" w:rsidP="00F21884">
            <w:r w:rsidRPr="002873AA">
              <w:rPr>
                <w:rFonts w:ascii="宋体" w:hAnsi="宋体" w:cs="宋体" w:hint="eastAsia"/>
                <w:color w:val="000000"/>
                <w:kern w:val="0"/>
                <w:sz w:val="22"/>
              </w:rPr>
              <w:t>正常</w:t>
            </w:r>
          </w:p>
        </w:tc>
      </w:tr>
      <w:tr w:rsidR="00A5471B" w:rsidRPr="00AE5B53" w14:paraId="789D72C9"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17206291"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0002</w:t>
            </w:r>
          </w:p>
        </w:tc>
        <w:tc>
          <w:tcPr>
            <w:tcW w:w="1437" w:type="dxa"/>
            <w:tcBorders>
              <w:top w:val="nil"/>
              <w:left w:val="nil"/>
              <w:bottom w:val="single" w:sz="4" w:space="0" w:color="auto"/>
              <w:right w:val="single" w:sz="4" w:space="0" w:color="auto"/>
            </w:tcBorders>
            <w:shd w:val="clear" w:color="auto" w:fill="auto"/>
            <w:noWrap/>
            <w:vAlign w:val="center"/>
            <w:hideMark/>
          </w:tcPr>
          <w:p w14:paraId="50721D95"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0003</w:t>
            </w:r>
          </w:p>
        </w:tc>
        <w:tc>
          <w:tcPr>
            <w:tcW w:w="1134" w:type="dxa"/>
            <w:tcBorders>
              <w:top w:val="nil"/>
              <w:left w:val="nil"/>
              <w:bottom w:val="single" w:sz="4" w:space="0" w:color="auto"/>
              <w:right w:val="single" w:sz="4" w:space="0" w:color="auto"/>
            </w:tcBorders>
            <w:shd w:val="clear" w:color="auto" w:fill="auto"/>
            <w:noWrap/>
            <w:vAlign w:val="center"/>
            <w:hideMark/>
          </w:tcPr>
          <w:p w14:paraId="44E5C3DB"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6</w:t>
            </w:r>
            <w:r w:rsidRPr="00AE5B53">
              <w:rPr>
                <w:rFonts w:ascii="宋体" w:hAnsi="宋体" w:cs="宋体" w:hint="eastAsia"/>
                <w:color w:val="000000"/>
                <w:kern w:val="0"/>
                <w:sz w:val="22"/>
              </w:rPr>
              <w:t>0</w:t>
            </w:r>
          </w:p>
        </w:tc>
        <w:tc>
          <w:tcPr>
            <w:tcW w:w="1843" w:type="dxa"/>
            <w:tcBorders>
              <w:top w:val="nil"/>
              <w:left w:val="nil"/>
              <w:bottom w:val="single" w:sz="4" w:space="0" w:color="auto"/>
              <w:right w:val="single" w:sz="4" w:space="0" w:color="auto"/>
            </w:tcBorders>
            <w:shd w:val="clear" w:color="auto" w:fill="auto"/>
            <w:noWrap/>
            <w:hideMark/>
          </w:tcPr>
          <w:p w14:paraId="3D978386" w14:textId="77777777" w:rsidR="00A5471B" w:rsidRDefault="00A5471B" w:rsidP="00F21884">
            <w:r w:rsidRPr="002873AA">
              <w:rPr>
                <w:rFonts w:ascii="宋体" w:hAnsi="宋体" w:cs="宋体" w:hint="eastAsia"/>
                <w:color w:val="000000"/>
                <w:kern w:val="0"/>
                <w:sz w:val="22"/>
              </w:rPr>
              <w:t>正常</w:t>
            </w:r>
          </w:p>
        </w:tc>
      </w:tr>
    </w:tbl>
    <w:p w14:paraId="4B497152" w14:textId="77777777" w:rsidR="00A5471B" w:rsidRPr="008F31DB" w:rsidRDefault="00A5471B" w:rsidP="00A5471B">
      <w:pPr>
        <w:spacing w:line="360" w:lineRule="auto"/>
        <w:ind w:left="1243"/>
        <w:rPr>
          <w:rFonts w:ascii="宋体" w:hAnsi="宋体"/>
        </w:rPr>
      </w:pPr>
      <w:r w:rsidRPr="008F31DB">
        <w:rPr>
          <w:rFonts w:ascii="宋体" w:hAnsi="宋体" w:hint="eastAsia"/>
        </w:rPr>
        <w:t>销账明细如下：</w:t>
      </w:r>
    </w:p>
    <w:tbl>
      <w:tblPr>
        <w:tblW w:w="5740" w:type="dxa"/>
        <w:tblInd w:w="1261" w:type="dxa"/>
        <w:tblLook w:val="04A0" w:firstRow="1" w:lastRow="0" w:firstColumn="1" w:lastColumn="0" w:noHBand="0" w:noVBand="1"/>
      </w:tblPr>
      <w:tblGrid>
        <w:gridCol w:w="1399"/>
        <w:gridCol w:w="1417"/>
        <w:gridCol w:w="1134"/>
        <w:gridCol w:w="1790"/>
      </w:tblGrid>
      <w:tr w:rsidR="00A5471B" w:rsidRPr="00E353D2" w14:paraId="51A96C81" w14:textId="77777777" w:rsidTr="00F21884">
        <w:trPr>
          <w:trHeight w:val="270"/>
        </w:trPr>
        <w:tc>
          <w:tcPr>
            <w:tcW w:w="5740" w:type="dxa"/>
            <w:gridSpan w:val="4"/>
            <w:tcBorders>
              <w:top w:val="single" w:sz="4" w:space="0" w:color="auto"/>
              <w:left w:val="single" w:sz="4" w:space="0" w:color="auto"/>
              <w:bottom w:val="single" w:sz="4" w:space="0" w:color="auto"/>
              <w:right w:val="single" w:sz="4" w:space="0" w:color="000000"/>
            </w:tcBorders>
            <w:shd w:val="clear" w:color="000000" w:fill="A5A5A5"/>
            <w:noWrap/>
            <w:vAlign w:val="center"/>
            <w:hideMark/>
          </w:tcPr>
          <w:p w14:paraId="5B8D2AA2" w14:textId="77777777" w:rsidR="00A5471B" w:rsidRPr="00E353D2" w:rsidRDefault="00A5471B" w:rsidP="00F21884">
            <w:pPr>
              <w:widowControl/>
              <w:jc w:val="center"/>
              <w:rPr>
                <w:rFonts w:ascii="宋体" w:hAnsi="宋体" w:cs="宋体"/>
                <w:color w:val="000000"/>
                <w:kern w:val="0"/>
                <w:sz w:val="22"/>
              </w:rPr>
            </w:pPr>
            <w:r w:rsidRPr="00E353D2">
              <w:rPr>
                <w:rFonts w:ascii="宋体" w:hAnsi="宋体" w:cs="宋体" w:hint="eastAsia"/>
                <w:color w:val="000000"/>
                <w:kern w:val="0"/>
                <w:sz w:val="22"/>
              </w:rPr>
              <w:t>销账明细</w:t>
            </w:r>
          </w:p>
        </w:tc>
      </w:tr>
      <w:tr w:rsidR="00A5471B" w:rsidRPr="00E353D2" w14:paraId="6D488B9C" w14:textId="77777777" w:rsidTr="00F21884">
        <w:trPr>
          <w:trHeight w:val="270"/>
        </w:trPr>
        <w:tc>
          <w:tcPr>
            <w:tcW w:w="1399" w:type="dxa"/>
            <w:tcBorders>
              <w:top w:val="nil"/>
              <w:left w:val="single" w:sz="4" w:space="0" w:color="auto"/>
              <w:bottom w:val="single" w:sz="4" w:space="0" w:color="auto"/>
              <w:right w:val="single" w:sz="4" w:space="0" w:color="auto"/>
            </w:tcBorders>
            <w:shd w:val="clear" w:color="auto" w:fill="auto"/>
            <w:noWrap/>
            <w:vAlign w:val="center"/>
            <w:hideMark/>
          </w:tcPr>
          <w:p w14:paraId="6BB48107"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挂账编号</w:t>
            </w:r>
          </w:p>
        </w:tc>
        <w:tc>
          <w:tcPr>
            <w:tcW w:w="1417" w:type="dxa"/>
            <w:tcBorders>
              <w:top w:val="nil"/>
              <w:left w:val="nil"/>
              <w:bottom w:val="single" w:sz="4" w:space="0" w:color="auto"/>
              <w:right w:val="single" w:sz="4" w:space="0" w:color="auto"/>
            </w:tcBorders>
            <w:shd w:val="clear" w:color="auto" w:fill="auto"/>
            <w:noWrap/>
            <w:vAlign w:val="center"/>
            <w:hideMark/>
          </w:tcPr>
          <w:p w14:paraId="06C6E687"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销账序号</w:t>
            </w:r>
          </w:p>
        </w:tc>
        <w:tc>
          <w:tcPr>
            <w:tcW w:w="1134" w:type="dxa"/>
            <w:tcBorders>
              <w:top w:val="nil"/>
              <w:left w:val="nil"/>
              <w:bottom w:val="single" w:sz="4" w:space="0" w:color="auto"/>
              <w:right w:val="single" w:sz="4" w:space="0" w:color="auto"/>
            </w:tcBorders>
            <w:shd w:val="clear" w:color="auto" w:fill="auto"/>
            <w:noWrap/>
            <w:vAlign w:val="center"/>
            <w:hideMark/>
          </w:tcPr>
          <w:p w14:paraId="17867B9F"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销账金额</w:t>
            </w:r>
          </w:p>
        </w:tc>
        <w:tc>
          <w:tcPr>
            <w:tcW w:w="1790" w:type="dxa"/>
            <w:tcBorders>
              <w:top w:val="nil"/>
              <w:left w:val="nil"/>
              <w:bottom w:val="single" w:sz="4" w:space="0" w:color="auto"/>
              <w:right w:val="single" w:sz="4" w:space="0" w:color="auto"/>
            </w:tcBorders>
            <w:shd w:val="clear" w:color="auto" w:fill="auto"/>
            <w:noWrap/>
            <w:vAlign w:val="center"/>
            <w:hideMark/>
          </w:tcPr>
          <w:p w14:paraId="1D414D8B"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状态</w:t>
            </w:r>
          </w:p>
        </w:tc>
      </w:tr>
      <w:tr w:rsidR="00A5471B" w:rsidRPr="00E353D2" w14:paraId="532F140E" w14:textId="77777777" w:rsidTr="00F21884">
        <w:trPr>
          <w:trHeight w:val="270"/>
        </w:trPr>
        <w:tc>
          <w:tcPr>
            <w:tcW w:w="13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0CFC5"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CCF61D9"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E353D2">
              <w:rPr>
                <w:rFonts w:ascii="宋体" w:hAnsi="宋体" w:cs="宋体" w:hint="eastAsia"/>
                <w:color w:val="000000"/>
                <w:kern w:val="0"/>
                <w:sz w:val="22"/>
              </w:rPr>
              <w:t>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AE9C541" w14:textId="77777777" w:rsidR="00A5471B" w:rsidRPr="00E353D2"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3</w:t>
            </w:r>
            <w:r w:rsidRPr="00E353D2">
              <w:rPr>
                <w:rFonts w:ascii="宋体" w:hAnsi="宋体" w:cs="宋体" w:hint="eastAsia"/>
                <w:color w:val="000000"/>
                <w:kern w:val="0"/>
                <w:sz w:val="22"/>
              </w:rPr>
              <w:t>0</w:t>
            </w:r>
          </w:p>
        </w:tc>
        <w:tc>
          <w:tcPr>
            <w:tcW w:w="1790" w:type="dxa"/>
            <w:tcBorders>
              <w:top w:val="single" w:sz="4" w:space="0" w:color="auto"/>
              <w:left w:val="nil"/>
              <w:bottom w:val="single" w:sz="4" w:space="0" w:color="auto"/>
              <w:right w:val="single" w:sz="4" w:space="0" w:color="auto"/>
            </w:tcBorders>
            <w:shd w:val="clear" w:color="auto" w:fill="auto"/>
            <w:noWrap/>
            <w:vAlign w:val="center"/>
            <w:hideMark/>
          </w:tcPr>
          <w:p w14:paraId="25413F88"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正常</w:t>
            </w:r>
          </w:p>
        </w:tc>
      </w:tr>
      <w:tr w:rsidR="00A5471B" w:rsidRPr="00E353D2" w14:paraId="11AFAE0E" w14:textId="77777777" w:rsidTr="00F21884">
        <w:trPr>
          <w:trHeight w:val="270"/>
        </w:trPr>
        <w:tc>
          <w:tcPr>
            <w:tcW w:w="13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213A25"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5C08E36"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71C6F41" w14:textId="77777777" w:rsidR="00A5471B"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40</w:t>
            </w:r>
          </w:p>
        </w:tc>
        <w:tc>
          <w:tcPr>
            <w:tcW w:w="1790" w:type="dxa"/>
            <w:tcBorders>
              <w:top w:val="single" w:sz="4" w:space="0" w:color="auto"/>
              <w:left w:val="nil"/>
              <w:bottom w:val="single" w:sz="4" w:space="0" w:color="auto"/>
              <w:right w:val="single" w:sz="4" w:space="0" w:color="auto"/>
            </w:tcBorders>
            <w:shd w:val="clear" w:color="auto" w:fill="auto"/>
            <w:noWrap/>
            <w:vAlign w:val="center"/>
          </w:tcPr>
          <w:p w14:paraId="48E4EEF3"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bl>
    <w:p w14:paraId="1BB51765" w14:textId="77777777" w:rsidR="00A5471B" w:rsidRPr="008F31DB" w:rsidRDefault="00A5471B" w:rsidP="00A5471B">
      <w:pPr>
        <w:spacing w:line="360" w:lineRule="auto"/>
        <w:ind w:left="1243"/>
        <w:rPr>
          <w:rFonts w:ascii="宋体" w:hAnsi="宋体"/>
        </w:rPr>
      </w:pPr>
    </w:p>
    <w:p w14:paraId="0D4F3C09" w14:textId="77777777" w:rsidR="00A5471B" w:rsidRPr="008F31DB" w:rsidRDefault="00A5471B" w:rsidP="00A5471B">
      <w:pPr>
        <w:spacing w:line="360" w:lineRule="auto"/>
        <w:ind w:left="1243"/>
        <w:rPr>
          <w:rFonts w:ascii="宋体" w:hAnsi="宋体"/>
        </w:rPr>
      </w:pPr>
      <w:r w:rsidRPr="008F31DB">
        <w:rPr>
          <w:rFonts w:ascii="宋体" w:hAnsi="宋体" w:hint="eastAsia"/>
        </w:rPr>
        <w:t>挂销账汇总信息如下：</w:t>
      </w:r>
    </w:p>
    <w:tbl>
      <w:tblPr>
        <w:tblW w:w="6785" w:type="dxa"/>
        <w:tblInd w:w="1261" w:type="dxa"/>
        <w:tblLook w:val="04A0" w:firstRow="1" w:lastRow="0" w:firstColumn="1" w:lastColumn="0" w:noHBand="0" w:noVBand="1"/>
      </w:tblPr>
      <w:tblGrid>
        <w:gridCol w:w="1399"/>
        <w:gridCol w:w="1417"/>
        <w:gridCol w:w="1276"/>
        <w:gridCol w:w="1276"/>
        <w:gridCol w:w="1417"/>
      </w:tblGrid>
      <w:tr w:rsidR="00A5471B" w:rsidRPr="00AE5B53" w14:paraId="3C45E0C8" w14:textId="77777777" w:rsidTr="00F21884">
        <w:trPr>
          <w:trHeight w:val="270"/>
        </w:trPr>
        <w:tc>
          <w:tcPr>
            <w:tcW w:w="6785" w:type="dxa"/>
            <w:gridSpan w:val="5"/>
            <w:tcBorders>
              <w:top w:val="single" w:sz="4" w:space="0" w:color="auto"/>
              <w:left w:val="single" w:sz="4" w:space="0" w:color="auto"/>
              <w:bottom w:val="single" w:sz="4" w:space="0" w:color="auto"/>
              <w:right w:val="single" w:sz="4" w:space="0" w:color="000000"/>
            </w:tcBorders>
            <w:shd w:val="clear" w:color="000000" w:fill="A5A5A5"/>
            <w:noWrap/>
            <w:vAlign w:val="center"/>
            <w:hideMark/>
          </w:tcPr>
          <w:p w14:paraId="33BEDD8B" w14:textId="77777777" w:rsidR="00A5471B" w:rsidRPr="00AE5B53" w:rsidRDefault="00A5471B" w:rsidP="00F21884">
            <w:pPr>
              <w:widowControl/>
              <w:jc w:val="center"/>
              <w:rPr>
                <w:rFonts w:ascii="宋体" w:hAnsi="宋体" w:cs="宋体"/>
                <w:color w:val="000000"/>
                <w:kern w:val="0"/>
                <w:sz w:val="22"/>
              </w:rPr>
            </w:pPr>
            <w:r w:rsidRPr="00AE5B53">
              <w:rPr>
                <w:rFonts w:ascii="宋体" w:hAnsi="宋体" w:cs="宋体" w:hint="eastAsia"/>
                <w:color w:val="000000"/>
                <w:kern w:val="0"/>
                <w:sz w:val="22"/>
              </w:rPr>
              <w:t>挂</w:t>
            </w:r>
            <w:r>
              <w:rPr>
                <w:rFonts w:ascii="宋体" w:hAnsi="宋体" w:cs="宋体" w:hint="eastAsia"/>
                <w:color w:val="000000"/>
                <w:kern w:val="0"/>
                <w:sz w:val="22"/>
              </w:rPr>
              <w:t>销</w:t>
            </w:r>
            <w:r w:rsidRPr="00AE5B53">
              <w:rPr>
                <w:rFonts w:ascii="宋体" w:hAnsi="宋体" w:cs="宋体" w:hint="eastAsia"/>
                <w:color w:val="000000"/>
                <w:kern w:val="0"/>
                <w:sz w:val="22"/>
              </w:rPr>
              <w:t>账汇总</w:t>
            </w:r>
          </w:p>
        </w:tc>
      </w:tr>
      <w:tr w:rsidR="00A5471B" w:rsidRPr="00AE5B53" w14:paraId="37E62127" w14:textId="77777777" w:rsidTr="00F21884">
        <w:trPr>
          <w:trHeight w:val="270"/>
        </w:trPr>
        <w:tc>
          <w:tcPr>
            <w:tcW w:w="1399" w:type="dxa"/>
            <w:tcBorders>
              <w:top w:val="nil"/>
              <w:left w:val="single" w:sz="4" w:space="0" w:color="auto"/>
              <w:bottom w:val="single" w:sz="4" w:space="0" w:color="auto"/>
              <w:right w:val="single" w:sz="4" w:space="0" w:color="auto"/>
            </w:tcBorders>
            <w:shd w:val="clear" w:color="auto" w:fill="auto"/>
            <w:noWrap/>
            <w:vAlign w:val="center"/>
            <w:hideMark/>
          </w:tcPr>
          <w:p w14:paraId="5FCD36D7"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挂账编号</w:t>
            </w:r>
          </w:p>
        </w:tc>
        <w:tc>
          <w:tcPr>
            <w:tcW w:w="1417" w:type="dxa"/>
            <w:tcBorders>
              <w:top w:val="nil"/>
              <w:left w:val="nil"/>
              <w:bottom w:val="single" w:sz="4" w:space="0" w:color="auto"/>
              <w:right w:val="single" w:sz="4" w:space="0" w:color="auto"/>
            </w:tcBorders>
            <w:shd w:val="clear" w:color="auto" w:fill="auto"/>
            <w:noWrap/>
            <w:vAlign w:val="center"/>
            <w:hideMark/>
          </w:tcPr>
          <w:p w14:paraId="5EBDBC4E" w14:textId="77777777" w:rsidR="00A5471B" w:rsidRPr="00AE5B53" w:rsidRDefault="00A5471B" w:rsidP="00F21884">
            <w:pPr>
              <w:widowControl/>
              <w:jc w:val="left"/>
              <w:rPr>
                <w:rFonts w:ascii="宋体" w:hAnsi="宋体" w:cs="宋体"/>
                <w:color w:val="000000"/>
                <w:kern w:val="0"/>
                <w:sz w:val="22"/>
              </w:rPr>
            </w:pPr>
            <w:proofErr w:type="gramStart"/>
            <w:r w:rsidRPr="00AE5B53">
              <w:rPr>
                <w:rFonts w:ascii="宋体" w:hAnsi="宋体" w:cs="宋体" w:hint="eastAsia"/>
                <w:color w:val="000000"/>
                <w:kern w:val="0"/>
                <w:sz w:val="22"/>
              </w:rPr>
              <w:t>挂账</w:t>
            </w:r>
            <w:r>
              <w:rPr>
                <w:rFonts w:ascii="宋体" w:hAnsi="宋体" w:cs="宋体" w:hint="eastAsia"/>
                <w:color w:val="000000"/>
                <w:kern w:val="0"/>
                <w:sz w:val="22"/>
              </w:rPr>
              <w:t>总</w:t>
            </w:r>
            <w:proofErr w:type="gramEnd"/>
            <w:r w:rsidRPr="00AE5B53">
              <w:rPr>
                <w:rFonts w:ascii="宋体" w:hAnsi="宋体" w:cs="宋体" w:hint="eastAsia"/>
                <w:color w:val="000000"/>
                <w:kern w:val="0"/>
                <w:sz w:val="22"/>
              </w:rPr>
              <w:t>金额</w:t>
            </w:r>
          </w:p>
        </w:tc>
        <w:tc>
          <w:tcPr>
            <w:tcW w:w="1276" w:type="dxa"/>
            <w:tcBorders>
              <w:top w:val="nil"/>
              <w:left w:val="nil"/>
              <w:bottom w:val="single" w:sz="4" w:space="0" w:color="auto"/>
              <w:right w:val="single" w:sz="4" w:space="0" w:color="auto"/>
            </w:tcBorders>
            <w:shd w:val="clear" w:color="auto" w:fill="auto"/>
            <w:noWrap/>
            <w:vAlign w:val="center"/>
            <w:hideMark/>
          </w:tcPr>
          <w:p w14:paraId="2FEDF340"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销</w:t>
            </w:r>
            <w:r w:rsidRPr="00AE5B53">
              <w:rPr>
                <w:rFonts w:ascii="宋体" w:hAnsi="宋体" w:cs="宋体" w:hint="eastAsia"/>
                <w:color w:val="000000"/>
                <w:kern w:val="0"/>
                <w:sz w:val="22"/>
              </w:rPr>
              <w:t>账</w:t>
            </w:r>
            <w:r>
              <w:rPr>
                <w:rFonts w:ascii="宋体" w:hAnsi="宋体" w:cs="宋体" w:hint="eastAsia"/>
                <w:color w:val="000000"/>
                <w:kern w:val="0"/>
                <w:sz w:val="22"/>
              </w:rPr>
              <w:t>总金</w:t>
            </w:r>
            <w:r w:rsidRPr="00AE5B53">
              <w:rPr>
                <w:rFonts w:ascii="宋体" w:hAnsi="宋体" w:cs="宋体" w:hint="eastAsia"/>
                <w:color w:val="000000"/>
                <w:kern w:val="0"/>
                <w:sz w:val="22"/>
              </w:rPr>
              <w:t>额</w:t>
            </w:r>
          </w:p>
        </w:tc>
        <w:tc>
          <w:tcPr>
            <w:tcW w:w="1276" w:type="dxa"/>
            <w:tcBorders>
              <w:top w:val="nil"/>
              <w:left w:val="nil"/>
              <w:bottom w:val="nil"/>
              <w:right w:val="single" w:sz="4" w:space="0" w:color="auto"/>
            </w:tcBorders>
            <w:shd w:val="clear" w:color="auto" w:fill="auto"/>
            <w:noWrap/>
            <w:vAlign w:val="center"/>
            <w:hideMark/>
          </w:tcPr>
          <w:p w14:paraId="56999BD7"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w:t>
            </w:r>
            <w:r w:rsidRPr="00AE5B53">
              <w:rPr>
                <w:rFonts w:ascii="宋体" w:hAnsi="宋体" w:cs="宋体" w:hint="eastAsia"/>
                <w:color w:val="000000"/>
                <w:kern w:val="0"/>
                <w:sz w:val="22"/>
              </w:rPr>
              <w:t>账</w:t>
            </w:r>
            <w:r>
              <w:rPr>
                <w:rFonts w:ascii="宋体" w:hAnsi="宋体" w:cs="宋体" w:hint="eastAsia"/>
                <w:color w:val="000000"/>
                <w:kern w:val="0"/>
                <w:sz w:val="22"/>
              </w:rPr>
              <w:t>余</w:t>
            </w:r>
            <w:r w:rsidRPr="00AE5B53">
              <w:rPr>
                <w:rFonts w:ascii="宋体" w:hAnsi="宋体" w:cs="宋体" w:hint="eastAsia"/>
                <w:color w:val="000000"/>
                <w:kern w:val="0"/>
                <w:sz w:val="22"/>
              </w:rPr>
              <w:t>额</w:t>
            </w:r>
          </w:p>
        </w:tc>
        <w:tc>
          <w:tcPr>
            <w:tcW w:w="1417" w:type="dxa"/>
            <w:tcBorders>
              <w:top w:val="nil"/>
              <w:left w:val="nil"/>
              <w:bottom w:val="single" w:sz="4" w:space="0" w:color="auto"/>
              <w:right w:val="single" w:sz="4" w:space="0" w:color="auto"/>
            </w:tcBorders>
            <w:shd w:val="clear" w:color="auto" w:fill="auto"/>
            <w:noWrap/>
            <w:vAlign w:val="center"/>
            <w:hideMark/>
          </w:tcPr>
          <w:p w14:paraId="5DFC6CC8"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状态</w:t>
            </w:r>
          </w:p>
        </w:tc>
      </w:tr>
      <w:tr w:rsidR="00A5471B" w:rsidRPr="00AE5B53" w14:paraId="003B891D" w14:textId="77777777" w:rsidTr="00F21884">
        <w:trPr>
          <w:trHeight w:val="270"/>
        </w:trPr>
        <w:tc>
          <w:tcPr>
            <w:tcW w:w="1399" w:type="dxa"/>
            <w:tcBorders>
              <w:top w:val="nil"/>
              <w:left w:val="single" w:sz="4" w:space="0" w:color="auto"/>
              <w:bottom w:val="single" w:sz="4" w:space="0" w:color="auto"/>
              <w:right w:val="single" w:sz="4" w:space="0" w:color="auto"/>
            </w:tcBorders>
            <w:shd w:val="clear" w:color="auto" w:fill="auto"/>
            <w:noWrap/>
            <w:vAlign w:val="center"/>
            <w:hideMark/>
          </w:tcPr>
          <w:p w14:paraId="1292AF9C"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0001</w:t>
            </w:r>
          </w:p>
        </w:tc>
        <w:tc>
          <w:tcPr>
            <w:tcW w:w="1417" w:type="dxa"/>
            <w:tcBorders>
              <w:top w:val="nil"/>
              <w:left w:val="nil"/>
              <w:bottom w:val="single" w:sz="4" w:space="0" w:color="auto"/>
              <w:right w:val="single" w:sz="4" w:space="0" w:color="auto"/>
            </w:tcBorders>
            <w:shd w:val="clear" w:color="auto" w:fill="auto"/>
            <w:noWrap/>
            <w:vAlign w:val="center"/>
            <w:hideMark/>
          </w:tcPr>
          <w:p w14:paraId="2067B05E"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276" w:type="dxa"/>
            <w:tcBorders>
              <w:top w:val="nil"/>
              <w:left w:val="nil"/>
              <w:bottom w:val="single" w:sz="4" w:space="0" w:color="auto"/>
              <w:right w:val="single" w:sz="4" w:space="0" w:color="auto"/>
            </w:tcBorders>
            <w:shd w:val="clear" w:color="auto" w:fill="auto"/>
            <w:noWrap/>
            <w:vAlign w:val="center"/>
            <w:hideMark/>
          </w:tcPr>
          <w:p w14:paraId="44E5BE92"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CCCB843" w14:textId="77777777" w:rsidR="00A5471B" w:rsidRPr="00AE5B53" w:rsidRDefault="00A5471B" w:rsidP="00F21884">
            <w:pPr>
              <w:widowControl/>
              <w:jc w:val="right"/>
              <w:rPr>
                <w:rFonts w:ascii="宋体" w:hAnsi="宋体" w:cs="宋体"/>
                <w:color w:val="000000"/>
                <w:kern w:val="0"/>
                <w:sz w:val="22"/>
              </w:rPr>
            </w:pPr>
            <w:r w:rsidRPr="00AE5B53">
              <w:rPr>
                <w:rFonts w:ascii="宋体" w:hAnsi="宋体" w:cs="宋体" w:hint="eastAsia"/>
                <w:color w:val="000000"/>
                <w:kern w:val="0"/>
                <w:sz w:val="22"/>
              </w:rPr>
              <w:t>0</w:t>
            </w:r>
          </w:p>
        </w:tc>
        <w:tc>
          <w:tcPr>
            <w:tcW w:w="1417" w:type="dxa"/>
            <w:tcBorders>
              <w:top w:val="nil"/>
              <w:left w:val="nil"/>
              <w:bottom w:val="single" w:sz="4" w:space="0" w:color="auto"/>
              <w:right w:val="single" w:sz="4" w:space="0" w:color="auto"/>
            </w:tcBorders>
            <w:shd w:val="clear" w:color="auto" w:fill="auto"/>
            <w:noWrap/>
            <w:vAlign w:val="center"/>
            <w:hideMark/>
          </w:tcPr>
          <w:p w14:paraId="14C5B849" w14:textId="77777777" w:rsidR="00A5471B" w:rsidRPr="00AE5B5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已冲销</w:t>
            </w:r>
          </w:p>
        </w:tc>
      </w:tr>
      <w:tr w:rsidR="00A5471B" w:rsidRPr="00AE5B53" w14:paraId="4883E460" w14:textId="77777777" w:rsidTr="00F21884">
        <w:trPr>
          <w:trHeight w:val="585"/>
        </w:trPr>
        <w:tc>
          <w:tcPr>
            <w:tcW w:w="1399" w:type="dxa"/>
            <w:tcBorders>
              <w:top w:val="nil"/>
              <w:left w:val="single" w:sz="4" w:space="0" w:color="auto"/>
              <w:bottom w:val="single" w:sz="4" w:space="0" w:color="auto"/>
              <w:right w:val="single" w:sz="4" w:space="0" w:color="auto"/>
            </w:tcBorders>
            <w:shd w:val="clear" w:color="auto" w:fill="auto"/>
            <w:noWrap/>
            <w:vAlign w:val="center"/>
            <w:hideMark/>
          </w:tcPr>
          <w:p w14:paraId="0707C0AE"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0002</w:t>
            </w:r>
          </w:p>
        </w:tc>
        <w:tc>
          <w:tcPr>
            <w:tcW w:w="1417" w:type="dxa"/>
            <w:tcBorders>
              <w:top w:val="nil"/>
              <w:left w:val="nil"/>
              <w:bottom w:val="single" w:sz="4" w:space="0" w:color="auto"/>
              <w:right w:val="single" w:sz="4" w:space="0" w:color="auto"/>
            </w:tcBorders>
            <w:shd w:val="clear" w:color="auto" w:fill="auto"/>
            <w:noWrap/>
            <w:vAlign w:val="center"/>
            <w:hideMark/>
          </w:tcPr>
          <w:p w14:paraId="4F778DF5" w14:textId="77777777" w:rsidR="00A5471B" w:rsidRPr="00AE5B5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80</w:t>
            </w:r>
          </w:p>
        </w:tc>
        <w:tc>
          <w:tcPr>
            <w:tcW w:w="1276" w:type="dxa"/>
            <w:tcBorders>
              <w:top w:val="nil"/>
              <w:left w:val="nil"/>
              <w:bottom w:val="single" w:sz="4" w:space="0" w:color="auto"/>
              <w:right w:val="single" w:sz="4" w:space="0" w:color="auto"/>
            </w:tcBorders>
            <w:shd w:val="clear" w:color="auto" w:fill="auto"/>
            <w:noWrap/>
            <w:vAlign w:val="center"/>
            <w:hideMark/>
          </w:tcPr>
          <w:p w14:paraId="388DC171" w14:textId="77777777" w:rsidR="00A5471B" w:rsidRPr="00AE5B53"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70</w:t>
            </w:r>
          </w:p>
        </w:tc>
        <w:tc>
          <w:tcPr>
            <w:tcW w:w="1276" w:type="dxa"/>
            <w:tcBorders>
              <w:top w:val="nil"/>
              <w:left w:val="nil"/>
              <w:bottom w:val="single" w:sz="4" w:space="0" w:color="auto"/>
              <w:right w:val="single" w:sz="4" w:space="0" w:color="auto"/>
            </w:tcBorders>
            <w:shd w:val="clear" w:color="auto" w:fill="auto"/>
            <w:noWrap/>
            <w:vAlign w:val="center"/>
            <w:hideMark/>
          </w:tcPr>
          <w:p w14:paraId="3142E79D" w14:textId="77777777" w:rsidR="00A5471B" w:rsidRPr="00AE5B53" w:rsidRDefault="00E278E4" w:rsidP="00F21884">
            <w:pPr>
              <w:widowControl/>
              <w:jc w:val="right"/>
              <w:rPr>
                <w:rFonts w:ascii="宋体" w:hAnsi="宋体" w:cs="宋体"/>
                <w:color w:val="000000"/>
                <w:kern w:val="0"/>
                <w:sz w:val="22"/>
              </w:rPr>
            </w:pPr>
            <w:r>
              <w:rPr>
                <w:rFonts w:ascii="宋体" w:hAnsi="宋体" w:cs="宋体" w:hint="eastAsia"/>
                <w:color w:val="000000"/>
                <w:kern w:val="0"/>
                <w:sz w:val="22"/>
              </w:rPr>
              <w:t>1</w:t>
            </w:r>
            <w:r w:rsidRPr="00AE5B53">
              <w:rPr>
                <w:rFonts w:ascii="宋体" w:hAnsi="宋体" w:cs="宋体" w:hint="eastAsia"/>
                <w:color w:val="000000"/>
                <w:kern w:val="0"/>
                <w:sz w:val="22"/>
              </w:rPr>
              <w:t>0</w:t>
            </w:r>
          </w:p>
        </w:tc>
        <w:tc>
          <w:tcPr>
            <w:tcW w:w="1417" w:type="dxa"/>
            <w:tcBorders>
              <w:top w:val="nil"/>
              <w:left w:val="nil"/>
              <w:bottom w:val="single" w:sz="4" w:space="0" w:color="auto"/>
              <w:right w:val="single" w:sz="4" w:space="0" w:color="auto"/>
            </w:tcBorders>
            <w:shd w:val="clear" w:color="auto" w:fill="auto"/>
            <w:noWrap/>
            <w:vAlign w:val="center"/>
            <w:hideMark/>
          </w:tcPr>
          <w:p w14:paraId="6EBC4A86" w14:textId="77777777" w:rsidR="00A5471B" w:rsidRPr="00AE5B53" w:rsidRDefault="00A5471B" w:rsidP="00F21884">
            <w:pPr>
              <w:widowControl/>
              <w:jc w:val="left"/>
              <w:rPr>
                <w:rFonts w:ascii="宋体" w:hAnsi="宋体" w:cs="宋体"/>
                <w:color w:val="000000"/>
                <w:kern w:val="0"/>
                <w:sz w:val="22"/>
              </w:rPr>
            </w:pPr>
            <w:r w:rsidRPr="00AE5B53">
              <w:rPr>
                <w:rFonts w:ascii="宋体" w:hAnsi="宋体" w:cs="宋体" w:hint="eastAsia"/>
                <w:color w:val="000000"/>
                <w:kern w:val="0"/>
                <w:sz w:val="22"/>
              </w:rPr>
              <w:t>部分销账</w:t>
            </w:r>
          </w:p>
        </w:tc>
      </w:tr>
    </w:tbl>
    <w:p w14:paraId="06DD0DB9" w14:textId="77777777" w:rsidR="00A5471B" w:rsidRDefault="00A5471B" w:rsidP="00A5471B">
      <w:pPr>
        <w:spacing w:line="360" w:lineRule="auto"/>
        <w:ind w:left="1243"/>
        <w:rPr>
          <w:rFonts w:ascii="宋体" w:hAnsi="宋体"/>
          <w:szCs w:val="21"/>
        </w:rPr>
      </w:pPr>
    </w:p>
    <w:p w14:paraId="69641353" w14:textId="77777777" w:rsidR="00A5471B" w:rsidRDefault="00A5471B" w:rsidP="00A5471B">
      <w:pPr>
        <w:ind w:left="1243"/>
        <w:rPr>
          <w:rFonts w:ascii="宋体" w:hAnsi="宋体"/>
          <w:szCs w:val="21"/>
        </w:rPr>
      </w:pPr>
    </w:p>
    <w:p w14:paraId="3F463BEE" w14:textId="77777777" w:rsidR="00A5471B" w:rsidRPr="00C3325B" w:rsidRDefault="00A5471B" w:rsidP="00C80BFB">
      <w:pPr>
        <w:numPr>
          <w:ilvl w:val="0"/>
          <w:numId w:val="29"/>
        </w:numPr>
        <w:spacing w:line="360" w:lineRule="auto"/>
        <w:ind w:left="426" w:firstLine="0"/>
        <w:rPr>
          <w:rFonts w:ascii="宋体" w:hAnsi="宋体"/>
        </w:rPr>
      </w:pPr>
      <w:r w:rsidRPr="00C3325B">
        <w:rPr>
          <w:rFonts w:ascii="宋体" w:hAnsi="宋体" w:hint="eastAsia"/>
        </w:rPr>
        <w:t>销账的冲账规则</w:t>
      </w:r>
    </w:p>
    <w:p w14:paraId="0475FF11" w14:textId="77777777" w:rsidR="00A5471B" w:rsidRPr="00C3325B" w:rsidRDefault="00A5471B" w:rsidP="00C80BFB">
      <w:pPr>
        <w:numPr>
          <w:ilvl w:val="0"/>
          <w:numId w:val="30"/>
        </w:numPr>
        <w:spacing w:line="360" w:lineRule="auto"/>
        <w:rPr>
          <w:rFonts w:ascii="宋体" w:hAnsi="宋体"/>
        </w:rPr>
      </w:pPr>
      <w:r w:rsidRPr="00C3325B">
        <w:rPr>
          <w:rFonts w:ascii="宋体" w:hAnsi="宋体" w:hint="eastAsia"/>
        </w:rPr>
        <w:t>已冲销的销账记录，不能进行销账的冲正。</w:t>
      </w:r>
    </w:p>
    <w:p w14:paraId="3DC6EE57" w14:textId="77777777" w:rsidR="00A5471B" w:rsidRPr="00C3325B" w:rsidRDefault="00A5471B" w:rsidP="00C80BFB">
      <w:pPr>
        <w:numPr>
          <w:ilvl w:val="0"/>
          <w:numId w:val="30"/>
        </w:numPr>
        <w:spacing w:line="360" w:lineRule="auto"/>
        <w:rPr>
          <w:rFonts w:ascii="宋体" w:hAnsi="宋体"/>
        </w:rPr>
      </w:pPr>
      <w:r w:rsidRPr="00C3325B">
        <w:rPr>
          <w:rFonts w:ascii="宋体" w:hAnsi="宋体" w:hint="eastAsia"/>
        </w:rPr>
        <w:t>如果销账金额不等于冲账金额，不能进行销账的冲正处理。</w:t>
      </w:r>
    </w:p>
    <w:p w14:paraId="13B25E2B" w14:textId="77777777" w:rsidR="00A5471B" w:rsidRPr="00C3325B" w:rsidRDefault="00A5471B" w:rsidP="00C80BFB">
      <w:pPr>
        <w:numPr>
          <w:ilvl w:val="0"/>
          <w:numId w:val="30"/>
        </w:numPr>
        <w:spacing w:line="360" w:lineRule="auto"/>
        <w:rPr>
          <w:rFonts w:ascii="宋体" w:hAnsi="宋体"/>
        </w:rPr>
      </w:pPr>
      <w:r w:rsidRPr="00C3325B">
        <w:rPr>
          <w:rFonts w:ascii="宋体" w:hAnsi="宋体" w:hint="eastAsia"/>
        </w:rPr>
        <w:t>销账冲正成功，需要将销账明细记录的状态改为“冲销”。</w:t>
      </w:r>
    </w:p>
    <w:p w14:paraId="3CD353F0" w14:textId="77777777" w:rsidR="00A5471B" w:rsidRPr="00C3325B" w:rsidRDefault="00A5471B" w:rsidP="00C80BFB">
      <w:pPr>
        <w:numPr>
          <w:ilvl w:val="0"/>
          <w:numId w:val="30"/>
        </w:numPr>
        <w:spacing w:line="360" w:lineRule="auto"/>
        <w:rPr>
          <w:rFonts w:ascii="宋体" w:hAnsi="宋体"/>
        </w:rPr>
      </w:pPr>
      <w:r w:rsidRPr="00C3325B">
        <w:rPr>
          <w:rFonts w:ascii="宋体" w:hAnsi="宋体" w:hint="eastAsia"/>
        </w:rPr>
        <w:t>销账冲正成功，销账总金额需要扣减冲账金额</w:t>
      </w:r>
      <w:r>
        <w:rPr>
          <w:rFonts w:ascii="宋体" w:hAnsi="宋体" w:hint="eastAsia"/>
        </w:rPr>
        <w:t>,重新计算</w:t>
      </w:r>
      <w:r w:rsidRPr="00C3325B">
        <w:rPr>
          <w:rFonts w:ascii="宋体" w:hAnsi="宋体" w:hint="eastAsia"/>
        </w:rPr>
        <w:t>挂账余额。如果挂账余额等于</w:t>
      </w:r>
      <w:proofErr w:type="gramStart"/>
      <w:r w:rsidRPr="00C3325B">
        <w:rPr>
          <w:rFonts w:ascii="宋体" w:hAnsi="宋体" w:hint="eastAsia"/>
        </w:rPr>
        <w:t>挂账总</w:t>
      </w:r>
      <w:proofErr w:type="gramEnd"/>
      <w:r w:rsidRPr="00C3325B">
        <w:rPr>
          <w:rFonts w:ascii="宋体" w:hAnsi="宋体" w:hint="eastAsia"/>
        </w:rPr>
        <w:t>金额则将挂销账总表记录状态置为“未核销”；如果挂账余额小于</w:t>
      </w:r>
      <w:proofErr w:type="gramStart"/>
      <w:r w:rsidRPr="00C3325B">
        <w:rPr>
          <w:rFonts w:ascii="宋体" w:hAnsi="宋体" w:hint="eastAsia"/>
        </w:rPr>
        <w:t>挂账总</w:t>
      </w:r>
      <w:proofErr w:type="gramEnd"/>
      <w:r w:rsidRPr="00C3325B">
        <w:rPr>
          <w:rFonts w:ascii="宋体" w:hAnsi="宋体" w:hint="eastAsia"/>
        </w:rPr>
        <w:t>金额则将挂销账记录状态置为“部分核销”；对于“一挂多销</w:t>
      </w:r>
      <w:r w:rsidRPr="00C3325B">
        <w:rPr>
          <w:rFonts w:ascii="宋体" w:hAnsi="宋体"/>
        </w:rPr>
        <w:t>”</w:t>
      </w:r>
      <w:r w:rsidRPr="00C3325B">
        <w:rPr>
          <w:rFonts w:ascii="宋体" w:hAnsi="宋体" w:hint="eastAsia"/>
        </w:rPr>
        <w:t>的，可以不用按照“后记先冲”的顺序冲账。</w:t>
      </w:r>
    </w:p>
    <w:p w14:paraId="1248007F" w14:textId="77777777" w:rsidR="00A5471B" w:rsidRPr="00F15FF2" w:rsidRDefault="00A5471B" w:rsidP="00A5471B">
      <w:pPr>
        <w:spacing w:line="360" w:lineRule="auto"/>
        <w:ind w:left="823"/>
        <w:rPr>
          <w:rFonts w:ascii="宋体" w:hAnsi="宋体"/>
        </w:rPr>
      </w:pPr>
    </w:p>
    <w:p w14:paraId="6F47C799" w14:textId="77777777" w:rsidR="00A5471B" w:rsidRPr="00F15FF2" w:rsidRDefault="00A5471B" w:rsidP="00A5471B">
      <w:pPr>
        <w:spacing w:line="360" w:lineRule="auto"/>
        <w:ind w:left="1243"/>
        <w:rPr>
          <w:rFonts w:ascii="宋体" w:hAnsi="宋体"/>
        </w:rPr>
      </w:pPr>
      <w:r w:rsidRPr="00F15FF2">
        <w:rPr>
          <w:rFonts w:ascii="宋体" w:hAnsi="宋体" w:hint="eastAsia"/>
        </w:rPr>
        <w:t>例子</w:t>
      </w:r>
      <w:r>
        <w:rPr>
          <w:rFonts w:ascii="宋体" w:hAnsi="宋体" w:hint="eastAsia"/>
        </w:rPr>
        <w:t>2</w:t>
      </w:r>
      <w:r w:rsidRPr="00F15FF2">
        <w:rPr>
          <w:rFonts w:ascii="宋体" w:hAnsi="宋体" w:hint="eastAsia"/>
        </w:rPr>
        <w:t>：销账冲正。</w:t>
      </w:r>
    </w:p>
    <w:p w14:paraId="2FC13304" w14:textId="77777777" w:rsidR="00A5471B" w:rsidRPr="00D41AE9" w:rsidRDefault="00A5471B" w:rsidP="00A5471B">
      <w:pPr>
        <w:ind w:left="1243"/>
        <w:rPr>
          <w:rFonts w:ascii="宋体" w:hAnsi="宋体"/>
        </w:rPr>
      </w:pPr>
      <w:r w:rsidRPr="00D41AE9">
        <w:rPr>
          <w:rFonts w:ascii="宋体" w:hAnsi="宋体" w:hint="eastAsia"/>
        </w:rPr>
        <w:t>挂账明细如下：</w:t>
      </w:r>
    </w:p>
    <w:tbl>
      <w:tblPr>
        <w:tblW w:w="5621" w:type="dxa"/>
        <w:tblInd w:w="1291" w:type="dxa"/>
        <w:tblLook w:val="04A0" w:firstRow="1" w:lastRow="0" w:firstColumn="1" w:lastColumn="0" w:noHBand="0" w:noVBand="1"/>
      </w:tblPr>
      <w:tblGrid>
        <w:gridCol w:w="1227"/>
        <w:gridCol w:w="1418"/>
        <w:gridCol w:w="1275"/>
        <w:gridCol w:w="1701"/>
      </w:tblGrid>
      <w:tr w:rsidR="00A5471B" w:rsidRPr="00157F46" w14:paraId="1B456DDA" w14:textId="77777777" w:rsidTr="00F21884">
        <w:trPr>
          <w:trHeight w:val="270"/>
        </w:trPr>
        <w:tc>
          <w:tcPr>
            <w:tcW w:w="5621" w:type="dxa"/>
            <w:gridSpan w:val="4"/>
            <w:tcBorders>
              <w:top w:val="single" w:sz="4" w:space="0" w:color="auto"/>
              <w:left w:val="single" w:sz="4" w:space="0" w:color="auto"/>
              <w:right w:val="single" w:sz="4" w:space="0" w:color="000000"/>
            </w:tcBorders>
            <w:shd w:val="clear" w:color="000000" w:fill="A5A5A5"/>
            <w:noWrap/>
            <w:vAlign w:val="center"/>
            <w:hideMark/>
          </w:tcPr>
          <w:p w14:paraId="21CEF2CD" w14:textId="77777777" w:rsidR="00A5471B" w:rsidRPr="00157F46" w:rsidRDefault="00A5471B" w:rsidP="00F21884">
            <w:pPr>
              <w:widowControl/>
              <w:jc w:val="center"/>
              <w:rPr>
                <w:rFonts w:ascii="宋体" w:hAnsi="宋体" w:cs="宋体"/>
                <w:color w:val="000000"/>
                <w:kern w:val="0"/>
                <w:sz w:val="22"/>
              </w:rPr>
            </w:pPr>
            <w:r w:rsidRPr="00157F46">
              <w:rPr>
                <w:rFonts w:ascii="宋体" w:hAnsi="宋体" w:cs="宋体" w:hint="eastAsia"/>
                <w:color w:val="000000"/>
                <w:kern w:val="0"/>
                <w:sz w:val="22"/>
              </w:rPr>
              <w:t>挂账明细</w:t>
            </w:r>
          </w:p>
        </w:tc>
      </w:tr>
      <w:tr w:rsidR="00A5471B" w:rsidRPr="00157F46" w14:paraId="5D425A1F" w14:textId="77777777" w:rsidTr="00F21884">
        <w:trPr>
          <w:trHeight w:val="270"/>
        </w:trPr>
        <w:tc>
          <w:tcPr>
            <w:tcW w:w="1227" w:type="dxa"/>
            <w:tcBorders>
              <w:top w:val="nil"/>
              <w:left w:val="single" w:sz="4" w:space="0" w:color="auto"/>
              <w:bottom w:val="single" w:sz="4" w:space="0" w:color="auto"/>
              <w:right w:val="single" w:sz="4" w:space="0" w:color="auto"/>
            </w:tcBorders>
            <w:shd w:val="clear" w:color="auto" w:fill="D9D9D9"/>
            <w:noWrap/>
            <w:vAlign w:val="center"/>
            <w:hideMark/>
          </w:tcPr>
          <w:p w14:paraId="519413B2"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lastRenderedPageBreak/>
              <w:t>挂账编号</w:t>
            </w:r>
          </w:p>
        </w:tc>
        <w:tc>
          <w:tcPr>
            <w:tcW w:w="1418" w:type="dxa"/>
            <w:tcBorders>
              <w:top w:val="nil"/>
              <w:left w:val="nil"/>
              <w:bottom w:val="single" w:sz="4" w:space="0" w:color="auto"/>
              <w:right w:val="single" w:sz="4" w:space="0" w:color="auto"/>
            </w:tcBorders>
            <w:shd w:val="clear" w:color="auto" w:fill="D9D9D9"/>
            <w:noWrap/>
            <w:vAlign w:val="center"/>
            <w:hideMark/>
          </w:tcPr>
          <w:p w14:paraId="38C462CA"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挂账</w:t>
            </w:r>
            <w:r w:rsidRPr="00157F46">
              <w:rPr>
                <w:rFonts w:ascii="宋体" w:hAnsi="宋体" w:cs="宋体" w:hint="eastAsia"/>
                <w:color w:val="000000"/>
                <w:kern w:val="0"/>
                <w:sz w:val="22"/>
              </w:rPr>
              <w:t>序号</w:t>
            </w:r>
          </w:p>
        </w:tc>
        <w:tc>
          <w:tcPr>
            <w:tcW w:w="1275" w:type="dxa"/>
            <w:tcBorders>
              <w:top w:val="nil"/>
              <w:left w:val="nil"/>
              <w:bottom w:val="single" w:sz="4" w:space="0" w:color="auto"/>
              <w:right w:val="single" w:sz="4" w:space="0" w:color="auto"/>
            </w:tcBorders>
            <w:shd w:val="clear" w:color="auto" w:fill="D9D9D9"/>
            <w:noWrap/>
            <w:vAlign w:val="center"/>
            <w:hideMark/>
          </w:tcPr>
          <w:p w14:paraId="610EB207"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挂账金额</w:t>
            </w:r>
          </w:p>
        </w:tc>
        <w:tc>
          <w:tcPr>
            <w:tcW w:w="1701" w:type="dxa"/>
            <w:tcBorders>
              <w:top w:val="nil"/>
              <w:left w:val="nil"/>
              <w:bottom w:val="single" w:sz="4" w:space="0" w:color="auto"/>
              <w:right w:val="single" w:sz="4" w:space="0" w:color="auto"/>
            </w:tcBorders>
            <w:shd w:val="clear" w:color="auto" w:fill="D9D9D9"/>
            <w:noWrap/>
            <w:vAlign w:val="center"/>
            <w:hideMark/>
          </w:tcPr>
          <w:p w14:paraId="0BD09DCC"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状态</w:t>
            </w:r>
          </w:p>
        </w:tc>
      </w:tr>
      <w:tr w:rsidR="00A5471B" w:rsidRPr="00157F46" w14:paraId="72ED1D76" w14:textId="77777777" w:rsidTr="00F21884">
        <w:trPr>
          <w:trHeight w:val="270"/>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14:paraId="55884E3F"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0001</w:t>
            </w:r>
          </w:p>
        </w:tc>
        <w:tc>
          <w:tcPr>
            <w:tcW w:w="1418" w:type="dxa"/>
            <w:tcBorders>
              <w:top w:val="nil"/>
              <w:left w:val="nil"/>
              <w:bottom w:val="single" w:sz="4" w:space="0" w:color="auto"/>
              <w:right w:val="single" w:sz="4" w:space="0" w:color="auto"/>
            </w:tcBorders>
            <w:shd w:val="clear" w:color="auto" w:fill="auto"/>
            <w:noWrap/>
            <w:vAlign w:val="center"/>
            <w:hideMark/>
          </w:tcPr>
          <w:p w14:paraId="692EB1CF"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275" w:type="dxa"/>
            <w:tcBorders>
              <w:top w:val="nil"/>
              <w:left w:val="nil"/>
              <w:bottom w:val="single" w:sz="4" w:space="0" w:color="auto"/>
              <w:right w:val="single" w:sz="4" w:space="0" w:color="auto"/>
            </w:tcBorders>
            <w:shd w:val="clear" w:color="auto" w:fill="auto"/>
            <w:noWrap/>
            <w:vAlign w:val="center"/>
            <w:hideMark/>
          </w:tcPr>
          <w:p w14:paraId="3F6833C2" w14:textId="77777777" w:rsidR="00A5471B" w:rsidRPr="00157F46" w:rsidRDefault="00A5471B" w:rsidP="00F21884">
            <w:pPr>
              <w:widowControl/>
              <w:jc w:val="right"/>
              <w:rPr>
                <w:rFonts w:ascii="宋体" w:hAnsi="宋体" w:cs="宋体"/>
                <w:color w:val="000000"/>
                <w:kern w:val="0"/>
                <w:sz w:val="22"/>
              </w:rPr>
            </w:pPr>
            <w:r w:rsidRPr="00157F46">
              <w:rPr>
                <w:rFonts w:ascii="宋体" w:hAnsi="宋体" w:cs="宋体" w:hint="eastAsia"/>
                <w:color w:val="000000"/>
                <w:kern w:val="0"/>
                <w:sz w:val="22"/>
              </w:rPr>
              <w:t>100</w:t>
            </w:r>
          </w:p>
        </w:tc>
        <w:tc>
          <w:tcPr>
            <w:tcW w:w="1701" w:type="dxa"/>
            <w:tcBorders>
              <w:top w:val="nil"/>
              <w:left w:val="nil"/>
              <w:bottom w:val="single" w:sz="4" w:space="0" w:color="auto"/>
              <w:right w:val="single" w:sz="4" w:space="0" w:color="auto"/>
            </w:tcBorders>
            <w:shd w:val="clear" w:color="auto" w:fill="auto"/>
            <w:noWrap/>
            <w:hideMark/>
          </w:tcPr>
          <w:p w14:paraId="1B965FFD" w14:textId="77777777" w:rsidR="00A5471B" w:rsidRDefault="00A5471B" w:rsidP="00F21884">
            <w:r w:rsidRPr="00C726DF">
              <w:rPr>
                <w:rFonts w:ascii="宋体" w:hAnsi="宋体" w:cs="宋体" w:hint="eastAsia"/>
                <w:color w:val="000000"/>
                <w:kern w:val="0"/>
                <w:sz w:val="22"/>
              </w:rPr>
              <w:t>正常</w:t>
            </w:r>
          </w:p>
        </w:tc>
      </w:tr>
      <w:tr w:rsidR="00A5471B" w:rsidRPr="00157F46" w14:paraId="08B38341" w14:textId="77777777" w:rsidTr="00F21884">
        <w:trPr>
          <w:trHeight w:val="270"/>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14:paraId="0D902CAF"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6F0EEFF1"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275" w:type="dxa"/>
            <w:tcBorders>
              <w:top w:val="nil"/>
              <w:left w:val="nil"/>
              <w:bottom w:val="single" w:sz="4" w:space="0" w:color="auto"/>
              <w:right w:val="single" w:sz="4" w:space="0" w:color="auto"/>
            </w:tcBorders>
            <w:shd w:val="clear" w:color="auto" w:fill="auto"/>
            <w:noWrap/>
            <w:vAlign w:val="center"/>
            <w:hideMark/>
          </w:tcPr>
          <w:p w14:paraId="2B17DD80"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701" w:type="dxa"/>
            <w:tcBorders>
              <w:top w:val="nil"/>
              <w:left w:val="nil"/>
              <w:bottom w:val="single" w:sz="4" w:space="0" w:color="auto"/>
              <w:right w:val="single" w:sz="4" w:space="0" w:color="auto"/>
            </w:tcBorders>
            <w:shd w:val="clear" w:color="auto" w:fill="auto"/>
            <w:noWrap/>
            <w:hideMark/>
          </w:tcPr>
          <w:p w14:paraId="4D992F2C" w14:textId="77777777" w:rsidR="00A5471B" w:rsidRDefault="00A5471B" w:rsidP="00F21884">
            <w:r w:rsidRPr="00C726DF">
              <w:rPr>
                <w:rFonts w:ascii="宋体" w:hAnsi="宋体" w:cs="宋体" w:hint="eastAsia"/>
                <w:color w:val="000000"/>
                <w:kern w:val="0"/>
                <w:sz w:val="22"/>
              </w:rPr>
              <w:t>正常</w:t>
            </w:r>
          </w:p>
        </w:tc>
      </w:tr>
      <w:tr w:rsidR="00A5471B" w:rsidRPr="00157F46" w14:paraId="2B1F6350" w14:textId="77777777" w:rsidTr="00F21884">
        <w:trPr>
          <w:trHeight w:val="270"/>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14:paraId="69BF070A"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607DEDD6"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275" w:type="dxa"/>
            <w:tcBorders>
              <w:top w:val="nil"/>
              <w:left w:val="nil"/>
              <w:bottom w:val="single" w:sz="4" w:space="0" w:color="auto"/>
              <w:right w:val="single" w:sz="4" w:space="0" w:color="auto"/>
            </w:tcBorders>
            <w:shd w:val="clear" w:color="auto" w:fill="auto"/>
            <w:noWrap/>
            <w:vAlign w:val="center"/>
            <w:hideMark/>
          </w:tcPr>
          <w:p w14:paraId="5A1A1776" w14:textId="77777777" w:rsidR="00A5471B"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30</w:t>
            </w:r>
          </w:p>
        </w:tc>
        <w:tc>
          <w:tcPr>
            <w:tcW w:w="1701" w:type="dxa"/>
            <w:tcBorders>
              <w:top w:val="nil"/>
              <w:left w:val="nil"/>
              <w:bottom w:val="single" w:sz="4" w:space="0" w:color="auto"/>
              <w:right w:val="single" w:sz="4" w:space="0" w:color="auto"/>
            </w:tcBorders>
            <w:shd w:val="clear" w:color="auto" w:fill="auto"/>
            <w:noWrap/>
            <w:hideMark/>
          </w:tcPr>
          <w:p w14:paraId="3602F936" w14:textId="77777777" w:rsidR="00A5471B" w:rsidRDefault="00A5471B" w:rsidP="00F21884">
            <w:r w:rsidRPr="00C726DF">
              <w:rPr>
                <w:rFonts w:ascii="宋体" w:hAnsi="宋体" w:cs="宋体" w:hint="eastAsia"/>
                <w:color w:val="000000"/>
                <w:kern w:val="0"/>
                <w:sz w:val="22"/>
              </w:rPr>
              <w:t>正常</w:t>
            </w:r>
          </w:p>
        </w:tc>
      </w:tr>
      <w:tr w:rsidR="00A5471B" w:rsidRPr="00157F46" w14:paraId="3EB14225" w14:textId="77777777" w:rsidTr="00F21884">
        <w:trPr>
          <w:trHeight w:val="270"/>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14:paraId="6E31AD9B"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02DE0055"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0003</w:t>
            </w:r>
          </w:p>
        </w:tc>
        <w:tc>
          <w:tcPr>
            <w:tcW w:w="1275" w:type="dxa"/>
            <w:tcBorders>
              <w:top w:val="nil"/>
              <w:left w:val="nil"/>
              <w:bottom w:val="single" w:sz="4" w:space="0" w:color="auto"/>
              <w:right w:val="single" w:sz="4" w:space="0" w:color="auto"/>
            </w:tcBorders>
            <w:shd w:val="clear" w:color="auto" w:fill="auto"/>
            <w:noWrap/>
            <w:vAlign w:val="center"/>
            <w:hideMark/>
          </w:tcPr>
          <w:p w14:paraId="19BF7B72"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5</w:t>
            </w:r>
            <w:r w:rsidRPr="00157F46">
              <w:rPr>
                <w:rFonts w:ascii="宋体" w:hAnsi="宋体" w:cs="宋体" w:hint="eastAsia"/>
                <w:color w:val="000000"/>
                <w:kern w:val="0"/>
                <w:sz w:val="22"/>
              </w:rPr>
              <w:t>0</w:t>
            </w:r>
          </w:p>
        </w:tc>
        <w:tc>
          <w:tcPr>
            <w:tcW w:w="1701" w:type="dxa"/>
            <w:tcBorders>
              <w:top w:val="nil"/>
              <w:left w:val="nil"/>
              <w:bottom w:val="single" w:sz="4" w:space="0" w:color="auto"/>
              <w:right w:val="single" w:sz="4" w:space="0" w:color="auto"/>
            </w:tcBorders>
            <w:shd w:val="clear" w:color="auto" w:fill="auto"/>
            <w:noWrap/>
            <w:vAlign w:val="center"/>
            <w:hideMark/>
          </w:tcPr>
          <w:p w14:paraId="61EF9197"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bl>
    <w:p w14:paraId="31435BAF" w14:textId="77777777" w:rsidR="00A5471B" w:rsidRPr="00D41AE9" w:rsidRDefault="00A5471B" w:rsidP="00A5471B">
      <w:pPr>
        <w:ind w:left="1243"/>
        <w:rPr>
          <w:rFonts w:ascii="宋体" w:hAnsi="宋体"/>
        </w:rPr>
      </w:pPr>
      <w:r w:rsidRPr="00D41AE9">
        <w:rPr>
          <w:rFonts w:ascii="宋体" w:hAnsi="宋体" w:hint="eastAsia"/>
        </w:rPr>
        <w:t>销账明细如下：</w:t>
      </w:r>
    </w:p>
    <w:tbl>
      <w:tblPr>
        <w:tblW w:w="5740" w:type="dxa"/>
        <w:tblInd w:w="1261" w:type="dxa"/>
        <w:tblLook w:val="04A0" w:firstRow="1" w:lastRow="0" w:firstColumn="1" w:lastColumn="0" w:noHBand="0" w:noVBand="1"/>
      </w:tblPr>
      <w:tblGrid>
        <w:gridCol w:w="1207"/>
        <w:gridCol w:w="1468"/>
        <w:gridCol w:w="1275"/>
        <w:gridCol w:w="1790"/>
      </w:tblGrid>
      <w:tr w:rsidR="00A5471B" w:rsidRPr="00E353D2" w14:paraId="1296A9A8" w14:textId="77777777" w:rsidTr="00F21884">
        <w:trPr>
          <w:trHeight w:val="270"/>
        </w:trPr>
        <w:tc>
          <w:tcPr>
            <w:tcW w:w="5740" w:type="dxa"/>
            <w:gridSpan w:val="4"/>
            <w:tcBorders>
              <w:top w:val="single" w:sz="4" w:space="0" w:color="auto"/>
              <w:left w:val="single" w:sz="4" w:space="0" w:color="auto"/>
              <w:right w:val="single" w:sz="4" w:space="0" w:color="000000"/>
            </w:tcBorders>
            <w:shd w:val="clear" w:color="000000" w:fill="A5A5A5"/>
            <w:noWrap/>
            <w:vAlign w:val="center"/>
            <w:hideMark/>
          </w:tcPr>
          <w:p w14:paraId="0021250A" w14:textId="77777777" w:rsidR="00A5471B" w:rsidRPr="00E353D2" w:rsidRDefault="00A5471B" w:rsidP="00F21884">
            <w:pPr>
              <w:widowControl/>
              <w:jc w:val="center"/>
              <w:rPr>
                <w:rFonts w:ascii="宋体" w:hAnsi="宋体" w:cs="宋体"/>
                <w:color w:val="000000"/>
                <w:kern w:val="0"/>
                <w:sz w:val="22"/>
              </w:rPr>
            </w:pPr>
            <w:r w:rsidRPr="00E353D2">
              <w:rPr>
                <w:rFonts w:ascii="宋体" w:hAnsi="宋体" w:cs="宋体" w:hint="eastAsia"/>
                <w:color w:val="000000"/>
                <w:kern w:val="0"/>
                <w:sz w:val="22"/>
              </w:rPr>
              <w:t>销账明细</w:t>
            </w:r>
          </w:p>
        </w:tc>
      </w:tr>
      <w:tr w:rsidR="00A5471B" w:rsidRPr="00E353D2" w14:paraId="3BE88E6F" w14:textId="77777777" w:rsidTr="00F21884">
        <w:trPr>
          <w:trHeight w:val="270"/>
        </w:trPr>
        <w:tc>
          <w:tcPr>
            <w:tcW w:w="1207" w:type="dxa"/>
            <w:tcBorders>
              <w:top w:val="nil"/>
              <w:left w:val="single" w:sz="4" w:space="0" w:color="auto"/>
              <w:bottom w:val="single" w:sz="4" w:space="0" w:color="auto"/>
              <w:right w:val="single" w:sz="4" w:space="0" w:color="auto"/>
            </w:tcBorders>
            <w:shd w:val="clear" w:color="auto" w:fill="D9D9D9"/>
            <w:noWrap/>
            <w:vAlign w:val="center"/>
            <w:hideMark/>
          </w:tcPr>
          <w:p w14:paraId="38F74E47"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挂账编号</w:t>
            </w:r>
          </w:p>
        </w:tc>
        <w:tc>
          <w:tcPr>
            <w:tcW w:w="1468" w:type="dxa"/>
            <w:tcBorders>
              <w:top w:val="nil"/>
              <w:left w:val="nil"/>
              <w:bottom w:val="single" w:sz="4" w:space="0" w:color="auto"/>
              <w:right w:val="single" w:sz="4" w:space="0" w:color="auto"/>
            </w:tcBorders>
            <w:shd w:val="clear" w:color="auto" w:fill="D9D9D9"/>
            <w:noWrap/>
            <w:vAlign w:val="center"/>
            <w:hideMark/>
          </w:tcPr>
          <w:p w14:paraId="0282BD24"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销账序号</w:t>
            </w:r>
          </w:p>
        </w:tc>
        <w:tc>
          <w:tcPr>
            <w:tcW w:w="1275" w:type="dxa"/>
            <w:tcBorders>
              <w:top w:val="nil"/>
              <w:left w:val="nil"/>
              <w:bottom w:val="single" w:sz="4" w:space="0" w:color="auto"/>
              <w:right w:val="single" w:sz="4" w:space="0" w:color="auto"/>
            </w:tcBorders>
            <w:shd w:val="clear" w:color="auto" w:fill="D9D9D9"/>
            <w:noWrap/>
            <w:vAlign w:val="center"/>
            <w:hideMark/>
          </w:tcPr>
          <w:p w14:paraId="6C9EAE5F"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销账金额</w:t>
            </w:r>
          </w:p>
        </w:tc>
        <w:tc>
          <w:tcPr>
            <w:tcW w:w="1790" w:type="dxa"/>
            <w:tcBorders>
              <w:top w:val="nil"/>
              <w:left w:val="nil"/>
              <w:bottom w:val="single" w:sz="4" w:space="0" w:color="auto"/>
              <w:right w:val="single" w:sz="4" w:space="0" w:color="auto"/>
            </w:tcBorders>
            <w:shd w:val="clear" w:color="auto" w:fill="D9D9D9"/>
            <w:noWrap/>
            <w:vAlign w:val="center"/>
            <w:hideMark/>
          </w:tcPr>
          <w:p w14:paraId="1E94575F" w14:textId="77777777" w:rsidR="00A5471B" w:rsidRPr="00E353D2" w:rsidRDefault="00A5471B" w:rsidP="00F21884">
            <w:pPr>
              <w:widowControl/>
              <w:ind w:firstLineChars="100" w:firstLine="220"/>
              <w:jc w:val="left"/>
              <w:rPr>
                <w:rFonts w:ascii="宋体" w:hAnsi="宋体" w:cs="宋体"/>
                <w:color w:val="000000"/>
                <w:kern w:val="0"/>
                <w:sz w:val="22"/>
              </w:rPr>
            </w:pPr>
            <w:r w:rsidRPr="00E353D2">
              <w:rPr>
                <w:rFonts w:ascii="宋体" w:hAnsi="宋体" w:cs="宋体" w:hint="eastAsia"/>
                <w:color w:val="000000"/>
                <w:kern w:val="0"/>
                <w:sz w:val="22"/>
              </w:rPr>
              <w:t>状态</w:t>
            </w:r>
          </w:p>
        </w:tc>
      </w:tr>
      <w:tr w:rsidR="00A5471B" w:rsidRPr="00E353D2" w14:paraId="510C89ED" w14:textId="77777777" w:rsidTr="00F21884">
        <w:trPr>
          <w:trHeight w:val="270"/>
        </w:trPr>
        <w:tc>
          <w:tcPr>
            <w:tcW w:w="1207" w:type="dxa"/>
            <w:tcBorders>
              <w:top w:val="nil"/>
              <w:left w:val="single" w:sz="4" w:space="0" w:color="auto"/>
              <w:bottom w:val="single" w:sz="4" w:space="0" w:color="auto"/>
              <w:right w:val="single" w:sz="4" w:space="0" w:color="auto"/>
            </w:tcBorders>
            <w:shd w:val="clear" w:color="auto" w:fill="auto"/>
            <w:noWrap/>
            <w:vAlign w:val="center"/>
            <w:hideMark/>
          </w:tcPr>
          <w:p w14:paraId="63AD17A2"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0001</w:t>
            </w:r>
          </w:p>
        </w:tc>
        <w:tc>
          <w:tcPr>
            <w:tcW w:w="1468" w:type="dxa"/>
            <w:tcBorders>
              <w:top w:val="nil"/>
              <w:left w:val="nil"/>
              <w:bottom w:val="single" w:sz="4" w:space="0" w:color="auto"/>
              <w:right w:val="single" w:sz="4" w:space="0" w:color="auto"/>
            </w:tcBorders>
            <w:shd w:val="clear" w:color="auto" w:fill="auto"/>
            <w:noWrap/>
            <w:vAlign w:val="center"/>
            <w:hideMark/>
          </w:tcPr>
          <w:p w14:paraId="02707D7E"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E353D2">
              <w:rPr>
                <w:rFonts w:ascii="宋体" w:hAnsi="宋体" w:cs="宋体" w:hint="eastAsia"/>
                <w:color w:val="000000"/>
                <w:kern w:val="0"/>
                <w:sz w:val="22"/>
              </w:rPr>
              <w:t>1</w:t>
            </w:r>
          </w:p>
        </w:tc>
        <w:tc>
          <w:tcPr>
            <w:tcW w:w="1275" w:type="dxa"/>
            <w:tcBorders>
              <w:top w:val="nil"/>
              <w:left w:val="nil"/>
              <w:bottom w:val="single" w:sz="4" w:space="0" w:color="auto"/>
              <w:right w:val="single" w:sz="4" w:space="0" w:color="auto"/>
            </w:tcBorders>
            <w:shd w:val="clear" w:color="auto" w:fill="auto"/>
            <w:noWrap/>
            <w:vAlign w:val="center"/>
            <w:hideMark/>
          </w:tcPr>
          <w:p w14:paraId="308B03DF" w14:textId="77777777" w:rsidR="00A5471B" w:rsidRPr="00E353D2" w:rsidRDefault="00A5471B" w:rsidP="00F21884">
            <w:pPr>
              <w:widowControl/>
              <w:jc w:val="right"/>
              <w:rPr>
                <w:rFonts w:ascii="宋体" w:hAnsi="宋体" w:cs="宋体"/>
                <w:color w:val="000000"/>
                <w:kern w:val="0"/>
                <w:sz w:val="22"/>
              </w:rPr>
            </w:pPr>
            <w:r w:rsidRPr="00E353D2">
              <w:rPr>
                <w:rFonts w:ascii="宋体" w:hAnsi="宋体" w:cs="宋体" w:hint="eastAsia"/>
                <w:color w:val="000000"/>
                <w:kern w:val="0"/>
                <w:sz w:val="22"/>
              </w:rPr>
              <w:t>100</w:t>
            </w:r>
          </w:p>
        </w:tc>
        <w:tc>
          <w:tcPr>
            <w:tcW w:w="1790" w:type="dxa"/>
            <w:tcBorders>
              <w:top w:val="nil"/>
              <w:left w:val="nil"/>
              <w:bottom w:val="single" w:sz="4" w:space="0" w:color="auto"/>
              <w:right w:val="single" w:sz="4" w:space="0" w:color="auto"/>
            </w:tcBorders>
            <w:shd w:val="clear" w:color="auto" w:fill="auto"/>
            <w:noWrap/>
            <w:vAlign w:val="center"/>
            <w:hideMark/>
          </w:tcPr>
          <w:p w14:paraId="60204539"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r w:rsidR="00A5471B" w:rsidRPr="00E353D2" w14:paraId="6A06AE2A" w14:textId="77777777" w:rsidTr="00F21884">
        <w:trPr>
          <w:trHeight w:val="270"/>
        </w:trPr>
        <w:tc>
          <w:tcPr>
            <w:tcW w:w="1207" w:type="dxa"/>
            <w:tcBorders>
              <w:top w:val="nil"/>
              <w:left w:val="single" w:sz="4" w:space="0" w:color="auto"/>
              <w:bottom w:val="single" w:sz="4" w:space="0" w:color="auto"/>
              <w:right w:val="single" w:sz="4" w:space="0" w:color="auto"/>
            </w:tcBorders>
            <w:shd w:val="clear" w:color="auto" w:fill="auto"/>
            <w:noWrap/>
            <w:vAlign w:val="center"/>
            <w:hideMark/>
          </w:tcPr>
          <w:p w14:paraId="69142A5A"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0002</w:t>
            </w:r>
          </w:p>
        </w:tc>
        <w:tc>
          <w:tcPr>
            <w:tcW w:w="1468" w:type="dxa"/>
            <w:tcBorders>
              <w:top w:val="nil"/>
              <w:left w:val="nil"/>
              <w:bottom w:val="single" w:sz="4" w:space="0" w:color="auto"/>
              <w:right w:val="single" w:sz="4" w:space="0" w:color="auto"/>
            </w:tcBorders>
            <w:shd w:val="clear" w:color="auto" w:fill="auto"/>
            <w:noWrap/>
            <w:vAlign w:val="center"/>
            <w:hideMark/>
          </w:tcPr>
          <w:p w14:paraId="45A9B60E"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E353D2">
              <w:rPr>
                <w:rFonts w:ascii="宋体" w:hAnsi="宋体" w:cs="宋体" w:hint="eastAsia"/>
                <w:color w:val="000000"/>
                <w:kern w:val="0"/>
                <w:sz w:val="22"/>
              </w:rPr>
              <w:t>1</w:t>
            </w:r>
          </w:p>
        </w:tc>
        <w:tc>
          <w:tcPr>
            <w:tcW w:w="1275" w:type="dxa"/>
            <w:tcBorders>
              <w:top w:val="nil"/>
              <w:left w:val="nil"/>
              <w:bottom w:val="single" w:sz="4" w:space="0" w:color="auto"/>
              <w:right w:val="single" w:sz="4" w:space="0" w:color="auto"/>
            </w:tcBorders>
            <w:shd w:val="clear" w:color="auto" w:fill="auto"/>
            <w:noWrap/>
            <w:vAlign w:val="center"/>
            <w:hideMark/>
          </w:tcPr>
          <w:p w14:paraId="1ABA1E7D" w14:textId="77777777" w:rsidR="00A5471B" w:rsidRPr="00E353D2"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1</w:t>
            </w:r>
            <w:r w:rsidRPr="00E353D2">
              <w:rPr>
                <w:rFonts w:ascii="宋体" w:hAnsi="宋体" w:cs="宋体" w:hint="eastAsia"/>
                <w:color w:val="000000"/>
                <w:kern w:val="0"/>
                <w:sz w:val="22"/>
              </w:rPr>
              <w:t>0</w:t>
            </w:r>
          </w:p>
        </w:tc>
        <w:tc>
          <w:tcPr>
            <w:tcW w:w="1790" w:type="dxa"/>
            <w:tcBorders>
              <w:top w:val="nil"/>
              <w:left w:val="nil"/>
              <w:bottom w:val="single" w:sz="4" w:space="0" w:color="auto"/>
              <w:right w:val="single" w:sz="4" w:space="0" w:color="auto"/>
            </w:tcBorders>
            <w:shd w:val="clear" w:color="auto" w:fill="auto"/>
            <w:noWrap/>
            <w:vAlign w:val="center"/>
            <w:hideMark/>
          </w:tcPr>
          <w:p w14:paraId="71306E5C"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正常</w:t>
            </w:r>
          </w:p>
        </w:tc>
      </w:tr>
      <w:tr w:rsidR="00A5471B" w:rsidRPr="00E353D2" w14:paraId="0143A5AC" w14:textId="77777777" w:rsidTr="00F21884">
        <w:trPr>
          <w:trHeight w:val="270"/>
        </w:trPr>
        <w:tc>
          <w:tcPr>
            <w:tcW w:w="1207" w:type="dxa"/>
            <w:tcBorders>
              <w:top w:val="nil"/>
              <w:left w:val="single" w:sz="4" w:space="0" w:color="auto"/>
              <w:bottom w:val="single" w:sz="4" w:space="0" w:color="auto"/>
              <w:right w:val="single" w:sz="4" w:space="0" w:color="auto"/>
            </w:tcBorders>
            <w:shd w:val="clear" w:color="auto" w:fill="auto"/>
            <w:noWrap/>
            <w:vAlign w:val="center"/>
            <w:hideMark/>
          </w:tcPr>
          <w:p w14:paraId="1D546D15"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0002</w:t>
            </w:r>
          </w:p>
        </w:tc>
        <w:tc>
          <w:tcPr>
            <w:tcW w:w="1468" w:type="dxa"/>
            <w:tcBorders>
              <w:top w:val="nil"/>
              <w:left w:val="nil"/>
              <w:bottom w:val="single" w:sz="4" w:space="0" w:color="auto"/>
              <w:right w:val="single" w:sz="4" w:space="0" w:color="auto"/>
            </w:tcBorders>
            <w:shd w:val="clear" w:color="auto" w:fill="auto"/>
            <w:noWrap/>
            <w:vAlign w:val="center"/>
            <w:hideMark/>
          </w:tcPr>
          <w:p w14:paraId="4AE980B7"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275" w:type="dxa"/>
            <w:tcBorders>
              <w:top w:val="nil"/>
              <w:left w:val="nil"/>
              <w:bottom w:val="single" w:sz="4" w:space="0" w:color="auto"/>
              <w:right w:val="single" w:sz="4" w:space="0" w:color="auto"/>
            </w:tcBorders>
            <w:shd w:val="clear" w:color="auto" w:fill="auto"/>
            <w:noWrap/>
            <w:vAlign w:val="center"/>
            <w:hideMark/>
          </w:tcPr>
          <w:p w14:paraId="7AFBCE42" w14:textId="77777777" w:rsidR="00A5471B" w:rsidRPr="00E353D2"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4</w:t>
            </w:r>
            <w:r w:rsidRPr="00E353D2">
              <w:rPr>
                <w:rFonts w:ascii="宋体" w:hAnsi="宋体" w:cs="宋体" w:hint="eastAsia"/>
                <w:color w:val="000000"/>
                <w:kern w:val="0"/>
                <w:sz w:val="22"/>
              </w:rPr>
              <w:t>0</w:t>
            </w:r>
          </w:p>
        </w:tc>
        <w:tc>
          <w:tcPr>
            <w:tcW w:w="1790" w:type="dxa"/>
            <w:tcBorders>
              <w:top w:val="nil"/>
              <w:left w:val="nil"/>
              <w:bottom w:val="single" w:sz="4" w:space="0" w:color="auto"/>
              <w:right w:val="single" w:sz="4" w:space="0" w:color="auto"/>
            </w:tcBorders>
            <w:shd w:val="clear" w:color="auto" w:fill="auto"/>
            <w:noWrap/>
            <w:vAlign w:val="center"/>
            <w:hideMark/>
          </w:tcPr>
          <w:p w14:paraId="2924BBC1"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正常</w:t>
            </w:r>
          </w:p>
        </w:tc>
      </w:tr>
    </w:tbl>
    <w:p w14:paraId="1B3760B3" w14:textId="77777777" w:rsidR="00A5471B" w:rsidRDefault="00A5471B" w:rsidP="00A5471B">
      <w:pPr>
        <w:rPr>
          <w:rFonts w:ascii="宋体" w:hAnsi="宋体"/>
          <w:szCs w:val="21"/>
        </w:rPr>
      </w:pPr>
    </w:p>
    <w:p w14:paraId="368562C2" w14:textId="77777777" w:rsidR="00A5471B" w:rsidRPr="00D41AE9" w:rsidRDefault="00A5471B" w:rsidP="00A5471B">
      <w:pPr>
        <w:ind w:left="1243"/>
        <w:rPr>
          <w:rFonts w:ascii="宋体" w:hAnsi="宋体"/>
        </w:rPr>
      </w:pPr>
      <w:r w:rsidRPr="00D41AE9">
        <w:rPr>
          <w:rFonts w:ascii="宋体" w:hAnsi="宋体" w:hint="eastAsia"/>
        </w:rPr>
        <w:t>挂销账汇总记录如下：</w:t>
      </w:r>
    </w:p>
    <w:tbl>
      <w:tblPr>
        <w:tblW w:w="7084" w:type="dxa"/>
        <w:tblInd w:w="1246" w:type="dxa"/>
        <w:tblLook w:val="04A0" w:firstRow="1" w:lastRow="0" w:firstColumn="1" w:lastColumn="0" w:noHBand="0" w:noVBand="1"/>
      </w:tblPr>
      <w:tblGrid>
        <w:gridCol w:w="1272"/>
        <w:gridCol w:w="1418"/>
        <w:gridCol w:w="1842"/>
        <w:gridCol w:w="1134"/>
        <w:gridCol w:w="1418"/>
      </w:tblGrid>
      <w:tr w:rsidR="00A5471B" w:rsidRPr="00E353D2" w14:paraId="1876D2BD" w14:textId="77777777" w:rsidTr="00F21884">
        <w:trPr>
          <w:trHeight w:val="270"/>
        </w:trPr>
        <w:tc>
          <w:tcPr>
            <w:tcW w:w="7084" w:type="dxa"/>
            <w:gridSpan w:val="5"/>
            <w:tcBorders>
              <w:top w:val="single" w:sz="4" w:space="0" w:color="auto"/>
              <w:left w:val="single" w:sz="4" w:space="0" w:color="auto"/>
              <w:right w:val="single" w:sz="4" w:space="0" w:color="000000"/>
            </w:tcBorders>
            <w:shd w:val="clear" w:color="000000" w:fill="A5A5A5"/>
            <w:noWrap/>
            <w:vAlign w:val="center"/>
            <w:hideMark/>
          </w:tcPr>
          <w:p w14:paraId="362A8681" w14:textId="77777777" w:rsidR="00A5471B" w:rsidRPr="00E353D2" w:rsidRDefault="00A5471B" w:rsidP="00F21884">
            <w:pPr>
              <w:widowControl/>
              <w:jc w:val="center"/>
              <w:rPr>
                <w:rFonts w:ascii="宋体" w:hAnsi="宋体" w:cs="宋体"/>
                <w:color w:val="000000"/>
                <w:kern w:val="0"/>
                <w:sz w:val="22"/>
              </w:rPr>
            </w:pPr>
            <w:r w:rsidRPr="00E353D2">
              <w:rPr>
                <w:rFonts w:ascii="宋体" w:hAnsi="宋体" w:cs="宋体" w:hint="eastAsia"/>
                <w:color w:val="000000"/>
                <w:kern w:val="0"/>
                <w:sz w:val="22"/>
              </w:rPr>
              <w:t>挂</w:t>
            </w:r>
            <w:r>
              <w:rPr>
                <w:rFonts w:ascii="宋体" w:hAnsi="宋体" w:cs="宋体" w:hint="eastAsia"/>
                <w:color w:val="000000"/>
                <w:kern w:val="0"/>
                <w:sz w:val="22"/>
              </w:rPr>
              <w:t>销</w:t>
            </w:r>
            <w:r w:rsidRPr="00E353D2">
              <w:rPr>
                <w:rFonts w:ascii="宋体" w:hAnsi="宋体" w:cs="宋体" w:hint="eastAsia"/>
                <w:color w:val="000000"/>
                <w:kern w:val="0"/>
                <w:sz w:val="22"/>
              </w:rPr>
              <w:t>账汇总</w:t>
            </w:r>
          </w:p>
        </w:tc>
      </w:tr>
      <w:tr w:rsidR="00A5471B" w:rsidRPr="00E353D2" w14:paraId="4A7D0148" w14:textId="77777777" w:rsidTr="00F21884">
        <w:trPr>
          <w:trHeight w:val="270"/>
        </w:trPr>
        <w:tc>
          <w:tcPr>
            <w:tcW w:w="1272" w:type="dxa"/>
            <w:tcBorders>
              <w:top w:val="nil"/>
              <w:left w:val="single" w:sz="4" w:space="0" w:color="auto"/>
              <w:bottom w:val="single" w:sz="4" w:space="0" w:color="auto"/>
              <w:right w:val="single" w:sz="4" w:space="0" w:color="auto"/>
            </w:tcBorders>
            <w:shd w:val="clear" w:color="auto" w:fill="D9D9D9"/>
            <w:noWrap/>
            <w:vAlign w:val="center"/>
            <w:hideMark/>
          </w:tcPr>
          <w:p w14:paraId="217F6844"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挂账编号</w:t>
            </w:r>
          </w:p>
        </w:tc>
        <w:tc>
          <w:tcPr>
            <w:tcW w:w="1418" w:type="dxa"/>
            <w:tcBorders>
              <w:top w:val="nil"/>
              <w:left w:val="nil"/>
              <w:bottom w:val="single" w:sz="4" w:space="0" w:color="auto"/>
              <w:right w:val="single" w:sz="4" w:space="0" w:color="auto"/>
            </w:tcBorders>
            <w:shd w:val="clear" w:color="auto" w:fill="D9D9D9"/>
            <w:noWrap/>
            <w:vAlign w:val="center"/>
            <w:hideMark/>
          </w:tcPr>
          <w:p w14:paraId="2FCFB6BF" w14:textId="77777777" w:rsidR="00A5471B" w:rsidRPr="00E353D2" w:rsidRDefault="00A5471B" w:rsidP="00F21884">
            <w:pPr>
              <w:widowControl/>
              <w:jc w:val="left"/>
              <w:rPr>
                <w:rFonts w:ascii="宋体" w:hAnsi="宋体" w:cs="宋体"/>
                <w:color w:val="000000"/>
                <w:kern w:val="0"/>
                <w:sz w:val="22"/>
              </w:rPr>
            </w:pPr>
            <w:proofErr w:type="gramStart"/>
            <w:r w:rsidRPr="00E353D2">
              <w:rPr>
                <w:rFonts w:ascii="宋体" w:hAnsi="宋体" w:cs="宋体" w:hint="eastAsia"/>
                <w:color w:val="000000"/>
                <w:kern w:val="0"/>
                <w:sz w:val="22"/>
              </w:rPr>
              <w:t>挂账</w:t>
            </w:r>
            <w:r>
              <w:rPr>
                <w:rFonts w:ascii="宋体" w:hAnsi="宋体" w:cs="宋体" w:hint="eastAsia"/>
                <w:color w:val="000000"/>
                <w:kern w:val="0"/>
                <w:sz w:val="22"/>
              </w:rPr>
              <w:t>总</w:t>
            </w:r>
            <w:proofErr w:type="gramEnd"/>
            <w:r w:rsidRPr="00E353D2">
              <w:rPr>
                <w:rFonts w:ascii="宋体" w:hAnsi="宋体" w:cs="宋体" w:hint="eastAsia"/>
                <w:color w:val="000000"/>
                <w:kern w:val="0"/>
                <w:sz w:val="22"/>
              </w:rPr>
              <w:t>金额</w:t>
            </w:r>
          </w:p>
        </w:tc>
        <w:tc>
          <w:tcPr>
            <w:tcW w:w="1842" w:type="dxa"/>
            <w:tcBorders>
              <w:top w:val="nil"/>
              <w:left w:val="nil"/>
              <w:bottom w:val="single" w:sz="4" w:space="0" w:color="auto"/>
              <w:right w:val="single" w:sz="4" w:space="0" w:color="auto"/>
            </w:tcBorders>
            <w:shd w:val="clear" w:color="auto" w:fill="D9D9D9"/>
            <w:noWrap/>
            <w:vAlign w:val="center"/>
            <w:hideMark/>
          </w:tcPr>
          <w:p w14:paraId="4EA28026"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销</w:t>
            </w:r>
            <w:r w:rsidRPr="00E353D2">
              <w:rPr>
                <w:rFonts w:ascii="宋体" w:hAnsi="宋体" w:cs="宋体" w:hint="eastAsia"/>
                <w:color w:val="000000"/>
                <w:kern w:val="0"/>
                <w:sz w:val="22"/>
              </w:rPr>
              <w:t>账</w:t>
            </w:r>
            <w:r>
              <w:rPr>
                <w:rFonts w:ascii="宋体" w:hAnsi="宋体" w:cs="宋体" w:hint="eastAsia"/>
                <w:color w:val="000000"/>
                <w:kern w:val="0"/>
                <w:sz w:val="22"/>
              </w:rPr>
              <w:t>总金</w:t>
            </w:r>
            <w:r w:rsidRPr="00E353D2">
              <w:rPr>
                <w:rFonts w:ascii="宋体" w:hAnsi="宋体" w:cs="宋体" w:hint="eastAsia"/>
                <w:color w:val="000000"/>
                <w:kern w:val="0"/>
                <w:sz w:val="22"/>
              </w:rPr>
              <w:t>额</w:t>
            </w:r>
          </w:p>
        </w:tc>
        <w:tc>
          <w:tcPr>
            <w:tcW w:w="1134" w:type="dxa"/>
            <w:tcBorders>
              <w:top w:val="nil"/>
              <w:left w:val="nil"/>
              <w:bottom w:val="single" w:sz="4" w:space="0" w:color="auto"/>
              <w:right w:val="single" w:sz="4" w:space="0" w:color="auto"/>
            </w:tcBorders>
            <w:shd w:val="clear" w:color="auto" w:fill="D9D9D9"/>
            <w:noWrap/>
            <w:vAlign w:val="center"/>
            <w:hideMark/>
          </w:tcPr>
          <w:p w14:paraId="4B1B0593"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挂账余</w:t>
            </w:r>
            <w:r w:rsidRPr="00E353D2">
              <w:rPr>
                <w:rFonts w:ascii="宋体" w:hAnsi="宋体" w:cs="宋体" w:hint="eastAsia"/>
                <w:color w:val="000000"/>
                <w:kern w:val="0"/>
                <w:sz w:val="22"/>
              </w:rPr>
              <w:t>额</w:t>
            </w:r>
          </w:p>
        </w:tc>
        <w:tc>
          <w:tcPr>
            <w:tcW w:w="1418" w:type="dxa"/>
            <w:tcBorders>
              <w:top w:val="nil"/>
              <w:left w:val="nil"/>
              <w:bottom w:val="single" w:sz="4" w:space="0" w:color="auto"/>
              <w:right w:val="single" w:sz="4" w:space="0" w:color="auto"/>
            </w:tcBorders>
            <w:shd w:val="clear" w:color="auto" w:fill="D9D9D9"/>
            <w:noWrap/>
            <w:vAlign w:val="center"/>
            <w:hideMark/>
          </w:tcPr>
          <w:p w14:paraId="66B1B516"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状态</w:t>
            </w:r>
          </w:p>
        </w:tc>
      </w:tr>
      <w:tr w:rsidR="00A5471B" w:rsidRPr="00E353D2" w14:paraId="3C1F0376" w14:textId="77777777" w:rsidTr="00F21884">
        <w:trPr>
          <w:trHeight w:val="270"/>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6FD66"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0001</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9540E83" w14:textId="77777777" w:rsidR="00A5471B" w:rsidRPr="00E353D2" w:rsidRDefault="00A5471B" w:rsidP="00F21884">
            <w:pPr>
              <w:widowControl/>
              <w:jc w:val="right"/>
              <w:rPr>
                <w:rFonts w:ascii="宋体" w:hAnsi="宋体" w:cs="宋体"/>
                <w:color w:val="000000"/>
                <w:kern w:val="0"/>
                <w:sz w:val="22"/>
              </w:rPr>
            </w:pPr>
            <w:r w:rsidRPr="00E353D2">
              <w:rPr>
                <w:rFonts w:ascii="宋体" w:hAnsi="宋体" w:cs="宋体" w:hint="eastAsia"/>
                <w:color w:val="000000"/>
                <w:kern w:val="0"/>
                <w:sz w:val="22"/>
              </w:rPr>
              <w:t>100</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14:paraId="28BDBD57" w14:textId="77777777" w:rsidR="00A5471B" w:rsidRPr="00E353D2"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10</w:t>
            </w:r>
            <w:r w:rsidRPr="00E353D2">
              <w:rPr>
                <w:rFonts w:ascii="宋体" w:hAnsi="宋体" w:cs="宋体" w:hint="eastAsia"/>
                <w:color w:val="000000"/>
                <w:kern w:val="0"/>
                <w:sz w:val="22"/>
              </w:rPr>
              <w:t>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2156EED" w14:textId="77777777" w:rsidR="00A5471B" w:rsidRPr="00E353D2"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B4D360A" w14:textId="77777777" w:rsidR="00A5471B" w:rsidRPr="00E353D2"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已结清</w:t>
            </w:r>
          </w:p>
        </w:tc>
      </w:tr>
      <w:tr w:rsidR="00A5471B" w:rsidRPr="00E353D2" w14:paraId="1EC09BC7" w14:textId="77777777" w:rsidTr="00F21884">
        <w:trPr>
          <w:trHeight w:val="585"/>
        </w:trPr>
        <w:tc>
          <w:tcPr>
            <w:tcW w:w="1272" w:type="dxa"/>
            <w:tcBorders>
              <w:top w:val="nil"/>
              <w:left w:val="single" w:sz="4" w:space="0" w:color="auto"/>
              <w:bottom w:val="single" w:sz="4" w:space="0" w:color="auto"/>
              <w:right w:val="single" w:sz="4" w:space="0" w:color="auto"/>
            </w:tcBorders>
            <w:shd w:val="clear" w:color="auto" w:fill="auto"/>
            <w:noWrap/>
            <w:vAlign w:val="center"/>
            <w:hideMark/>
          </w:tcPr>
          <w:p w14:paraId="0CD499F1"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53225E62" w14:textId="77777777" w:rsidR="00A5471B" w:rsidRPr="00E353D2" w:rsidRDefault="00A5471B" w:rsidP="00F21884">
            <w:pPr>
              <w:widowControl/>
              <w:jc w:val="right"/>
              <w:rPr>
                <w:rFonts w:ascii="宋体" w:hAnsi="宋体" w:cs="宋体"/>
                <w:color w:val="000000"/>
                <w:kern w:val="0"/>
                <w:sz w:val="22"/>
              </w:rPr>
            </w:pPr>
            <w:r w:rsidRPr="00E353D2">
              <w:rPr>
                <w:rFonts w:ascii="宋体" w:hAnsi="宋体" w:cs="宋体" w:hint="eastAsia"/>
                <w:color w:val="000000"/>
                <w:kern w:val="0"/>
                <w:sz w:val="22"/>
              </w:rPr>
              <w:t>100</w:t>
            </w:r>
          </w:p>
        </w:tc>
        <w:tc>
          <w:tcPr>
            <w:tcW w:w="1842" w:type="dxa"/>
            <w:tcBorders>
              <w:top w:val="nil"/>
              <w:left w:val="nil"/>
              <w:bottom w:val="single" w:sz="4" w:space="0" w:color="auto"/>
              <w:right w:val="single" w:sz="4" w:space="0" w:color="auto"/>
            </w:tcBorders>
            <w:shd w:val="clear" w:color="auto" w:fill="auto"/>
            <w:noWrap/>
            <w:vAlign w:val="center"/>
            <w:hideMark/>
          </w:tcPr>
          <w:p w14:paraId="688BB967" w14:textId="77777777" w:rsidR="00A5471B" w:rsidRPr="00E353D2"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5</w:t>
            </w:r>
            <w:r w:rsidRPr="00E353D2">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5354A285" w14:textId="77777777" w:rsidR="00A5471B" w:rsidRPr="00E353D2"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5</w:t>
            </w:r>
            <w:r w:rsidRPr="00E353D2">
              <w:rPr>
                <w:rFonts w:ascii="宋体" w:hAnsi="宋体" w:cs="宋体" w:hint="eastAsia"/>
                <w:color w:val="000000"/>
                <w:kern w:val="0"/>
                <w:sz w:val="22"/>
              </w:rPr>
              <w:t>0</w:t>
            </w:r>
          </w:p>
        </w:tc>
        <w:tc>
          <w:tcPr>
            <w:tcW w:w="1418" w:type="dxa"/>
            <w:tcBorders>
              <w:top w:val="nil"/>
              <w:left w:val="nil"/>
              <w:bottom w:val="single" w:sz="4" w:space="0" w:color="auto"/>
              <w:right w:val="single" w:sz="4" w:space="0" w:color="auto"/>
            </w:tcBorders>
            <w:shd w:val="clear" w:color="auto" w:fill="auto"/>
            <w:noWrap/>
            <w:vAlign w:val="center"/>
            <w:hideMark/>
          </w:tcPr>
          <w:p w14:paraId="70EBBD0D" w14:textId="77777777" w:rsidR="00A5471B" w:rsidRPr="00E353D2" w:rsidRDefault="00A5471B" w:rsidP="00F21884">
            <w:pPr>
              <w:widowControl/>
              <w:jc w:val="left"/>
              <w:rPr>
                <w:rFonts w:ascii="宋体" w:hAnsi="宋体" w:cs="宋体"/>
                <w:color w:val="000000"/>
                <w:kern w:val="0"/>
                <w:sz w:val="22"/>
              </w:rPr>
            </w:pPr>
            <w:r w:rsidRPr="00E353D2">
              <w:rPr>
                <w:rFonts w:ascii="宋体" w:hAnsi="宋体" w:cs="宋体" w:hint="eastAsia"/>
                <w:color w:val="000000"/>
                <w:kern w:val="0"/>
                <w:sz w:val="22"/>
              </w:rPr>
              <w:t>部分销账</w:t>
            </w:r>
          </w:p>
        </w:tc>
      </w:tr>
    </w:tbl>
    <w:p w14:paraId="5E24E51A" w14:textId="77777777" w:rsidR="00A5471B" w:rsidRPr="00D41AE9" w:rsidRDefault="00A5471B" w:rsidP="00A5471B">
      <w:pPr>
        <w:spacing w:line="360" w:lineRule="auto"/>
        <w:ind w:left="1242"/>
        <w:rPr>
          <w:rFonts w:ascii="宋体" w:hAnsi="宋体"/>
        </w:rPr>
      </w:pPr>
      <w:r w:rsidRPr="00D41AE9">
        <w:rPr>
          <w:rFonts w:ascii="宋体" w:hAnsi="宋体" w:hint="eastAsia"/>
        </w:rPr>
        <w:t>销账冲正，编号0001的冲销账交易，冲</w:t>
      </w:r>
      <w:proofErr w:type="gramStart"/>
      <w:r w:rsidRPr="00D41AE9">
        <w:rPr>
          <w:rFonts w:ascii="宋体" w:hAnsi="宋体" w:hint="eastAsia"/>
        </w:rPr>
        <w:t>正金额</w:t>
      </w:r>
      <w:proofErr w:type="gramEnd"/>
      <w:r w:rsidRPr="00D41AE9">
        <w:rPr>
          <w:rFonts w:ascii="宋体" w:hAnsi="宋体" w:hint="eastAsia"/>
        </w:rPr>
        <w:t>100.编号0002的冲销账交易，冲</w:t>
      </w:r>
      <w:proofErr w:type="gramStart"/>
      <w:r w:rsidRPr="00D41AE9">
        <w:rPr>
          <w:rFonts w:ascii="宋体" w:hAnsi="宋体" w:hint="eastAsia"/>
        </w:rPr>
        <w:t>正金额</w:t>
      </w:r>
      <w:proofErr w:type="gramEnd"/>
      <w:r w:rsidR="00272451">
        <w:rPr>
          <w:rFonts w:ascii="宋体" w:hAnsi="宋体" w:hint="eastAsia"/>
        </w:rPr>
        <w:t>1</w:t>
      </w:r>
      <w:r w:rsidR="00272451" w:rsidRPr="00D41AE9">
        <w:rPr>
          <w:rFonts w:ascii="宋体" w:hAnsi="宋体" w:hint="eastAsia"/>
        </w:rPr>
        <w:t>0</w:t>
      </w:r>
      <w:r w:rsidRPr="00D41AE9">
        <w:rPr>
          <w:rFonts w:ascii="宋体" w:hAnsi="宋体" w:hint="eastAsia"/>
        </w:rPr>
        <w:t>，结果如下</w:t>
      </w:r>
    </w:p>
    <w:p w14:paraId="4875FF0C" w14:textId="77777777" w:rsidR="00A5471B" w:rsidRPr="00D41AE9" w:rsidRDefault="00A5471B" w:rsidP="00A5471B">
      <w:pPr>
        <w:spacing w:line="360" w:lineRule="auto"/>
        <w:ind w:left="1242"/>
        <w:rPr>
          <w:rFonts w:ascii="宋体" w:hAnsi="宋体"/>
        </w:rPr>
      </w:pPr>
      <w:r w:rsidRPr="00D41AE9">
        <w:rPr>
          <w:rFonts w:ascii="宋体" w:hAnsi="宋体" w:hint="eastAsia"/>
        </w:rPr>
        <w:t>挂账明细如下：</w:t>
      </w:r>
    </w:p>
    <w:tbl>
      <w:tblPr>
        <w:tblW w:w="5338" w:type="dxa"/>
        <w:tblInd w:w="1291" w:type="dxa"/>
        <w:tblLook w:val="04A0" w:firstRow="1" w:lastRow="0" w:firstColumn="1" w:lastColumn="0" w:noHBand="0" w:noVBand="1"/>
      </w:tblPr>
      <w:tblGrid>
        <w:gridCol w:w="1364"/>
        <w:gridCol w:w="1422"/>
        <w:gridCol w:w="1418"/>
        <w:gridCol w:w="1134"/>
      </w:tblGrid>
      <w:tr w:rsidR="00A5471B" w:rsidRPr="00157F46" w14:paraId="5C7A97A6" w14:textId="77777777" w:rsidTr="00F21884">
        <w:trPr>
          <w:trHeight w:val="270"/>
        </w:trPr>
        <w:tc>
          <w:tcPr>
            <w:tcW w:w="5338" w:type="dxa"/>
            <w:gridSpan w:val="4"/>
            <w:tcBorders>
              <w:top w:val="single" w:sz="4" w:space="0" w:color="auto"/>
              <w:left w:val="single" w:sz="4" w:space="0" w:color="auto"/>
              <w:bottom w:val="single" w:sz="4" w:space="0" w:color="auto"/>
              <w:right w:val="single" w:sz="4" w:space="0" w:color="000000"/>
            </w:tcBorders>
            <w:shd w:val="clear" w:color="000000" w:fill="A5A5A5"/>
            <w:noWrap/>
            <w:vAlign w:val="center"/>
            <w:hideMark/>
          </w:tcPr>
          <w:p w14:paraId="71C638B6" w14:textId="77777777" w:rsidR="00A5471B" w:rsidRPr="00157F46" w:rsidRDefault="00A5471B" w:rsidP="00F21884">
            <w:pPr>
              <w:widowControl/>
              <w:jc w:val="center"/>
              <w:rPr>
                <w:rFonts w:ascii="宋体" w:hAnsi="宋体" w:cs="宋体"/>
                <w:color w:val="000000"/>
                <w:kern w:val="0"/>
                <w:sz w:val="22"/>
              </w:rPr>
            </w:pPr>
            <w:r w:rsidRPr="00157F46">
              <w:rPr>
                <w:rFonts w:ascii="宋体" w:hAnsi="宋体" w:cs="宋体" w:hint="eastAsia"/>
                <w:color w:val="000000"/>
                <w:kern w:val="0"/>
                <w:sz w:val="22"/>
              </w:rPr>
              <w:t>挂账明细</w:t>
            </w:r>
          </w:p>
        </w:tc>
      </w:tr>
      <w:tr w:rsidR="00A5471B" w:rsidRPr="00157F46" w14:paraId="56952AFB"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6618AD1E"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挂账编号</w:t>
            </w:r>
          </w:p>
        </w:tc>
        <w:tc>
          <w:tcPr>
            <w:tcW w:w="1422" w:type="dxa"/>
            <w:tcBorders>
              <w:top w:val="nil"/>
              <w:left w:val="nil"/>
              <w:bottom w:val="single" w:sz="4" w:space="0" w:color="auto"/>
              <w:right w:val="single" w:sz="4" w:space="0" w:color="auto"/>
            </w:tcBorders>
            <w:shd w:val="clear" w:color="auto" w:fill="auto"/>
            <w:noWrap/>
            <w:vAlign w:val="center"/>
            <w:hideMark/>
          </w:tcPr>
          <w:p w14:paraId="5BB654BA"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挂账</w:t>
            </w:r>
            <w:r w:rsidRPr="00157F46">
              <w:rPr>
                <w:rFonts w:ascii="宋体" w:hAnsi="宋体" w:cs="宋体" w:hint="eastAsia"/>
                <w:color w:val="000000"/>
                <w:kern w:val="0"/>
                <w:sz w:val="22"/>
              </w:rPr>
              <w:t>序号</w:t>
            </w:r>
          </w:p>
        </w:tc>
        <w:tc>
          <w:tcPr>
            <w:tcW w:w="1418" w:type="dxa"/>
            <w:tcBorders>
              <w:top w:val="nil"/>
              <w:left w:val="nil"/>
              <w:bottom w:val="single" w:sz="4" w:space="0" w:color="auto"/>
              <w:right w:val="single" w:sz="4" w:space="0" w:color="auto"/>
            </w:tcBorders>
            <w:shd w:val="clear" w:color="auto" w:fill="auto"/>
            <w:noWrap/>
            <w:vAlign w:val="center"/>
            <w:hideMark/>
          </w:tcPr>
          <w:p w14:paraId="7CDD54EF"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挂账金额</w:t>
            </w:r>
          </w:p>
        </w:tc>
        <w:tc>
          <w:tcPr>
            <w:tcW w:w="1134" w:type="dxa"/>
            <w:tcBorders>
              <w:top w:val="nil"/>
              <w:left w:val="nil"/>
              <w:bottom w:val="single" w:sz="4" w:space="0" w:color="auto"/>
              <w:right w:val="single" w:sz="4" w:space="0" w:color="auto"/>
            </w:tcBorders>
            <w:shd w:val="clear" w:color="auto" w:fill="auto"/>
            <w:noWrap/>
            <w:vAlign w:val="center"/>
            <w:hideMark/>
          </w:tcPr>
          <w:p w14:paraId="52104E35"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状态</w:t>
            </w:r>
          </w:p>
        </w:tc>
      </w:tr>
      <w:tr w:rsidR="00A5471B" w:rsidRPr="00157F46" w14:paraId="74C3B7DF"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339ED652"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0001</w:t>
            </w:r>
          </w:p>
        </w:tc>
        <w:tc>
          <w:tcPr>
            <w:tcW w:w="1422" w:type="dxa"/>
            <w:tcBorders>
              <w:top w:val="nil"/>
              <w:left w:val="nil"/>
              <w:bottom w:val="single" w:sz="4" w:space="0" w:color="auto"/>
              <w:right w:val="single" w:sz="4" w:space="0" w:color="auto"/>
            </w:tcBorders>
            <w:shd w:val="clear" w:color="auto" w:fill="auto"/>
            <w:noWrap/>
            <w:vAlign w:val="center"/>
            <w:hideMark/>
          </w:tcPr>
          <w:p w14:paraId="6F90DA48"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2312FBD6" w14:textId="77777777" w:rsidR="00A5471B" w:rsidRPr="00157F46" w:rsidRDefault="00A5471B" w:rsidP="00F21884">
            <w:pPr>
              <w:widowControl/>
              <w:jc w:val="right"/>
              <w:rPr>
                <w:rFonts w:ascii="宋体" w:hAnsi="宋体" w:cs="宋体"/>
                <w:color w:val="000000"/>
                <w:kern w:val="0"/>
                <w:sz w:val="22"/>
              </w:rPr>
            </w:pPr>
            <w:r w:rsidRPr="00157F46">
              <w:rPr>
                <w:rFonts w:ascii="宋体" w:hAnsi="宋体" w:cs="宋体" w:hint="eastAsia"/>
                <w:color w:val="000000"/>
                <w:kern w:val="0"/>
                <w:sz w:val="22"/>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2A540800"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r w:rsidR="00A5471B" w:rsidRPr="00157F46" w14:paraId="763DDAB1"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1371D7FB"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1177764D"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157F46">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2F0231B4"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134" w:type="dxa"/>
            <w:tcBorders>
              <w:top w:val="nil"/>
              <w:left w:val="nil"/>
              <w:bottom w:val="single" w:sz="4" w:space="0" w:color="auto"/>
              <w:right w:val="single" w:sz="4" w:space="0" w:color="auto"/>
            </w:tcBorders>
            <w:shd w:val="clear" w:color="auto" w:fill="auto"/>
            <w:noWrap/>
            <w:hideMark/>
          </w:tcPr>
          <w:p w14:paraId="0239960B" w14:textId="77777777" w:rsidR="00A5471B" w:rsidRDefault="00A5471B" w:rsidP="00F21884">
            <w:r w:rsidRPr="004B2E25">
              <w:rPr>
                <w:rFonts w:ascii="宋体" w:hAnsi="宋体" w:cs="宋体" w:hint="eastAsia"/>
                <w:color w:val="000000"/>
                <w:kern w:val="0"/>
                <w:sz w:val="22"/>
              </w:rPr>
              <w:t>正常</w:t>
            </w:r>
          </w:p>
        </w:tc>
      </w:tr>
      <w:tr w:rsidR="00A5471B" w:rsidRPr="00157F46" w14:paraId="09CE76FF"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3DFBA912"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7A91F02D"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4BB7E9FB" w14:textId="77777777" w:rsidR="00A5471B"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30</w:t>
            </w:r>
          </w:p>
        </w:tc>
        <w:tc>
          <w:tcPr>
            <w:tcW w:w="1134" w:type="dxa"/>
            <w:tcBorders>
              <w:top w:val="nil"/>
              <w:left w:val="nil"/>
              <w:bottom w:val="single" w:sz="4" w:space="0" w:color="auto"/>
              <w:right w:val="single" w:sz="4" w:space="0" w:color="auto"/>
            </w:tcBorders>
            <w:shd w:val="clear" w:color="auto" w:fill="auto"/>
            <w:noWrap/>
            <w:hideMark/>
          </w:tcPr>
          <w:p w14:paraId="699810EE" w14:textId="77777777" w:rsidR="00A5471B" w:rsidRDefault="00A5471B" w:rsidP="00F21884">
            <w:r w:rsidRPr="004B2E25">
              <w:rPr>
                <w:rFonts w:ascii="宋体" w:hAnsi="宋体" w:cs="宋体" w:hint="eastAsia"/>
                <w:color w:val="000000"/>
                <w:kern w:val="0"/>
                <w:sz w:val="22"/>
              </w:rPr>
              <w:t>正常</w:t>
            </w:r>
          </w:p>
        </w:tc>
      </w:tr>
      <w:tr w:rsidR="00A5471B" w:rsidRPr="00157F46" w14:paraId="41918DF9" w14:textId="77777777" w:rsidTr="00F21884">
        <w:trPr>
          <w:trHeight w:val="270"/>
        </w:trPr>
        <w:tc>
          <w:tcPr>
            <w:tcW w:w="1364" w:type="dxa"/>
            <w:tcBorders>
              <w:top w:val="nil"/>
              <w:left w:val="single" w:sz="4" w:space="0" w:color="auto"/>
              <w:bottom w:val="single" w:sz="4" w:space="0" w:color="auto"/>
              <w:right w:val="single" w:sz="4" w:space="0" w:color="auto"/>
            </w:tcBorders>
            <w:shd w:val="clear" w:color="auto" w:fill="auto"/>
            <w:noWrap/>
            <w:vAlign w:val="center"/>
            <w:hideMark/>
          </w:tcPr>
          <w:p w14:paraId="50B7C3C4" w14:textId="77777777" w:rsidR="00A5471B" w:rsidRPr="00157F46" w:rsidRDefault="00A5471B" w:rsidP="00F21884">
            <w:pPr>
              <w:widowControl/>
              <w:jc w:val="left"/>
              <w:rPr>
                <w:rFonts w:ascii="宋体" w:hAnsi="宋体" w:cs="宋体"/>
                <w:color w:val="000000"/>
                <w:kern w:val="0"/>
                <w:sz w:val="22"/>
              </w:rPr>
            </w:pPr>
            <w:r w:rsidRPr="00157F46">
              <w:rPr>
                <w:rFonts w:ascii="宋体" w:hAnsi="宋体" w:cs="宋体" w:hint="eastAsia"/>
                <w:color w:val="000000"/>
                <w:kern w:val="0"/>
                <w:sz w:val="22"/>
              </w:rPr>
              <w:t>0002</w:t>
            </w:r>
          </w:p>
        </w:tc>
        <w:tc>
          <w:tcPr>
            <w:tcW w:w="1422" w:type="dxa"/>
            <w:tcBorders>
              <w:top w:val="nil"/>
              <w:left w:val="nil"/>
              <w:bottom w:val="single" w:sz="4" w:space="0" w:color="auto"/>
              <w:right w:val="single" w:sz="4" w:space="0" w:color="auto"/>
            </w:tcBorders>
            <w:shd w:val="clear" w:color="auto" w:fill="auto"/>
            <w:noWrap/>
            <w:vAlign w:val="center"/>
            <w:hideMark/>
          </w:tcPr>
          <w:p w14:paraId="34DE19B5"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0003</w:t>
            </w:r>
          </w:p>
        </w:tc>
        <w:tc>
          <w:tcPr>
            <w:tcW w:w="1418" w:type="dxa"/>
            <w:tcBorders>
              <w:top w:val="nil"/>
              <w:left w:val="nil"/>
              <w:bottom w:val="single" w:sz="4" w:space="0" w:color="auto"/>
              <w:right w:val="single" w:sz="4" w:space="0" w:color="auto"/>
            </w:tcBorders>
            <w:shd w:val="clear" w:color="auto" w:fill="auto"/>
            <w:noWrap/>
            <w:vAlign w:val="center"/>
            <w:hideMark/>
          </w:tcPr>
          <w:p w14:paraId="478D16FC" w14:textId="77777777" w:rsidR="00A5471B" w:rsidRPr="00157F46"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5</w:t>
            </w:r>
            <w:r w:rsidRPr="00157F46">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0AB7A069" w14:textId="77777777" w:rsidR="00A5471B" w:rsidRPr="00157F46"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正常</w:t>
            </w:r>
          </w:p>
        </w:tc>
      </w:tr>
    </w:tbl>
    <w:p w14:paraId="08005B48" w14:textId="77777777" w:rsidR="00A5471B" w:rsidRDefault="00A5471B" w:rsidP="00A5471B">
      <w:pPr>
        <w:ind w:left="1243"/>
        <w:rPr>
          <w:rFonts w:ascii="宋体" w:hAnsi="宋体"/>
          <w:szCs w:val="21"/>
        </w:rPr>
      </w:pPr>
      <w:r>
        <w:rPr>
          <w:rFonts w:ascii="宋体" w:hAnsi="宋体" w:hint="eastAsia"/>
          <w:szCs w:val="21"/>
        </w:rPr>
        <w:t>销账明细如下：</w:t>
      </w:r>
    </w:p>
    <w:tbl>
      <w:tblPr>
        <w:tblW w:w="5338" w:type="dxa"/>
        <w:tblInd w:w="1291" w:type="dxa"/>
        <w:tblLook w:val="04A0" w:firstRow="1" w:lastRow="0" w:firstColumn="1" w:lastColumn="0" w:noHBand="0" w:noVBand="1"/>
      </w:tblPr>
      <w:tblGrid>
        <w:gridCol w:w="1369"/>
        <w:gridCol w:w="1417"/>
        <w:gridCol w:w="1418"/>
        <w:gridCol w:w="1134"/>
      </w:tblGrid>
      <w:tr w:rsidR="00A5471B" w:rsidRPr="00264CD3" w14:paraId="61B75D3E" w14:textId="77777777" w:rsidTr="00F21884">
        <w:trPr>
          <w:trHeight w:val="270"/>
        </w:trPr>
        <w:tc>
          <w:tcPr>
            <w:tcW w:w="5338" w:type="dxa"/>
            <w:gridSpan w:val="4"/>
            <w:tcBorders>
              <w:top w:val="single" w:sz="4" w:space="0" w:color="auto"/>
              <w:left w:val="single" w:sz="4" w:space="0" w:color="auto"/>
              <w:right w:val="single" w:sz="4" w:space="0" w:color="000000"/>
            </w:tcBorders>
            <w:shd w:val="clear" w:color="000000" w:fill="A5A5A5"/>
            <w:noWrap/>
            <w:vAlign w:val="center"/>
            <w:hideMark/>
          </w:tcPr>
          <w:p w14:paraId="10BA9A1F" w14:textId="77777777" w:rsidR="00A5471B" w:rsidRPr="00264CD3" w:rsidRDefault="00A5471B" w:rsidP="00F21884">
            <w:pPr>
              <w:widowControl/>
              <w:jc w:val="center"/>
              <w:rPr>
                <w:rFonts w:ascii="宋体" w:hAnsi="宋体" w:cs="宋体"/>
                <w:color w:val="000000"/>
                <w:kern w:val="0"/>
                <w:sz w:val="22"/>
              </w:rPr>
            </w:pPr>
            <w:r w:rsidRPr="00264CD3">
              <w:rPr>
                <w:rFonts w:ascii="宋体" w:hAnsi="宋体" w:cs="宋体" w:hint="eastAsia"/>
                <w:color w:val="000000"/>
                <w:kern w:val="0"/>
                <w:sz w:val="22"/>
              </w:rPr>
              <w:t>销账明细</w:t>
            </w:r>
          </w:p>
        </w:tc>
      </w:tr>
      <w:tr w:rsidR="00A5471B" w:rsidRPr="00264CD3" w14:paraId="130F7FDF" w14:textId="77777777" w:rsidTr="00F21884">
        <w:trPr>
          <w:trHeight w:val="270"/>
        </w:trPr>
        <w:tc>
          <w:tcPr>
            <w:tcW w:w="1369" w:type="dxa"/>
            <w:tcBorders>
              <w:top w:val="nil"/>
              <w:left w:val="single" w:sz="4" w:space="0" w:color="auto"/>
              <w:bottom w:val="single" w:sz="4" w:space="0" w:color="auto"/>
              <w:right w:val="single" w:sz="4" w:space="0" w:color="auto"/>
            </w:tcBorders>
            <w:shd w:val="clear" w:color="auto" w:fill="D9D9D9"/>
            <w:noWrap/>
            <w:vAlign w:val="center"/>
            <w:hideMark/>
          </w:tcPr>
          <w:p w14:paraId="52810663"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挂账编号</w:t>
            </w:r>
          </w:p>
        </w:tc>
        <w:tc>
          <w:tcPr>
            <w:tcW w:w="1417" w:type="dxa"/>
            <w:tcBorders>
              <w:top w:val="nil"/>
              <w:left w:val="nil"/>
              <w:bottom w:val="single" w:sz="4" w:space="0" w:color="auto"/>
              <w:right w:val="single" w:sz="4" w:space="0" w:color="auto"/>
            </w:tcBorders>
            <w:shd w:val="clear" w:color="auto" w:fill="D9D9D9"/>
            <w:noWrap/>
            <w:vAlign w:val="center"/>
            <w:hideMark/>
          </w:tcPr>
          <w:p w14:paraId="3ADEEF43"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销账序号</w:t>
            </w:r>
          </w:p>
        </w:tc>
        <w:tc>
          <w:tcPr>
            <w:tcW w:w="1418" w:type="dxa"/>
            <w:tcBorders>
              <w:top w:val="nil"/>
              <w:left w:val="nil"/>
              <w:bottom w:val="single" w:sz="4" w:space="0" w:color="auto"/>
              <w:right w:val="single" w:sz="4" w:space="0" w:color="auto"/>
            </w:tcBorders>
            <w:shd w:val="clear" w:color="auto" w:fill="D9D9D9"/>
            <w:noWrap/>
            <w:vAlign w:val="center"/>
            <w:hideMark/>
          </w:tcPr>
          <w:p w14:paraId="158DBB61"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销账金额</w:t>
            </w:r>
          </w:p>
        </w:tc>
        <w:tc>
          <w:tcPr>
            <w:tcW w:w="1134" w:type="dxa"/>
            <w:tcBorders>
              <w:top w:val="nil"/>
              <w:left w:val="nil"/>
              <w:bottom w:val="single" w:sz="4" w:space="0" w:color="auto"/>
              <w:right w:val="single" w:sz="4" w:space="0" w:color="auto"/>
            </w:tcBorders>
            <w:shd w:val="clear" w:color="auto" w:fill="D9D9D9"/>
            <w:noWrap/>
            <w:vAlign w:val="center"/>
            <w:hideMark/>
          </w:tcPr>
          <w:p w14:paraId="795A2A23"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状态</w:t>
            </w:r>
          </w:p>
        </w:tc>
      </w:tr>
      <w:tr w:rsidR="00A5471B" w:rsidRPr="00264CD3" w14:paraId="4128F11D" w14:textId="77777777" w:rsidTr="00F21884">
        <w:trPr>
          <w:trHeight w:val="270"/>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54A94AED"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0001</w:t>
            </w:r>
          </w:p>
        </w:tc>
        <w:tc>
          <w:tcPr>
            <w:tcW w:w="1417" w:type="dxa"/>
            <w:tcBorders>
              <w:top w:val="nil"/>
              <w:left w:val="nil"/>
              <w:bottom w:val="single" w:sz="4" w:space="0" w:color="auto"/>
              <w:right w:val="single" w:sz="4" w:space="0" w:color="auto"/>
            </w:tcBorders>
            <w:shd w:val="clear" w:color="auto" w:fill="auto"/>
            <w:noWrap/>
            <w:vAlign w:val="center"/>
            <w:hideMark/>
          </w:tcPr>
          <w:p w14:paraId="7DAC59C9" w14:textId="77777777" w:rsidR="00A5471B" w:rsidRPr="00264CD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264CD3">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57FD5F3E" w14:textId="77777777" w:rsidR="00A5471B" w:rsidRPr="00264CD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10</w:t>
            </w:r>
            <w:r w:rsidRPr="00264CD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2E3BA4AB"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已冲销</w:t>
            </w:r>
          </w:p>
        </w:tc>
      </w:tr>
      <w:tr w:rsidR="00A5471B" w:rsidRPr="00264CD3" w14:paraId="6807EAC4" w14:textId="77777777" w:rsidTr="00F21884">
        <w:trPr>
          <w:trHeight w:val="270"/>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5AB6B9D4"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0002</w:t>
            </w:r>
          </w:p>
        </w:tc>
        <w:tc>
          <w:tcPr>
            <w:tcW w:w="1417" w:type="dxa"/>
            <w:tcBorders>
              <w:top w:val="nil"/>
              <w:left w:val="nil"/>
              <w:bottom w:val="single" w:sz="4" w:space="0" w:color="auto"/>
              <w:right w:val="single" w:sz="4" w:space="0" w:color="auto"/>
            </w:tcBorders>
            <w:shd w:val="clear" w:color="auto" w:fill="auto"/>
            <w:noWrap/>
            <w:vAlign w:val="center"/>
            <w:hideMark/>
          </w:tcPr>
          <w:p w14:paraId="2F03E11E" w14:textId="77777777" w:rsidR="00A5471B" w:rsidRPr="00264CD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w:t>
            </w:r>
            <w:r w:rsidRPr="00264CD3">
              <w:rPr>
                <w:rFonts w:ascii="宋体" w:hAnsi="宋体" w:cs="宋体" w:hint="eastAsia"/>
                <w:color w:val="000000"/>
                <w:kern w:val="0"/>
                <w:sz w:val="22"/>
              </w:rPr>
              <w:t>1</w:t>
            </w:r>
          </w:p>
        </w:tc>
        <w:tc>
          <w:tcPr>
            <w:tcW w:w="1418" w:type="dxa"/>
            <w:tcBorders>
              <w:top w:val="nil"/>
              <w:left w:val="nil"/>
              <w:bottom w:val="single" w:sz="4" w:space="0" w:color="auto"/>
              <w:right w:val="single" w:sz="4" w:space="0" w:color="auto"/>
            </w:tcBorders>
            <w:shd w:val="clear" w:color="auto" w:fill="auto"/>
            <w:noWrap/>
            <w:vAlign w:val="center"/>
            <w:hideMark/>
          </w:tcPr>
          <w:p w14:paraId="42E01357" w14:textId="77777777" w:rsidR="00A5471B" w:rsidRPr="00264CD3"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1</w:t>
            </w:r>
            <w:r w:rsidRPr="00264CD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2952C979"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已冲销</w:t>
            </w:r>
          </w:p>
        </w:tc>
      </w:tr>
      <w:tr w:rsidR="00A5471B" w:rsidRPr="00264CD3" w14:paraId="3E91AB5F" w14:textId="77777777" w:rsidTr="00F21884">
        <w:trPr>
          <w:trHeight w:val="270"/>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12C649CE"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0002</w:t>
            </w:r>
          </w:p>
        </w:tc>
        <w:tc>
          <w:tcPr>
            <w:tcW w:w="1417" w:type="dxa"/>
            <w:tcBorders>
              <w:top w:val="nil"/>
              <w:left w:val="nil"/>
              <w:bottom w:val="single" w:sz="4" w:space="0" w:color="auto"/>
              <w:right w:val="single" w:sz="4" w:space="0" w:color="auto"/>
            </w:tcBorders>
            <w:shd w:val="clear" w:color="auto" w:fill="auto"/>
            <w:noWrap/>
            <w:vAlign w:val="center"/>
            <w:hideMark/>
          </w:tcPr>
          <w:p w14:paraId="5C0A2D30" w14:textId="77777777" w:rsidR="00A5471B" w:rsidRPr="00264CD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0002</w:t>
            </w:r>
          </w:p>
        </w:tc>
        <w:tc>
          <w:tcPr>
            <w:tcW w:w="1418" w:type="dxa"/>
            <w:tcBorders>
              <w:top w:val="nil"/>
              <w:left w:val="nil"/>
              <w:bottom w:val="single" w:sz="4" w:space="0" w:color="auto"/>
              <w:right w:val="single" w:sz="4" w:space="0" w:color="auto"/>
            </w:tcBorders>
            <w:shd w:val="clear" w:color="auto" w:fill="auto"/>
            <w:noWrap/>
            <w:vAlign w:val="center"/>
            <w:hideMark/>
          </w:tcPr>
          <w:p w14:paraId="0D7483F9" w14:textId="77777777" w:rsidR="00A5471B" w:rsidRPr="00264CD3"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4</w:t>
            </w:r>
            <w:r w:rsidRPr="00264CD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49F7B2C2"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正常</w:t>
            </w:r>
          </w:p>
        </w:tc>
      </w:tr>
    </w:tbl>
    <w:p w14:paraId="75682EC1" w14:textId="77777777" w:rsidR="00A5471B" w:rsidRDefault="00A5471B" w:rsidP="00A5471B">
      <w:pPr>
        <w:ind w:left="1243"/>
        <w:rPr>
          <w:rFonts w:ascii="宋体" w:hAnsi="宋体"/>
          <w:szCs w:val="21"/>
        </w:rPr>
      </w:pPr>
    </w:p>
    <w:tbl>
      <w:tblPr>
        <w:tblW w:w="6457" w:type="dxa"/>
        <w:tblInd w:w="1306" w:type="dxa"/>
        <w:tblLook w:val="04A0" w:firstRow="1" w:lastRow="0" w:firstColumn="1" w:lastColumn="0" w:noHBand="0" w:noVBand="1"/>
      </w:tblPr>
      <w:tblGrid>
        <w:gridCol w:w="1354"/>
        <w:gridCol w:w="1417"/>
        <w:gridCol w:w="1418"/>
        <w:gridCol w:w="1134"/>
        <w:gridCol w:w="1134"/>
      </w:tblGrid>
      <w:tr w:rsidR="00A5471B" w:rsidRPr="00264CD3" w14:paraId="1BFB7C50" w14:textId="77777777" w:rsidTr="00F21884">
        <w:trPr>
          <w:trHeight w:val="270"/>
        </w:trPr>
        <w:tc>
          <w:tcPr>
            <w:tcW w:w="6457" w:type="dxa"/>
            <w:gridSpan w:val="5"/>
            <w:tcBorders>
              <w:top w:val="single" w:sz="4" w:space="0" w:color="auto"/>
              <w:left w:val="single" w:sz="4" w:space="0" w:color="auto"/>
              <w:right w:val="single" w:sz="4" w:space="0" w:color="000000"/>
            </w:tcBorders>
            <w:shd w:val="clear" w:color="000000" w:fill="A5A5A5"/>
            <w:noWrap/>
            <w:vAlign w:val="center"/>
            <w:hideMark/>
          </w:tcPr>
          <w:p w14:paraId="38D69AC0" w14:textId="77777777" w:rsidR="00A5471B" w:rsidRPr="00264CD3" w:rsidRDefault="00A5471B" w:rsidP="00F21884">
            <w:pPr>
              <w:widowControl/>
              <w:jc w:val="center"/>
              <w:rPr>
                <w:rFonts w:ascii="宋体" w:hAnsi="宋体" w:cs="宋体"/>
                <w:color w:val="000000"/>
                <w:kern w:val="0"/>
                <w:sz w:val="22"/>
              </w:rPr>
            </w:pPr>
            <w:r w:rsidRPr="00264CD3">
              <w:rPr>
                <w:rFonts w:ascii="宋体" w:hAnsi="宋体" w:cs="宋体" w:hint="eastAsia"/>
                <w:color w:val="000000"/>
                <w:kern w:val="0"/>
                <w:sz w:val="22"/>
              </w:rPr>
              <w:t>挂</w:t>
            </w:r>
            <w:r>
              <w:rPr>
                <w:rFonts w:ascii="宋体" w:hAnsi="宋体" w:cs="宋体" w:hint="eastAsia"/>
                <w:color w:val="000000"/>
                <w:kern w:val="0"/>
                <w:sz w:val="22"/>
              </w:rPr>
              <w:t>销</w:t>
            </w:r>
            <w:r w:rsidRPr="00264CD3">
              <w:rPr>
                <w:rFonts w:ascii="宋体" w:hAnsi="宋体" w:cs="宋体" w:hint="eastAsia"/>
                <w:color w:val="000000"/>
                <w:kern w:val="0"/>
                <w:sz w:val="22"/>
              </w:rPr>
              <w:t>账汇总</w:t>
            </w:r>
          </w:p>
        </w:tc>
      </w:tr>
      <w:tr w:rsidR="00A5471B" w:rsidRPr="00264CD3" w14:paraId="3A1CC447" w14:textId="77777777" w:rsidTr="00F21884">
        <w:trPr>
          <w:trHeight w:val="270"/>
        </w:trPr>
        <w:tc>
          <w:tcPr>
            <w:tcW w:w="1354" w:type="dxa"/>
            <w:tcBorders>
              <w:top w:val="nil"/>
              <w:left w:val="single" w:sz="4" w:space="0" w:color="auto"/>
              <w:bottom w:val="single" w:sz="4" w:space="0" w:color="auto"/>
              <w:right w:val="single" w:sz="4" w:space="0" w:color="auto"/>
            </w:tcBorders>
            <w:shd w:val="clear" w:color="auto" w:fill="D9D9D9"/>
            <w:noWrap/>
            <w:vAlign w:val="center"/>
            <w:hideMark/>
          </w:tcPr>
          <w:p w14:paraId="19DCC442"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挂账编号</w:t>
            </w:r>
          </w:p>
        </w:tc>
        <w:tc>
          <w:tcPr>
            <w:tcW w:w="1417" w:type="dxa"/>
            <w:tcBorders>
              <w:top w:val="nil"/>
              <w:left w:val="nil"/>
              <w:bottom w:val="single" w:sz="4" w:space="0" w:color="auto"/>
              <w:right w:val="single" w:sz="4" w:space="0" w:color="auto"/>
            </w:tcBorders>
            <w:shd w:val="clear" w:color="auto" w:fill="D9D9D9"/>
            <w:noWrap/>
            <w:vAlign w:val="center"/>
            <w:hideMark/>
          </w:tcPr>
          <w:p w14:paraId="4561DE7C" w14:textId="77777777" w:rsidR="00A5471B" w:rsidRPr="00264CD3" w:rsidRDefault="00A5471B" w:rsidP="00F21884">
            <w:pPr>
              <w:widowControl/>
              <w:jc w:val="left"/>
              <w:rPr>
                <w:rFonts w:ascii="宋体" w:hAnsi="宋体" w:cs="宋体"/>
                <w:color w:val="000000"/>
                <w:kern w:val="0"/>
                <w:sz w:val="22"/>
              </w:rPr>
            </w:pPr>
            <w:proofErr w:type="gramStart"/>
            <w:r w:rsidRPr="00264CD3">
              <w:rPr>
                <w:rFonts w:ascii="宋体" w:hAnsi="宋体" w:cs="宋体" w:hint="eastAsia"/>
                <w:color w:val="000000"/>
                <w:kern w:val="0"/>
                <w:sz w:val="22"/>
              </w:rPr>
              <w:t>挂账</w:t>
            </w:r>
            <w:r>
              <w:rPr>
                <w:rFonts w:ascii="宋体" w:hAnsi="宋体" w:cs="宋体" w:hint="eastAsia"/>
                <w:color w:val="000000"/>
                <w:kern w:val="0"/>
                <w:sz w:val="22"/>
              </w:rPr>
              <w:t>总</w:t>
            </w:r>
            <w:proofErr w:type="gramEnd"/>
            <w:r w:rsidRPr="00264CD3">
              <w:rPr>
                <w:rFonts w:ascii="宋体" w:hAnsi="宋体" w:cs="宋体" w:hint="eastAsia"/>
                <w:color w:val="000000"/>
                <w:kern w:val="0"/>
                <w:sz w:val="22"/>
              </w:rPr>
              <w:t>金额</w:t>
            </w:r>
          </w:p>
        </w:tc>
        <w:tc>
          <w:tcPr>
            <w:tcW w:w="1418" w:type="dxa"/>
            <w:tcBorders>
              <w:top w:val="nil"/>
              <w:left w:val="nil"/>
              <w:bottom w:val="single" w:sz="4" w:space="0" w:color="auto"/>
              <w:right w:val="single" w:sz="4" w:space="0" w:color="auto"/>
            </w:tcBorders>
            <w:shd w:val="clear" w:color="auto" w:fill="D9D9D9"/>
            <w:noWrap/>
            <w:vAlign w:val="center"/>
            <w:hideMark/>
          </w:tcPr>
          <w:p w14:paraId="56A111F6" w14:textId="77777777" w:rsidR="00A5471B" w:rsidRPr="00264CD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销</w:t>
            </w:r>
            <w:r w:rsidRPr="00264CD3">
              <w:rPr>
                <w:rFonts w:ascii="宋体" w:hAnsi="宋体" w:cs="宋体" w:hint="eastAsia"/>
                <w:color w:val="000000"/>
                <w:kern w:val="0"/>
                <w:sz w:val="22"/>
              </w:rPr>
              <w:t>账</w:t>
            </w:r>
            <w:r>
              <w:rPr>
                <w:rFonts w:ascii="宋体" w:hAnsi="宋体" w:cs="宋体" w:hint="eastAsia"/>
                <w:color w:val="000000"/>
                <w:kern w:val="0"/>
                <w:sz w:val="22"/>
              </w:rPr>
              <w:t>总金</w:t>
            </w:r>
            <w:r w:rsidRPr="00264CD3">
              <w:rPr>
                <w:rFonts w:ascii="宋体" w:hAnsi="宋体" w:cs="宋体" w:hint="eastAsia"/>
                <w:color w:val="000000"/>
                <w:kern w:val="0"/>
                <w:sz w:val="22"/>
              </w:rPr>
              <w:t>额</w:t>
            </w:r>
          </w:p>
        </w:tc>
        <w:tc>
          <w:tcPr>
            <w:tcW w:w="1134" w:type="dxa"/>
            <w:tcBorders>
              <w:top w:val="nil"/>
              <w:left w:val="nil"/>
              <w:bottom w:val="single" w:sz="4" w:space="0" w:color="auto"/>
              <w:right w:val="single" w:sz="4" w:space="0" w:color="auto"/>
            </w:tcBorders>
            <w:shd w:val="clear" w:color="auto" w:fill="D9D9D9"/>
            <w:noWrap/>
            <w:vAlign w:val="center"/>
            <w:hideMark/>
          </w:tcPr>
          <w:p w14:paraId="7C3AFF2D" w14:textId="77777777" w:rsidR="00A5471B" w:rsidRPr="00264CD3" w:rsidRDefault="00A5471B" w:rsidP="00F21884">
            <w:pPr>
              <w:widowControl/>
              <w:jc w:val="left"/>
              <w:rPr>
                <w:rFonts w:ascii="宋体" w:hAnsi="宋体" w:cs="宋体"/>
                <w:color w:val="000000"/>
                <w:kern w:val="0"/>
                <w:sz w:val="22"/>
              </w:rPr>
            </w:pPr>
            <w:r>
              <w:rPr>
                <w:rFonts w:ascii="宋体" w:hAnsi="宋体" w:cs="宋体" w:hint="eastAsia"/>
                <w:color w:val="000000"/>
                <w:kern w:val="0"/>
                <w:sz w:val="22"/>
              </w:rPr>
              <w:t>挂</w:t>
            </w:r>
            <w:r w:rsidRPr="00264CD3">
              <w:rPr>
                <w:rFonts w:ascii="宋体" w:hAnsi="宋体" w:cs="宋体" w:hint="eastAsia"/>
                <w:color w:val="000000"/>
                <w:kern w:val="0"/>
                <w:sz w:val="22"/>
              </w:rPr>
              <w:t>账</w:t>
            </w:r>
            <w:r>
              <w:rPr>
                <w:rFonts w:ascii="宋体" w:hAnsi="宋体" w:cs="宋体" w:hint="eastAsia"/>
                <w:color w:val="000000"/>
                <w:kern w:val="0"/>
                <w:sz w:val="22"/>
              </w:rPr>
              <w:t>余</w:t>
            </w:r>
            <w:r w:rsidRPr="00264CD3">
              <w:rPr>
                <w:rFonts w:ascii="宋体" w:hAnsi="宋体" w:cs="宋体" w:hint="eastAsia"/>
                <w:color w:val="000000"/>
                <w:kern w:val="0"/>
                <w:sz w:val="22"/>
              </w:rPr>
              <w:t>额</w:t>
            </w:r>
          </w:p>
        </w:tc>
        <w:tc>
          <w:tcPr>
            <w:tcW w:w="1134" w:type="dxa"/>
            <w:tcBorders>
              <w:top w:val="nil"/>
              <w:left w:val="nil"/>
              <w:bottom w:val="single" w:sz="4" w:space="0" w:color="auto"/>
              <w:right w:val="single" w:sz="4" w:space="0" w:color="auto"/>
            </w:tcBorders>
            <w:shd w:val="clear" w:color="auto" w:fill="D9D9D9"/>
            <w:noWrap/>
            <w:vAlign w:val="center"/>
            <w:hideMark/>
          </w:tcPr>
          <w:p w14:paraId="7E5C685D"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状态</w:t>
            </w:r>
          </w:p>
        </w:tc>
      </w:tr>
      <w:tr w:rsidR="00A5471B" w:rsidRPr="00264CD3" w14:paraId="08DF4C57" w14:textId="77777777" w:rsidTr="00F21884">
        <w:trPr>
          <w:trHeight w:val="270"/>
        </w:trPr>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A2A172"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0001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6188176" w14:textId="77777777" w:rsidR="00A5471B" w:rsidRPr="00264CD3" w:rsidRDefault="00A5471B" w:rsidP="00F21884">
            <w:pPr>
              <w:widowControl/>
              <w:jc w:val="right"/>
              <w:rPr>
                <w:rFonts w:ascii="宋体" w:hAnsi="宋体" w:cs="宋体"/>
                <w:color w:val="000000"/>
                <w:kern w:val="0"/>
                <w:sz w:val="22"/>
              </w:rPr>
            </w:pPr>
            <w:r w:rsidRPr="00264CD3">
              <w:rPr>
                <w:rFonts w:ascii="宋体" w:hAnsi="宋体" w:cs="宋体" w:hint="eastAsia"/>
                <w:color w:val="000000"/>
                <w:kern w:val="0"/>
                <w:sz w:val="22"/>
              </w:rPr>
              <w:t>100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52B46D5" w14:textId="77777777" w:rsidR="00A5471B" w:rsidRPr="00264CD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84957B6" w14:textId="77777777" w:rsidR="00A5471B" w:rsidRPr="00264CD3" w:rsidRDefault="00A5471B" w:rsidP="00F21884">
            <w:pPr>
              <w:widowControl/>
              <w:jc w:val="right"/>
              <w:rPr>
                <w:rFonts w:ascii="宋体" w:hAnsi="宋体" w:cs="宋体"/>
                <w:color w:val="000000"/>
                <w:kern w:val="0"/>
                <w:sz w:val="22"/>
              </w:rPr>
            </w:pPr>
            <w:r>
              <w:rPr>
                <w:rFonts w:ascii="宋体" w:hAnsi="宋体" w:cs="宋体" w:hint="eastAsia"/>
                <w:color w:val="000000"/>
                <w:kern w:val="0"/>
                <w:sz w:val="22"/>
              </w:rPr>
              <w:t>10</w:t>
            </w:r>
            <w:r w:rsidRPr="00264CD3">
              <w:rPr>
                <w:rFonts w:ascii="宋体" w:hAnsi="宋体" w:cs="宋体" w:hint="eastAsia"/>
                <w:color w:val="000000"/>
                <w:kern w:val="0"/>
                <w:sz w:val="22"/>
              </w:rPr>
              <w:t>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0B69E2F"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正常</w:t>
            </w:r>
          </w:p>
        </w:tc>
      </w:tr>
      <w:tr w:rsidR="00A5471B" w:rsidRPr="00264CD3" w14:paraId="7C9BBC1A" w14:textId="77777777" w:rsidTr="00F21884">
        <w:trPr>
          <w:trHeight w:val="585"/>
        </w:trPr>
        <w:tc>
          <w:tcPr>
            <w:tcW w:w="1354" w:type="dxa"/>
            <w:tcBorders>
              <w:top w:val="nil"/>
              <w:left w:val="single" w:sz="4" w:space="0" w:color="auto"/>
              <w:bottom w:val="single" w:sz="4" w:space="0" w:color="auto"/>
              <w:right w:val="single" w:sz="4" w:space="0" w:color="auto"/>
            </w:tcBorders>
            <w:shd w:val="clear" w:color="auto" w:fill="auto"/>
            <w:noWrap/>
            <w:vAlign w:val="center"/>
            <w:hideMark/>
          </w:tcPr>
          <w:p w14:paraId="79806238"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lastRenderedPageBreak/>
              <w:t>0002</w:t>
            </w:r>
          </w:p>
        </w:tc>
        <w:tc>
          <w:tcPr>
            <w:tcW w:w="1417" w:type="dxa"/>
            <w:tcBorders>
              <w:top w:val="nil"/>
              <w:left w:val="nil"/>
              <w:bottom w:val="single" w:sz="4" w:space="0" w:color="auto"/>
              <w:right w:val="single" w:sz="4" w:space="0" w:color="auto"/>
            </w:tcBorders>
            <w:shd w:val="clear" w:color="auto" w:fill="auto"/>
            <w:noWrap/>
            <w:vAlign w:val="center"/>
            <w:hideMark/>
          </w:tcPr>
          <w:p w14:paraId="4D44FC86" w14:textId="77777777" w:rsidR="00A5471B" w:rsidRPr="00264CD3" w:rsidRDefault="00A5471B" w:rsidP="00F21884">
            <w:pPr>
              <w:widowControl/>
              <w:jc w:val="right"/>
              <w:rPr>
                <w:rFonts w:ascii="宋体" w:hAnsi="宋体" w:cs="宋体"/>
                <w:color w:val="000000"/>
                <w:kern w:val="0"/>
                <w:sz w:val="22"/>
              </w:rPr>
            </w:pPr>
            <w:r w:rsidRPr="00264CD3">
              <w:rPr>
                <w:rFonts w:ascii="宋体" w:hAnsi="宋体" w:cs="宋体" w:hint="eastAsia"/>
                <w:color w:val="000000"/>
                <w:kern w:val="0"/>
                <w:sz w:val="22"/>
              </w:rPr>
              <w:t>100</w:t>
            </w:r>
          </w:p>
        </w:tc>
        <w:tc>
          <w:tcPr>
            <w:tcW w:w="1418" w:type="dxa"/>
            <w:tcBorders>
              <w:top w:val="nil"/>
              <w:left w:val="nil"/>
              <w:bottom w:val="single" w:sz="4" w:space="0" w:color="auto"/>
              <w:right w:val="single" w:sz="4" w:space="0" w:color="auto"/>
            </w:tcBorders>
            <w:shd w:val="clear" w:color="auto" w:fill="auto"/>
            <w:noWrap/>
            <w:vAlign w:val="center"/>
            <w:hideMark/>
          </w:tcPr>
          <w:p w14:paraId="6A987605" w14:textId="77777777" w:rsidR="00A5471B" w:rsidRPr="00264CD3"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4</w:t>
            </w:r>
            <w:r w:rsidRPr="00264CD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75F499BF" w14:textId="77777777" w:rsidR="00A5471B" w:rsidRPr="00264CD3" w:rsidRDefault="00272451" w:rsidP="00F21884">
            <w:pPr>
              <w:widowControl/>
              <w:jc w:val="right"/>
              <w:rPr>
                <w:rFonts w:ascii="宋体" w:hAnsi="宋体" w:cs="宋体"/>
                <w:color w:val="000000"/>
                <w:kern w:val="0"/>
                <w:sz w:val="22"/>
              </w:rPr>
            </w:pPr>
            <w:r>
              <w:rPr>
                <w:rFonts w:ascii="宋体" w:hAnsi="宋体" w:cs="宋体" w:hint="eastAsia"/>
                <w:color w:val="000000"/>
                <w:kern w:val="0"/>
                <w:sz w:val="22"/>
              </w:rPr>
              <w:t>6</w:t>
            </w:r>
            <w:r w:rsidRPr="00264CD3">
              <w:rPr>
                <w:rFonts w:ascii="宋体" w:hAnsi="宋体" w:cs="宋体" w:hint="eastAsia"/>
                <w:color w:val="000000"/>
                <w:kern w:val="0"/>
                <w:sz w:val="22"/>
              </w:rPr>
              <w:t>0</w:t>
            </w:r>
          </w:p>
        </w:tc>
        <w:tc>
          <w:tcPr>
            <w:tcW w:w="1134" w:type="dxa"/>
            <w:tcBorders>
              <w:top w:val="nil"/>
              <w:left w:val="nil"/>
              <w:bottom w:val="single" w:sz="4" w:space="0" w:color="auto"/>
              <w:right w:val="single" w:sz="4" w:space="0" w:color="auto"/>
            </w:tcBorders>
            <w:shd w:val="clear" w:color="auto" w:fill="auto"/>
            <w:noWrap/>
            <w:vAlign w:val="center"/>
            <w:hideMark/>
          </w:tcPr>
          <w:p w14:paraId="43BB1EDC" w14:textId="77777777" w:rsidR="00A5471B" w:rsidRPr="00264CD3" w:rsidRDefault="00A5471B" w:rsidP="00F21884">
            <w:pPr>
              <w:widowControl/>
              <w:jc w:val="left"/>
              <w:rPr>
                <w:rFonts w:ascii="宋体" w:hAnsi="宋体" w:cs="宋体"/>
                <w:color w:val="000000"/>
                <w:kern w:val="0"/>
                <w:sz w:val="22"/>
              </w:rPr>
            </w:pPr>
            <w:r w:rsidRPr="00264CD3">
              <w:rPr>
                <w:rFonts w:ascii="宋体" w:hAnsi="宋体" w:cs="宋体" w:hint="eastAsia"/>
                <w:color w:val="000000"/>
                <w:kern w:val="0"/>
                <w:sz w:val="22"/>
              </w:rPr>
              <w:t>部分销账</w:t>
            </w:r>
          </w:p>
        </w:tc>
      </w:tr>
    </w:tbl>
    <w:p w14:paraId="7D8C3E02" w14:textId="77777777" w:rsidR="00A5471B" w:rsidRDefault="00A5471B" w:rsidP="00A5471B">
      <w:pPr>
        <w:ind w:left="1243"/>
      </w:pPr>
    </w:p>
    <w:p w14:paraId="0833C9A4" w14:textId="77777777" w:rsidR="00A5471B" w:rsidRDefault="00A5471B" w:rsidP="00F35CA4">
      <w:pPr>
        <w:pStyle w:val="af6"/>
        <w:numPr>
          <w:ilvl w:val="3"/>
          <w:numId w:val="1"/>
        </w:numPr>
        <w:spacing w:before="156" w:after="156"/>
        <w:ind w:left="426" w:hanging="437"/>
      </w:pPr>
      <w:r w:rsidRPr="006C1B68">
        <w:rPr>
          <w:rFonts w:hint="eastAsia"/>
        </w:rPr>
        <w:t>批量挂销账的业务规则</w:t>
      </w:r>
    </w:p>
    <w:p w14:paraId="45CB563E" w14:textId="0C8D5A21" w:rsidR="00A5471B" w:rsidRPr="00601466" w:rsidRDefault="00A5471B" w:rsidP="00C80BFB">
      <w:pPr>
        <w:pStyle w:val="ad"/>
        <w:numPr>
          <w:ilvl w:val="0"/>
          <w:numId w:val="31"/>
        </w:numPr>
        <w:spacing w:line="360" w:lineRule="auto"/>
        <w:ind w:firstLineChars="0"/>
        <w:rPr>
          <w:rFonts w:ascii="宋体" w:hAnsi="宋体"/>
          <w:szCs w:val="21"/>
        </w:rPr>
      </w:pPr>
      <w:r w:rsidRPr="00601466">
        <w:rPr>
          <w:rFonts w:ascii="宋体" w:hAnsi="宋体" w:hint="eastAsia"/>
          <w:szCs w:val="21"/>
        </w:rPr>
        <w:t>批量挂销账是为手工单笔记账提供批量处理的方式，并不是单独设立一个批量挂销账功能菜单。</w:t>
      </w:r>
      <w:r w:rsidR="00175FED">
        <w:rPr>
          <w:rFonts w:ascii="宋体" w:hAnsi="宋体" w:hint="eastAsia"/>
          <w:szCs w:val="21"/>
        </w:rPr>
        <w:t>手工记账处理提供EXECL导入方式；</w:t>
      </w:r>
    </w:p>
    <w:p w14:paraId="5373DAFF" w14:textId="77777777" w:rsidR="00A5471B" w:rsidRPr="00601466" w:rsidRDefault="00A5471B" w:rsidP="00C80BFB">
      <w:pPr>
        <w:pStyle w:val="ad"/>
        <w:numPr>
          <w:ilvl w:val="0"/>
          <w:numId w:val="31"/>
        </w:numPr>
        <w:spacing w:line="360" w:lineRule="auto"/>
        <w:ind w:firstLineChars="0"/>
        <w:rPr>
          <w:rFonts w:ascii="宋体" w:hAnsi="宋体"/>
          <w:szCs w:val="21"/>
        </w:rPr>
      </w:pPr>
      <w:r w:rsidRPr="00601466">
        <w:rPr>
          <w:rFonts w:ascii="宋体" w:hAnsi="宋体" w:hint="eastAsia"/>
          <w:szCs w:val="21"/>
        </w:rPr>
        <w:t>批量挂账是逐笔产生挂账编号，并按照挂账编号逐笔登记挂销账登记簿。当批量销账时，可以根据挂账时输出的挂账编号，逐笔输入进行销账或者采用excel表批量导入销账。（由于批量挂账时，科目可能不一样、借贷方向可能不一致，所以只能逐笔产生挂账编号）。</w:t>
      </w:r>
    </w:p>
    <w:p w14:paraId="45197250" w14:textId="0F89CB29" w:rsidR="00A5471B" w:rsidRPr="00601466" w:rsidRDefault="00B67D74" w:rsidP="00C80BFB">
      <w:pPr>
        <w:pStyle w:val="ad"/>
        <w:numPr>
          <w:ilvl w:val="0"/>
          <w:numId w:val="31"/>
        </w:numPr>
        <w:spacing w:line="360" w:lineRule="auto"/>
        <w:ind w:firstLineChars="0"/>
        <w:rPr>
          <w:rFonts w:ascii="宋体" w:hAnsi="宋体"/>
          <w:szCs w:val="21"/>
        </w:rPr>
      </w:pPr>
      <w:r>
        <w:rPr>
          <w:rFonts w:ascii="宋体" w:hAnsi="宋体" w:hint="eastAsia"/>
          <w:szCs w:val="21"/>
        </w:rPr>
        <w:t>系统提供批量销账功能，</w:t>
      </w:r>
      <w:proofErr w:type="gramStart"/>
      <w:r w:rsidR="00175FED" w:rsidRPr="004E3ECA">
        <w:rPr>
          <w:rFonts w:hint="eastAsia"/>
        </w:rPr>
        <w:t>将</w:t>
      </w:r>
      <w:r w:rsidR="00175FED">
        <w:rPr>
          <w:rFonts w:hint="eastAsia"/>
        </w:rPr>
        <w:t>勾选的</w:t>
      </w:r>
      <w:proofErr w:type="gramEnd"/>
      <w:r w:rsidR="00175FED" w:rsidRPr="004E3ECA">
        <w:rPr>
          <w:rFonts w:hint="eastAsia"/>
        </w:rPr>
        <w:t>挂账记录未销金额逐笔全部核销到同一科目及顺序号的销账</w:t>
      </w:r>
      <w:r w:rsidR="00175FED">
        <w:rPr>
          <w:rFonts w:hint="eastAsia"/>
        </w:rPr>
        <w:t>内部</w:t>
      </w:r>
      <w:r w:rsidR="00175FED" w:rsidRPr="004E3ECA">
        <w:rPr>
          <w:rFonts w:hint="eastAsia"/>
        </w:rPr>
        <w:t>账号</w:t>
      </w:r>
      <w:r w:rsidR="00A5471B" w:rsidRPr="00601466">
        <w:rPr>
          <w:rFonts w:ascii="宋体" w:hAnsi="宋体" w:hint="eastAsia"/>
          <w:szCs w:val="21"/>
        </w:rPr>
        <w:t>。</w:t>
      </w:r>
    </w:p>
    <w:p w14:paraId="7C43313D" w14:textId="77777777" w:rsidR="00A5471B" w:rsidRPr="006C1B68" w:rsidRDefault="00A5471B" w:rsidP="00F35CA4">
      <w:pPr>
        <w:pStyle w:val="af6"/>
        <w:numPr>
          <w:ilvl w:val="3"/>
          <w:numId w:val="1"/>
        </w:numPr>
        <w:spacing w:before="156" w:after="156"/>
        <w:ind w:left="426" w:hanging="437"/>
      </w:pPr>
      <w:r>
        <w:rPr>
          <w:rFonts w:hint="eastAsia"/>
        </w:rPr>
        <w:t>外围挂销账原则</w:t>
      </w:r>
    </w:p>
    <w:p w14:paraId="38C4EA9F" w14:textId="2286F5A0" w:rsidR="00A5471B" w:rsidRPr="00534646" w:rsidRDefault="00A5471B" w:rsidP="00A5471B">
      <w:pPr>
        <w:spacing w:line="360" w:lineRule="auto"/>
        <w:ind w:firstLineChars="202" w:firstLine="424"/>
        <w:rPr>
          <w:rFonts w:ascii="宋体" w:hAnsi="宋体" w:cs="Arial"/>
        </w:rPr>
      </w:pPr>
      <w:r w:rsidRPr="00534646">
        <w:rPr>
          <w:rFonts w:ascii="宋体" w:hAnsi="宋体" w:cs="Arial" w:hint="eastAsia"/>
        </w:rPr>
        <w:t>支持外围系统的挂销账</w:t>
      </w:r>
      <w:r w:rsidR="00837E64">
        <w:rPr>
          <w:rFonts w:ascii="宋体" w:hAnsi="宋体" w:cs="Arial" w:hint="eastAsia"/>
        </w:rPr>
        <w:t>账务处理</w:t>
      </w:r>
      <w:r w:rsidRPr="00534646">
        <w:rPr>
          <w:rFonts w:ascii="宋体" w:hAnsi="宋体" w:cs="Arial" w:hint="eastAsia"/>
        </w:rPr>
        <w:t>纳入核心统一管理。</w:t>
      </w:r>
      <w:r w:rsidRPr="00E52A3D">
        <w:rPr>
          <w:rFonts w:ascii="宋体" w:hAnsi="宋体" w:cs="Arial" w:hint="eastAsia"/>
        </w:rPr>
        <w:t>外围系统的挂账编号由核心统一生成</w:t>
      </w:r>
      <w:r w:rsidRPr="00534646">
        <w:rPr>
          <w:rFonts w:ascii="宋体" w:hAnsi="宋体" w:cs="Arial" w:hint="eastAsia"/>
        </w:rPr>
        <w:t>，挂账交易成功核心返回挂账编号给外围系统。由核心进行挂账并登记挂销账登记簿；销</w:t>
      </w:r>
      <w:r w:rsidR="00F57031">
        <w:rPr>
          <w:rFonts w:ascii="宋体" w:hAnsi="宋体" w:cs="Arial" w:hint="eastAsia"/>
        </w:rPr>
        <w:t>账</w:t>
      </w:r>
      <w:r w:rsidRPr="00534646">
        <w:rPr>
          <w:rFonts w:ascii="宋体" w:hAnsi="宋体" w:cs="Arial" w:hint="eastAsia"/>
        </w:rPr>
        <w:t>时外围系统则提供具体的挂账编号等信息，由核心进行销</w:t>
      </w:r>
      <w:r w:rsidR="00F57031">
        <w:rPr>
          <w:rFonts w:ascii="宋体" w:hAnsi="宋体" w:cs="Arial" w:hint="eastAsia"/>
        </w:rPr>
        <w:t>账</w:t>
      </w:r>
      <w:r w:rsidRPr="00534646">
        <w:rPr>
          <w:rFonts w:ascii="宋体" w:hAnsi="宋体" w:cs="Arial" w:hint="eastAsia"/>
        </w:rPr>
        <w:t>处理，并登记挂销</w:t>
      </w:r>
      <w:r w:rsidR="00F57031">
        <w:rPr>
          <w:rFonts w:ascii="宋体" w:hAnsi="宋体" w:cs="Arial" w:hint="eastAsia"/>
        </w:rPr>
        <w:t>账</w:t>
      </w:r>
      <w:r w:rsidRPr="00534646">
        <w:rPr>
          <w:rFonts w:ascii="宋体" w:hAnsi="宋体" w:cs="Arial" w:hint="eastAsia"/>
        </w:rPr>
        <w:t>登记簿</w:t>
      </w:r>
      <w:r>
        <w:rPr>
          <w:rFonts w:ascii="宋体" w:hAnsi="宋体" w:cs="Arial" w:hint="eastAsia"/>
        </w:rPr>
        <w:t>。</w:t>
      </w:r>
    </w:p>
    <w:p w14:paraId="75699A2B" w14:textId="77777777" w:rsidR="00A5471B" w:rsidRPr="00641694" w:rsidRDefault="00A5471B" w:rsidP="00A5471B">
      <w:pPr>
        <w:spacing w:line="360" w:lineRule="auto"/>
        <w:ind w:leftChars="175" w:left="368" w:firstLineChars="50" w:firstLine="105"/>
        <w:rPr>
          <w:rFonts w:ascii="宋体" w:hAnsi="宋体" w:cs="Arial"/>
          <w:color w:val="548DD4"/>
          <w:szCs w:val="21"/>
        </w:rPr>
      </w:pPr>
    </w:p>
    <w:p w14:paraId="6F4C5D9A" w14:textId="070A2FE8" w:rsidR="00A5471B" w:rsidRPr="00860D08" w:rsidRDefault="00A5471B" w:rsidP="002546E7">
      <w:pPr>
        <w:pStyle w:val="30"/>
      </w:pPr>
      <w:bookmarkStart w:id="86" w:name="_Toc395257085"/>
      <w:bookmarkStart w:id="87" w:name="_Toc454875413"/>
      <w:r>
        <w:rPr>
          <w:rFonts w:hint="eastAsia"/>
        </w:rPr>
        <w:t>账</w:t>
      </w:r>
      <w:r w:rsidRPr="00A5471B">
        <w:rPr>
          <w:rFonts w:hint="eastAsia"/>
        </w:rPr>
        <w:t>务处理业务规则</w:t>
      </w:r>
      <w:bookmarkEnd w:id="86"/>
      <w:bookmarkEnd w:id="87"/>
    </w:p>
    <w:p w14:paraId="5FAFD20E" w14:textId="77777777" w:rsidR="00A5471B" w:rsidRPr="00F35CA4" w:rsidRDefault="00A5471B" w:rsidP="00F35CA4">
      <w:pPr>
        <w:pStyle w:val="af6"/>
        <w:numPr>
          <w:ilvl w:val="3"/>
          <w:numId w:val="1"/>
        </w:numPr>
        <w:spacing w:before="156" w:after="156"/>
        <w:ind w:left="426" w:hanging="437"/>
        <w:rPr>
          <w:sz w:val="28"/>
          <w:szCs w:val="28"/>
        </w:rPr>
      </w:pPr>
      <w:bookmarkStart w:id="88" w:name="_Toc370889313"/>
      <w:r w:rsidRPr="00F35CA4">
        <w:rPr>
          <w:rFonts w:hint="eastAsia"/>
          <w:sz w:val="28"/>
          <w:szCs w:val="28"/>
        </w:rPr>
        <w:t>记账信息</w:t>
      </w:r>
      <w:bookmarkEnd w:id="88"/>
    </w:p>
    <w:p w14:paraId="771A5FB0" w14:textId="77777777" w:rsidR="00A5471B" w:rsidRPr="00013E70" w:rsidRDefault="00A5471B" w:rsidP="00A5471B">
      <w:pPr>
        <w:spacing w:line="276" w:lineRule="auto"/>
        <w:ind w:left="478" w:firstLine="38"/>
        <w:rPr>
          <w:rFonts w:ascii="宋体" w:hAnsi="宋体" w:cs="Arial"/>
          <w:szCs w:val="21"/>
        </w:rPr>
      </w:pPr>
      <w:r w:rsidRPr="00013E70">
        <w:rPr>
          <w:rFonts w:ascii="宋体" w:hAnsi="宋体" w:cs="Arial" w:hint="eastAsia"/>
          <w:szCs w:val="21"/>
        </w:rPr>
        <w:t>记账信息（即传票结构）如下：</w:t>
      </w:r>
    </w:p>
    <w:tbl>
      <w:tblPr>
        <w:tblW w:w="9087" w:type="dxa"/>
        <w:tblInd w:w="93" w:type="dxa"/>
        <w:tblLook w:val="0000" w:firstRow="0" w:lastRow="0" w:firstColumn="0" w:lastColumn="0" w:noHBand="0" w:noVBand="0"/>
      </w:tblPr>
      <w:tblGrid>
        <w:gridCol w:w="611"/>
        <w:gridCol w:w="2835"/>
        <w:gridCol w:w="1701"/>
        <w:gridCol w:w="1276"/>
        <w:gridCol w:w="2664"/>
      </w:tblGrid>
      <w:tr w:rsidR="00A5471B" w:rsidRPr="00B80F43" w14:paraId="44E561AB" w14:textId="77777777" w:rsidTr="00B24958">
        <w:trPr>
          <w:trHeight w:val="397"/>
          <w:tblHeader/>
        </w:trPr>
        <w:tc>
          <w:tcPr>
            <w:tcW w:w="611" w:type="dxa"/>
            <w:tcBorders>
              <w:top w:val="single" w:sz="4" w:space="0" w:color="auto"/>
              <w:left w:val="single" w:sz="4" w:space="0" w:color="auto"/>
              <w:bottom w:val="single" w:sz="4" w:space="0" w:color="auto"/>
              <w:right w:val="single" w:sz="4" w:space="0" w:color="auto"/>
            </w:tcBorders>
            <w:shd w:val="clear" w:color="auto" w:fill="C0C0C0"/>
          </w:tcPr>
          <w:p w14:paraId="49D5E5C3" w14:textId="77777777" w:rsidR="00A5471B" w:rsidRPr="00B80F43" w:rsidRDefault="00A5471B" w:rsidP="00F21884">
            <w:pPr>
              <w:widowControl/>
              <w:jc w:val="center"/>
              <w:rPr>
                <w:rFonts w:ascii="宋体" w:hAnsi="宋体" w:cs="Arial"/>
                <w:b/>
                <w:bCs/>
                <w:iCs/>
                <w:kern w:val="0"/>
                <w:szCs w:val="21"/>
              </w:rPr>
            </w:pPr>
            <w:r w:rsidRPr="00B80F43">
              <w:rPr>
                <w:rFonts w:ascii="宋体" w:hAnsi="宋体" w:cs="Arial" w:hint="eastAsia"/>
                <w:b/>
                <w:bCs/>
                <w:iCs/>
                <w:kern w:val="0"/>
                <w:szCs w:val="21"/>
              </w:rPr>
              <w:t>序号</w:t>
            </w:r>
          </w:p>
        </w:tc>
        <w:tc>
          <w:tcPr>
            <w:tcW w:w="2835" w:type="dxa"/>
            <w:tcBorders>
              <w:top w:val="single" w:sz="4" w:space="0" w:color="auto"/>
              <w:left w:val="single" w:sz="4" w:space="0" w:color="auto"/>
              <w:bottom w:val="single" w:sz="4" w:space="0" w:color="auto"/>
              <w:right w:val="single" w:sz="4" w:space="0" w:color="auto"/>
            </w:tcBorders>
            <w:shd w:val="clear" w:color="auto" w:fill="C0C0C0"/>
            <w:vAlign w:val="center"/>
          </w:tcPr>
          <w:p w14:paraId="2DDC4960" w14:textId="77777777" w:rsidR="00A5471B" w:rsidRPr="00B80F43" w:rsidRDefault="00A5471B" w:rsidP="00F21884">
            <w:pPr>
              <w:widowControl/>
              <w:jc w:val="center"/>
              <w:rPr>
                <w:rFonts w:ascii="宋体" w:hAnsi="宋体" w:cs="Arial"/>
                <w:b/>
                <w:bCs/>
                <w:iCs/>
                <w:kern w:val="0"/>
                <w:szCs w:val="21"/>
              </w:rPr>
            </w:pPr>
            <w:r w:rsidRPr="00B80F43">
              <w:rPr>
                <w:rFonts w:ascii="宋体" w:hAnsi="宋体" w:cs="Arial" w:hint="eastAsia"/>
                <w:b/>
                <w:bCs/>
                <w:iCs/>
                <w:kern w:val="0"/>
                <w:szCs w:val="21"/>
              </w:rPr>
              <w:t>英文描述</w:t>
            </w:r>
          </w:p>
        </w:tc>
        <w:tc>
          <w:tcPr>
            <w:tcW w:w="1701" w:type="dxa"/>
            <w:tcBorders>
              <w:top w:val="single" w:sz="4" w:space="0" w:color="auto"/>
              <w:left w:val="nil"/>
              <w:bottom w:val="single" w:sz="4" w:space="0" w:color="auto"/>
              <w:right w:val="single" w:sz="4" w:space="0" w:color="auto"/>
            </w:tcBorders>
            <w:shd w:val="clear" w:color="auto" w:fill="C0C0C0"/>
            <w:vAlign w:val="center"/>
          </w:tcPr>
          <w:p w14:paraId="76F7B20D" w14:textId="77777777" w:rsidR="00A5471B" w:rsidRPr="00B80F43" w:rsidRDefault="00A5471B" w:rsidP="00F21884">
            <w:pPr>
              <w:widowControl/>
              <w:jc w:val="center"/>
              <w:rPr>
                <w:rFonts w:ascii="宋体" w:hAnsi="宋体" w:cs="Arial"/>
                <w:b/>
                <w:bCs/>
                <w:iCs/>
                <w:kern w:val="0"/>
                <w:szCs w:val="21"/>
              </w:rPr>
            </w:pPr>
            <w:r w:rsidRPr="00B80F43">
              <w:rPr>
                <w:rFonts w:ascii="宋体" w:hAnsi="宋体" w:cs="Arial" w:hint="eastAsia"/>
                <w:b/>
                <w:bCs/>
                <w:iCs/>
                <w:kern w:val="0"/>
                <w:szCs w:val="21"/>
              </w:rPr>
              <w:t>中文描述</w:t>
            </w:r>
          </w:p>
        </w:tc>
        <w:tc>
          <w:tcPr>
            <w:tcW w:w="1276" w:type="dxa"/>
            <w:tcBorders>
              <w:top w:val="single" w:sz="4" w:space="0" w:color="auto"/>
              <w:left w:val="nil"/>
              <w:bottom w:val="single" w:sz="4" w:space="0" w:color="auto"/>
              <w:right w:val="single" w:sz="4" w:space="0" w:color="auto"/>
            </w:tcBorders>
            <w:shd w:val="clear" w:color="auto" w:fill="C0C0C0"/>
            <w:vAlign w:val="center"/>
          </w:tcPr>
          <w:p w14:paraId="1776962F" w14:textId="77777777" w:rsidR="00A5471B" w:rsidRPr="00B80F43" w:rsidRDefault="00A5471B" w:rsidP="00F21884">
            <w:pPr>
              <w:widowControl/>
              <w:jc w:val="center"/>
              <w:rPr>
                <w:rFonts w:ascii="宋体" w:hAnsi="宋体" w:cs="Arial"/>
                <w:b/>
                <w:bCs/>
                <w:iCs/>
                <w:kern w:val="0"/>
                <w:szCs w:val="21"/>
              </w:rPr>
            </w:pPr>
            <w:r w:rsidRPr="00B80F43">
              <w:rPr>
                <w:rFonts w:ascii="宋体" w:hAnsi="宋体" w:cs="Arial" w:hint="eastAsia"/>
                <w:b/>
                <w:bCs/>
                <w:iCs/>
                <w:kern w:val="0"/>
                <w:szCs w:val="21"/>
              </w:rPr>
              <w:t>数据字典</w:t>
            </w:r>
          </w:p>
        </w:tc>
        <w:tc>
          <w:tcPr>
            <w:tcW w:w="2664" w:type="dxa"/>
            <w:tcBorders>
              <w:top w:val="single" w:sz="4" w:space="0" w:color="auto"/>
              <w:left w:val="nil"/>
              <w:bottom w:val="single" w:sz="4" w:space="0" w:color="auto"/>
              <w:right w:val="single" w:sz="4" w:space="0" w:color="auto"/>
            </w:tcBorders>
            <w:shd w:val="clear" w:color="auto" w:fill="C0C0C0"/>
            <w:vAlign w:val="center"/>
          </w:tcPr>
          <w:p w14:paraId="3B6C4D7C" w14:textId="77777777" w:rsidR="00A5471B" w:rsidRPr="00B80F43" w:rsidRDefault="00A5471B" w:rsidP="00F21884">
            <w:pPr>
              <w:widowControl/>
              <w:jc w:val="center"/>
              <w:rPr>
                <w:rFonts w:ascii="宋体" w:hAnsi="宋体" w:cs="Arial"/>
                <w:b/>
                <w:bCs/>
                <w:iCs/>
                <w:kern w:val="0"/>
                <w:szCs w:val="21"/>
              </w:rPr>
            </w:pPr>
            <w:r w:rsidRPr="00B80F43">
              <w:rPr>
                <w:rFonts w:ascii="宋体" w:hAnsi="宋体" w:cs="Arial" w:hint="eastAsia"/>
                <w:b/>
                <w:bCs/>
                <w:iCs/>
                <w:kern w:val="0"/>
                <w:szCs w:val="21"/>
              </w:rPr>
              <w:t>备注</w:t>
            </w:r>
          </w:p>
        </w:tc>
      </w:tr>
      <w:tr w:rsidR="00A5471B" w:rsidRPr="00B80F43" w14:paraId="2E1DBA7C" w14:textId="77777777" w:rsidTr="00B24958">
        <w:trPr>
          <w:trHeight w:val="397"/>
        </w:trPr>
        <w:tc>
          <w:tcPr>
            <w:tcW w:w="611" w:type="dxa"/>
            <w:tcBorders>
              <w:top w:val="nil"/>
              <w:left w:val="single" w:sz="4" w:space="0" w:color="auto"/>
              <w:bottom w:val="single" w:sz="4" w:space="0" w:color="auto"/>
              <w:right w:val="single" w:sz="4" w:space="0" w:color="auto"/>
            </w:tcBorders>
          </w:tcPr>
          <w:p w14:paraId="2EE0ABDF"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C2E602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Accounting Date</w:t>
            </w:r>
          </w:p>
        </w:tc>
        <w:tc>
          <w:tcPr>
            <w:tcW w:w="1701" w:type="dxa"/>
            <w:tcBorders>
              <w:top w:val="nil"/>
              <w:left w:val="nil"/>
              <w:bottom w:val="single" w:sz="4" w:space="0" w:color="auto"/>
              <w:right w:val="single" w:sz="4" w:space="0" w:color="auto"/>
            </w:tcBorders>
            <w:shd w:val="clear" w:color="auto" w:fill="auto"/>
            <w:vAlign w:val="center"/>
          </w:tcPr>
          <w:p w14:paraId="1A2C9A35" w14:textId="77777777" w:rsidR="00A5471B" w:rsidRPr="00B80F43" w:rsidRDefault="00474F65" w:rsidP="00F21884">
            <w:pPr>
              <w:widowControl/>
              <w:spacing w:line="360" w:lineRule="auto"/>
              <w:ind w:firstLine="38"/>
              <w:rPr>
                <w:rFonts w:ascii="宋体" w:hAnsi="宋体" w:cs="Arial"/>
                <w:szCs w:val="21"/>
              </w:rPr>
            </w:pPr>
            <w:r>
              <w:rPr>
                <w:rFonts w:ascii="宋体" w:hAnsi="宋体" w:cs="Arial" w:hint="eastAsia"/>
                <w:szCs w:val="21"/>
              </w:rPr>
              <w:t>会计</w:t>
            </w:r>
            <w:r w:rsidR="00A5471B" w:rsidRPr="00B80F43">
              <w:rPr>
                <w:rFonts w:ascii="宋体" w:hAnsi="宋体" w:cs="Arial" w:hint="eastAsia"/>
                <w:szCs w:val="21"/>
              </w:rPr>
              <w:t>日</w:t>
            </w:r>
          </w:p>
        </w:tc>
        <w:tc>
          <w:tcPr>
            <w:tcW w:w="1276" w:type="dxa"/>
            <w:tcBorders>
              <w:top w:val="nil"/>
              <w:left w:val="nil"/>
              <w:bottom w:val="single" w:sz="4" w:space="0" w:color="auto"/>
              <w:right w:val="single" w:sz="4" w:space="0" w:color="auto"/>
            </w:tcBorders>
            <w:shd w:val="clear" w:color="auto" w:fill="auto"/>
            <w:vAlign w:val="center"/>
          </w:tcPr>
          <w:p w14:paraId="3C24A07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DT</w:t>
            </w:r>
          </w:p>
        </w:tc>
        <w:tc>
          <w:tcPr>
            <w:tcW w:w="2664" w:type="dxa"/>
            <w:tcBorders>
              <w:top w:val="nil"/>
              <w:left w:val="nil"/>
              <w:bottom w:val="single" w:sz="4" w:space="0" w:color="auto"/>
              <w:right w:val="single" w:sz="4" w:space="0" w:color="auto"/>
            </w:tcBorders>
            <w:shd w:val="clear" w:color="auto" w:fill="auto"/>
            <w:vAlign w:val="center"/>
          </w:tcPr>
          <w:p w14:paraId="642D04CB"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0B6B09C0" w14:textId="77777777" w:rsidTr="00B24958">
        <w:trPr>
          <w:trHeight w:val="397"/>
        </w:trPr>
        <w:tc>
          <w:tcPr>
            <w:tcW w:w="611" w:type="dxa"/>
            <w:tcBorders>
              <w:top w:val="nil"/>
              <w:left w:val="single" w:sz="4" w:space="0" w:color="auto"/>
              <w:bottom w:val="single" w:sz="4" w:space="0" w:color="auto"/>
              <w:right w:val="single" w:sz="4" w:space="0" w:color="auto"/>
            </w:tcBorders>
          </w:tcPr>
          <w:p w14:paraId="4587FF9D"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D65F85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Voucher Set No.</w:t>
            </w:r>
          </w:p>
        </w:tc>
        <w:tc>
          <w:tcPr>
            <w:tcW w:w="1701" w:type="dxa"/>
            <w:tcBorders>
              <w:top w:val="nil"/>
              <w:left w:val="nil"/>
              <w:bottom w:val="single" w:sz="4" w:space="0" w:color="auto"/>
              <w:right w:val="single" w:sz="4" w:space="0" w:color="auto"/>
            </w:tcBorders>
            <w:shd w:val="clear" w:color="auto" w:fill="auto"/>
            <w:vAlign w:val="center"/>
          </w:tcPr>
          <w:p w14:paraId="1BF4CDF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传票号</w:t>
            </w:r>
          </w:p>
        </w:tc>
        <w:tc>
          <w:tcPr>
            <w:tcW w:w="1276" w:type="dxa"/>
            <w:tcBorders>
              <w:top w:val="nil"/>
              <w:left w:val="nil"/>
              <w:bottom w:val="single" w:sz="4" w:space="0" w:color="auto"/>
              <w:right w:val="single" w:sz="4" w:space="0" w:color="auto"/>
            </w:tcBorders>
            <w:shd w:val="clear" w:color="auto" w:fill="auto"/>
            <w:vAlign w:val="center"/>
          </w:tcPr>
          <w:p w14:paraId="198E449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VCHNO</w:t>
            </w:r>
          </w:p>
        </w:tc>
        <w:tc>
          <w:tcPr>
            <w:tcW w:w="2664" w:type="dxa"/>
            <w:tcBorders>
              <w:top w:val="nil"/>
              <w:left w:val="nil"/>
              <w:bottom w:val="single" w:sz="4" w:space="0" w:color="auto"/>
              <w:right w:val="single" w:sz="4" w:space="0" w:color="auto"/>
            </w:tcBorders>
            <w:shd w:val="clear" w:color="auto" w:fill="auto"/>
            <w:vAlign w:val="center"/>
          </w:tcPr>
          <w:p w14:paraId="01EA0FC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即</w:t>
            </w:r>
            <w:r w:rsidRPr="00B80F43">
              <w:rPr>
                <w:rFonts w:ascii="宋体" w:hAnsi="宋体" w:cs="Arial"/>
                <w:szCs w:val="21"/>
              </w:rPr>
              <w:t>Voucher No.</w:t>
            </w:r>
          </w:p>
        </w:tc>
      </w:tr>
      <w:tr w:rsidR="00A5471B" w:rsidRPr="00B80F43" w14:paraId="34997748" w14:textId="77777777" w:rsidTr="00B24958">
        <w:trPr>
          <w:trHeight w:val="397"/>
        </w:trPr>
        <w:tc>
          <w:tcPr>
            <w:tcW w:w="611" w:type="dxa"/>
            <w:tcBorders>
              <w:top w:val="nil"/>
              <w:left w:val="single" w:sz="4" w:space="0" w:color="auto"/>
              <w:bottom w:val="single" w:sz="4" w:space="0" w:color="auto"/>
              <w:right w:val="single" w:sz="4" w:space="0" w:color="auto"/>
            </w:tcBorders>
          </w:tcPr>
          <w:p w14:paraId="2461CBCB"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6D3E85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Sequence No.</w:t>
            </w:r>
          </w:p>
        </w:tc>
        <w:tc>
          <w:tcPr>
            <w:tcW w:w="1701" w:type="dxa"/>
            <w:tcBorders>
              <w:top w:val="nil"/>
              <w:left w:val="nil"/>
              <w:bottom w:val="single" w:sz="4" w:space="0" w:color="auto"/>
              <w:right w:val="single" w:sz="4" w:space="0" w:color="auto"/>
            </w:tcBorders>
            <w:shd w:val="clear" w:color="auto" w:fill="auto"/>
            <w:vAlign w:val="center"/>
          </w:tcPr>
          <w:p w14:paraId="1A84B4F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传票套内顺序号</w:t>
            </w:r>
          </w:p>
        </w:tc>
        <w:tc>
          <w:tcPr>
            <w:tcW w:w="1276" w:type="dxa"/>
            <w:tcBorders>
              <w:top w:val="nil"/>
              <w:left w:val="nil"/>
              <w:bottom w:val="single" w:sz="4" w:space="0" w:color="auto"/>
              <w:right w:val="single" w:sz="4" w:space="0" w:color="auto"/>
            </w:tcBorders>
            <w:shd w:val="clear" w:color="auto" w:fill="auto"/>
            <w:vAlign w:val="center"/>
          </w:tcPr>
          <w:p w14:paraId="701E829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NUM</w:t>
            </w:r>
          </w:p>
        </w:tc>
        <w:tc>
          <w:tcPr>
            <w:tcW w:w="2664" w:type="dxa"/>
            <w:tcBorders>
              <w:top w:val="nil"/>
              <w:left w:val="nil"/>
              <w:bottom w:val="single" w:sz="4" w:space="0" w:color="auto"/>
              <w:right w:val="single" w:sz="4" w:space="0" w:color="auto"/>
            </w:tcBorders>
            <w:shd w:val="clear" w:color="auto" w:fill="auto"/>
            <w:vAlign w:val="center"/>
          </w:tcPr>
          <w:p w14:paraId="5D84395C"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342D2703" w14:textId="77777777" w:rsidTr="00B24958">
        <w:trPr>
          <w:trHeight w:val="397"/>
        </w:trPr>
        <w:tc>
          <w:tcPr>
            <w:tcW w:w="611" w:type="dxa"/>
            <w:tcBorders>
              <w:top w:val="nil"/>
              <w:left w:val="single" w:sz="4" w:space="0" w:color="auto"/>
              <w:bottom w:val="single" w:sz="4" w:space="0" w:color="auto"/>
              <w:right w:val="single" w:sz="4" w:space="0" w:color="auto"/>
            </w:tcBorders>
          </w:tcPr>
          <w:p w14:paraId="7E81DE78"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7408F3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Journal No.</w:t>
            </w:r>
          </w:p>
        </w:tc>
        <w:tc>
          <w:tcPr>
            <w:tcW w:w="1701" w:type="dxa"/>
            <w:tcBorders>
              <w:top w:val="nil"/>
              <w:left w:val="nil"/>
              <w:bottom w:val="single" w:sz="4" w:space="0" w:color="auto"/>
              <w:right w:val="single" w:sz="4" w:space="0" w:color="auto"/>
            </w:tcBorders>
            <w:shd w:val="clear" w:color="auto" w:fill="auto"/>
            <w:vAlign w:val="center"/>
          </w:tcPr>
          <w:p w14:paraId="62C300E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日志号</w:t>
            </w:r>
          </w:p>
        </w:tc>
        <w:tc>
          <w:tcPr>
            <w:tcW w:w="1276" w:type="dxa"/>
            <w:tcBorders>
              <w:top w:val="nil"/>
              <w:left w:val="nil"/>
              <w:bottom w:val="single" w:sz="4" w:space="0" w:color="auto"/>
              <w:right w:val="single" w:sz="4" w:space="0" w:color="auto"/>
            </w:tcBorders>
            <w:shd w:val="clear" w:color="auto" w:fill="auto"/>
            <w:vAlign w:val="center"/>
          </w:tcPr>
          <w:p w14:paraId="6E077D0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JRNNO</w:t>
            </w:r>
          </w:p>
        </w:tc>
        <w:tc>
          <w:tcPr>
            <w:tcW w:w="2664" w:type="dxa"/>
            <w:tcBorders>
              <w:top w:val="nil"/>
              <w:left w:val="nil"/>
              <w:bottom w:val="single" w:sz="4" w:space="0" w:color="auto"/>
              <w:right w:val="single" w:sz="4" w:space="0" w:color="auto"/>
            </w:tcBorders>
            <w:shd w:val="clear" w:color="auto" w:fill="auto"/>
            <w:vAlign w:val="center"/>
          </w:tcPr>
          <w:p w14:paraId="30547C31"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0A0C9E9F" w14:textId="77777777" w:rsidTr="00B24958">
        <w:trPr>
          <w:trHeight w:val="397"/>
        </w:trPr>
        <w:tc>
          <w:tcPr>
            <w:tcW w:w="611" w:type="dxa"/>
            <w:tcBorders>
              <w:top w:val="nil"/>
              <w:left w:val="single" w:sz="4" w:space="0" w:color="auto"/>
              <w:bottom w:val="single" w:sz="4" w:space="0" w:color="auto"/>
              <w:right w:val="single" w:sz="4" w:space="0" w:color="auto"/>
            </w:tcBorders>
          </w:tcPr>
          <w:p w14:paraId="433E754E"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E271BA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Original Application</w:t>
            </w:r>
          </w:p>
        </w:tc>
        <w:tc>
          <w:tcPr>
            <w:tcW w:w="1701" w:type="dxa"/>
            <w:tcBorders>
              <w:top w:val="nil"/>
              <w:left w:val="nil"/>
              <w:bottom w:val="single" w:sz="4" w:space="0" w:color="auto"/>
              <w:right w:val="single" w:sz="4" w:space="0" w:color="auto"/>
            </w:tcBorders>
            <w:shd w:val="clear" w:color="auto" w:fill="auto"/>
            <w:vAlign w:val="center"/>
          </w:tcPr>
          <w:p w14:paraId="4D5CF29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发起应用</w:t>
            </w:r>
          </w:p>
        </w:tc>
        <w:tc>
          <w:tcPr>
            <w:tcW w:w="1276" w:type="dxa"/>
            <w:tcBorders>
              <w:top w:val="nil"/>
              <w:left w:val="nil"/>
              <w:bottom w:val="single" w:sz="4" w:space="0" w:color="auto"/>
              <w:right w:val="single" w:sz="4" w:space="0" w:color="auto"/>
            </w:tcBorders>
            <w:shd w:val="clear" w:color="auto" w:fill="auto"/>
            <w:vAlign w:val="center"/>
          </w:tcPr>
          <w:p w14:paraId="01D28C2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APP</w:t>
            </w:r>
          </w:p>
        </w:tc>
        <w:tc>
          <w:tcPr>
            <w:tcW w:w="2664" w:type="dxa"/>
            <w:tcBorders>
              <w:top w:val="nil"/>
              <w:left w:val="nil"/>
              <w:bottom w:val="single" w:sz="4" w:space="0" w:color="auto"/>
              <w:right w:val="single" w:sz="4" w:space="0" w:color="auto"/>
            </w:tcBorders>
            <w:shd w:val="clear" w:color="auto" w:fill="auto"/>
            <w:vAlign w:val="center"/>
          </w:tcPr>
          <w:p w14:paraId="05578817"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4EA6E684" w14:textId="77777777" w:rsidTr="00B24958">
        <w:trPr>
          <w:trHeight w:val="397"/>
        </w:trPr>
        <w:tc>
          <w:tcPr>
            <w:tcW w:w="611" w:type="dxa"/>
            <w:tcBorders>
              <w:top w:val="nil"/>
              <w:left w:val="single" w:sz="4" w:space="0" w:color="auto"/>
              <w:bottom w:val="single" w:sz="4" w:space="0" w:color="auto"/>
              <w:right w:val="single" w:sz="4" w:space="0" w:color="auto"/>
            </w:tcBorders>
          </w:tcPr>
          <w:p w14:paraId="212DF014"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A5FEDE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Code</w:t>
            </w:r>
          </w:p>
        </w:tc>
        <w:tc>
          <w:tcPr>
            <w:tcW w:w="1701" w:type="dxa"/>
            <w:tcBorders>
              <w:top w:val="nil"/>
              <w:left w:val="nil"/>
              <w:bottom w:val="single" w:sz="4" w:space="0" w:color="auto"/>
              <w:right w:val="single" w:sz="4" w:space="0" w:color="auto"/>
            </w:tcBorders>
            <w:shd w:val="clear" w:color="auto" w:fill="auto"/>
            <w:vAlign w:val="center"/>
          </w:tcPr>
          <w:p w14:paraId="4D37C56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交易码</w:t>
            </w:r>
          </w:p>
        </w:tc>
        <w:tc>
          <w:tcPr>
            <w:tcW w:w="1276" w:type="dxa"/>
            <w:tcBorders>
              <w:top w:val="nil"/>
              <w:left w:val="nil"/>
              <w:bottom w:val="single" w:sz="4" w:space="0" w:color="auto"/>
              <w:right w:val="single" w:sz="4" w:space="0" w:color="auto"/>
            </w:tcBorders>
            <w:shd w:val="clear" w:color="auto" w:fill="auto"/>
            <w:vAlign w:val="center"/>
          </w:tcPr>
          <w:p w14:paraId="6F9C3F9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TX_CD</w:t>
            </w:r>
          </w:p>
        </w:tc>
        <w:tc>
          <w:tcPr>
            <w:tcW w:w="2664" w:type="dxa"/>
            <w:tcBorders>
              <w:top w:val="nil"/>
              <w:left w:val="nil"/>
              <w:bottom w:val="single" w:sz="4" w:space="0" w:color="auto"/>
              <w:right w:val="single" w:sz="4" w:space="0" w:color="auto"/>
            </w:tcBorders>
            <w:shd w:val="clear" w:color="auto" w:fill="auto"/>
            <w:vAlign w:val="center"/>
          </w:tcPr>
          <w:p w14:paraId="5840F293"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6342C9B9" w14:textId="77777777" w:rsidTr="00B24958">
        <w:trPr>
          <w:trHeight w:val="397"/>
        </w:trPr>
        <w:tc>
          <w:tcPr>
            <w:tcW w:w="611" w:type="dxa"/>
            <w:tcBorders>
              <w:top w:val="nil"/>
              <w:left w:val="single" w:sz="4" w:space="0" w:color="auto"/>
              <w:bottom w:val="single" w:sz="4" w:space="0" w:color="auto"/>
              <w:right w:val="single" w:sz="4" w:space="0" w:color="auto"/>
            </w:tcBorders>
          </w:tcPr>
          <w:p w14:paraId="73E62C1E"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603776C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MMO</w:t>
            </w:r>
          </w:p>
        </w:tc>
        <w:tc>
          <w:tcPr>
            <w:tcW w:w="1701" w:type="dxa"/>
            <w:tcBorders>
              <w:top w:val="nil"/>
              <w:left w:val="nil"/>
              <w:bottom w:val="single" w:sz="4" w:space="0" w:color="auto"/>
              <w:right w:val="single" w:sz="4" w:space="0" w:color="auto"/>
            </w:tcBorders>
            <w:shd w:val="clear" w:color="auto" w:fill="auto"/>
            <w:vAlign w:val="center"/>
          </w:tcPr>
          <w:p w14:paraId="4AD3ADB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交易符</w:t>
            </w:r>
          </w:p>
        </w:tc>
        <w:tc>
          <w:tcPr>
            <w:tcW w:w="1276" w:type="dxa"/>
            <w:tcBorders>
              <w:top w:val="nil"/>
              <w:left w:val="nil"/>
              <w:bottom w:val="single" w:sz="4" w:space="0" w:color="auto"/>
              <w:right w:val="single" w:sz="4" w:space="0" w:color="auto"/>
            </w:tcBorders>
            <w:shd w:val="clear" w:color="auto" w:fill="auto"/>
            <w:vAlign w:val="center"/>
          </w:tcPr>
          <w:p w14:paraId="35BB488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MMO</w:t>
            </w:r>
          </w:p>
        </w:tc>
        <w:tc>
          <w:tcPr>
            <w:tcW w:w="2664" w:type="dxa"/>
            <w:tcBorders>
              <w:top w:val="nil"/>
              <w:left w:val="nil"/>
              <w:bottom w:val="single" w:sz="4" w:space="0" w:color="auto"/>
              <w:right w:val="single" w:sz="4" w:space="0" w:color="auto"/>
            </w:tcBorders>
            <w:shd w:val="clear" w:color="auto" w:fill="auto"/>
            <w:vAlign w:val="center"/>
          </w:tcPr>
          <w:p w14:paraId="6CD9313C"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7DB49E81" w14:textId="77777777" w:rsidTr="00B24958">
        <w:trPr>
          <w:trHeight w:val="397"/>
        </w:trPr>
        <w:tc>
          <w:tcPr>
            <w:tcW w:w="611" w:type="dxa"/>
            <w:tcBorders>
              <w:top w:val="nil"/>
              <w:left w:val="single" w:sz="4" w:space="0" w:color="auto"/>
              <w:bottom w:val="single" w:sz="4" w:space="0" w:color="auto"/>
              <w:right w:val="single" w:sz="4" w:space="0" w:color="auto"/>
            </w:tcBorders>
          </w:tcPr>
          <w:p w14:paraId="1441B306"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77DA77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Date</w:t>
            </w:r>
          </w:p>
        </w:tc>
        <w:tc>
          <w:tcPr>
            <w:tcW w:w="1701" w:type="dxa"/>
            <w:tcBorders>
              <w:top w:val="nil"/>
              <w:left w:val="nil"/>
              <w:bottom w:val="single" w:sz="4" w:space="0" w:color="auto"/>
              <w:right w:val="single" w:sz="4" w:space="0" w:color="auto"/>
            </w:tcBorders>
            <w:shd w:val="clear" w:color="auto" w:fill="auto"/>
            <w:vAlign w:val="center"/>
          </w:tcPr>
          <w:p w14:paraId="6A8EB2E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交易日期</w:t>
            </w:r>
          </w:p>
        </w:tc>
        <w:tc>
          <w:tcPr>
            <w:tcW w:w="1276" w:type="dxa"/>
            <w:tcBorders>
              <w:top w:val="nil"/>
              <w:left w:val="nil"/>
              <w:bottom w:val="single" w:sz="4" w:space="0" w:color="auto"/>
              <w:right w:val="single" w:sz="4" w:space="0" w:color="auto"/>
            </w:tcBorders>
            <w:shd w:val="clear" w:color="auto" w:fill="auto"/>
            <w:vAlign w:val="center"/>
          </w:tcPr>
          <w:p w14:paraId="7F735CD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DT</w:t>
            </w:r>
          </w:p>
        </w:tc>
        <w:tc>
          <w:tcPr>
            <w:tcW w:w="2664" w:type="dxa"/>
            <w:tcBorders>
              <w:top w:val="nil"/>
              <w:left w:val="nil"/>
              <w:bottom w:val="single" w:sz="4" w:space="0" w:color="auto"/>
              <w:right w:val="single" w:sz="4" w:space="0" w:color="auto"/>
            </w:tcBorders>
            <w:shd w:val="clear" w:color="auto" w:fill="auto"/>
            <w:vAlign w:val="center"/>
          </w:tcPr>
          <w:p w14:paraId="07BD2156"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5200BA31" w14:textId="77777777" w:rsidTr="00B24958">
        <w:trPr>
          <w:trHeight w:val="397"/>
        </w:trPr>
        <w:tc>
          <w:tcPr>
            <w:tcW w:w="611" w:type="dxa"/>
            <w:tcBorders>
              <w:top w:val="nil"/>
              <w:left w:val="single" w:sz="4" w:space="0" w:color="auto"/>
              <w:bottom w:val="single" w:sz="4" w:space="0" w:color="auto"/>
              <w:right w:val="single" w:sz="4" w:space="0" w:color="auto"/>
            </w:tcBorders>
          </w:tcPr>
          <w:p w14:paraId="1531B8E5"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F8EF0C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Time</w:t>
            </w:r>
          </w:p>
        </w:tc>
        <w:tc>
          <w:tcPr>
            <w:tcW w:w="1701" w:type="dxa"/>
            <w:tcBorders>
              <w:top w:val="nil"/>
              <w:left w:val="nil"/>
              <w:bottom w:val="single" w:sz="4" w:space="0" w:color="auto"/>
              <w:right w:val="single" w:sz="4" w:space="0" w:color="auto"/>
            </w:tcBorders>
            <w:shd w:val="clear" w:color="auto" w:fill="auto"/>
            <w:vAlign w:val="center"/>
          </w:tcPr>
          <w:p w14:paraId="19B6BB2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交易时间</w:t>
            </w:r>
          </w:p>
        </w:tc>
        <w:tc>
          <w:tcPr>
            <w:tcW w:w="1276" w:type="dxa"/>
            <w:tcBorders>
              <w:top w:val="nil"/>
              <w:left w:val="nil"/>
              <w:bottom w:val="single" w:sz="4" w:space="0" w:color="auto"/>
              <w:right w:val="single" w:sz="4" w:space="0" w:color="auto"/>
            </w:tcBorders>
            <w:shd w:val="clear" w:color="auto" w:fill="auto"/>
            <w:vAlign w:val="center"/>
          </w:tcPr>
          <w:p w14:paraId="1235E8D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TM</w:t>
            </w:r>
          </w:p>
        </w:tc>
        <w:tc>
          <w:tcPr>
            <w:tcW w:w="2664" w:type="dxa"/>
            <w:tcBorders>
              <w:top w:val="nil"/>
              <w:left w:val="nil"/>
              <w:bottom w:val="single" w:sz="4" w:space="0" w:color="auto"/>
              <w:right w:val="single" w:sz="4" w:space="0" w:color="auto"/>
            </w:tcBorders>
            <w:shd w:val="clear" w:color="auto" w:fill="auto"/>
            <w:vAlign w:val="center"/>
          </w:tcPr>
          <w:p w14:paraId="39321948"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6533C9CC" w14:textId="77777777" w:rsidTr="00B24958">
        <w:trPr>
          <w:trHeight w:val="397"/>
        </w:trPr>
        <w:tc>
          <w:tcPr>
            <w:tcW w:w="611" w:type="dxa"/>
            <w:tcBorders>
              <w:top w:val="nil"/>
              <w:left w:val="single" w:sz="4" w:space="0" w:color="auto"/>
              <w:bottom w:val="single" w:sz="4" w:space="0" w:color="auto"/>
              <w:right w:val="single" w:sz="4" w:space="0" w:color="auto"/>
            </w:tcBorders>
          </w:tcPr>
          <w:p w14:paraId="00F3DE3E"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6A1AE5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Accounting Centre</w:t>
            </w:r>
          </w:p>
        </w:tc>
        <w:tc>
          <w:tcPr>
            <w:tcW w:w="1701" w:type="dxa"/>
            <w:tcBorders>
              <w:top w:val="nil"/>
              <w:left w:val="nil"/>
              <w:bottom w:val="single" w:sz="4" w:space="0" w:color="auto"/>
              <w:right w:val="single" w:sz="4" w:space="0" w:color="auto"/>
            </w:tcBorders>
            <w:shd w:val="clear" w:color="auto" w:fill="auto"/>
            <w:vAlign w:val="center"/>
          </w:tcPr>
          <w:p w14:paraId="23AA13D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交易核算机构</w:t>
            </w:r>
          </w:p>
        </w:tc>
        <w:tc>
          <w:tcPr>
            <w:tcW w:w="1276" w:type="dxa"/>
            <w:tcBorders>
              <w:top w:val="nil"/>
              <w:left w:val="nil"/>
              <w:bottom w:val="single" w:sz="4" w:space="0" w:color="auto"/>
              <w:right w:val="single" w:sz="4" w:space="0" w:color="auto"/>
            </w:tcBorders>
            <w:shd w:val="clear" w:color="auto" w:fill="auto"/>
            <w:vAlign w:val="center"/>
          </w:tcPr>
          <w:p w14:paraId="4EC7714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BR</w:t>
            </w:r>
          </w:p>
        </w:tc>
        <w:tc>
          <w:tcPr>
            <w:tcW w:w="2664" w:type="dxa"/>
            <w:tcBorders>
              <w:top w:val="nil"/>
              <w:left w:val="nil"/>
              <w:bottom w:val="single" w:sz="4" w:space="0" w:color="auto"/>
              <w:right w:val="single" w:sz="4" w:space="0" w:color="auto"/>
            </w:tcBorders>
            <w:shd w:val="clear" w:color="auto" w:fill="auto"/>
            <w:vAlign w:val="center"/>
          </w:tcPr>
          <w:p w14:paraId="5451E7BB"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0372F394" w14:textId="77777777" w:rsidTr="00B24958">
        <w:trPr>
          <w:trHeight w:val="397"/>
        </w:trPr>
        <w:tc>
          <w:tcPr>
            <w:tcW w:w="611" w:type="dxa"/>
            <w:tcBorders>
              <w:top w:val="nil"/>
              <w:left w:val="single" w:sz="4" w:space="0" w:color="auto"/>
              <w:bottom w:val="single" w:sz="4" w:space="0" w:color="auto"/>
              <w:right w:val="single" w:sz="4" w:space="0" w:color="auto"/>
            </w:tcBorders>
          </w:tcPr>
          <w:p w14:paraId="0ED18149"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16598FC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User No.</w:t>
            </w:r>
          </w:p>
        </w:tc>
        <w:tc>
          <w:tcPr>
            <w:tcW w:w="1701" w:type="dxa"/>
            <w:tcBorders>
              <w:top w:val="nil"/>
              <w:left w:val="nil"/>
              <w:bottom w:val="single" w:sz="4" w:space="0" w:color="auto"/>
              <w:right w:val="single" w:sz="4" w:space="0" w:color="auto"/>
            </w:tcBorders>
            <w:shd w:val="clear" w:color="auto" w:fill="auto"/>
            <w:vAlign w:val="center"/>
          </w:tcPr>
          <w:p w14:paraId="04ECCED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交易用户号</w:t>
            </w:r>
          </w:p>
        </w:tc>
        <w:tc>
          <w:tcPr>
            <w:tcW w:w="1276" w:type="dxa"/>
            <w:tcBorders>
              <w:top w:val="nil"/>
              <w:left w:val="nil"/>
              <w:bottom w:val="single" w:sz="4" w:space="0" w:color="auto"/>
              <w:right w:val="single" w:sz="4" w:space="0" w:color="auto"/>
            </w:tcBorders>
            <w:shd w:val="clear" w:color="auto" w:fill="auto"/>
            <w:vAlign w:val="center"/>
          </w:tcPr>
          <w:p w14:paraId="0BC7948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TLR_NO</w:t>
            </w:r>
          </w:p>
        </w:tc>
        <w:tc>
          <w:tcPr>
            <w:tcW w:w="2664" w:type="dxa"/>
            <w:tcBorders>
              <w:top w:val="nil"/>
              <w:left w:val="nil"/>
              <w:bottom w:val="single" w:sz="4" w:space="0" w:color="auto"/>
              <w:right w:val="single" w:sz="4" w:space="0" w:color="auto"/>
            </w:tcBorders>
            <w:shd w:val="clear" w:color="auto" w:fill="auto"/>
            <w:vAlign w:val="center"/>
          </w:tcPr>
          <w:p w14:paraId="029AB088" w14:textId="77777777" w:rsidR="00A5471B" w:rsidRPr="00B80F43" w:rsidRDefault="00A5471B" w:rsidP="00F21884">
            <w:pPr>
              <w:widowControl/>
              <w:spacing w:line="360" w:lineRule="auto"/>
              <w:ind w:firstLine="38"/>
              <w:rPr>
                <w:rFonts w:ascii="宋体" w:hAnsi="宋体" w:cs="Arial"/>
                <w:szCs w:val="21"/>
              </w:rPr>
            </w:pPr>
          </w:p>
        </w:tc>
      </w:tr>
      <w:tr w:rsidR="00B755E6" w:rsidRPr="00B80F43" w14:paraId="33441438" w14:textId="77777777" w:rsidTr="00B24958">
        <w:trPr>
          <w:trHeight w:val="397"/>
        </w:trPr>
        <w:tc>
          <w:tcPr>
            <w:tcW w:w="611" w:type="dxa"/>
            <w:tcBorders>
              <w:top w:val="nil"/>
              <w:left w:val="single" w:sz="4" w:space="0" w:color="auto"/>
              <w:bottom w:val="single" w:sz="4" w:space="0" w:color="auto"/>
              <w:right w:val="single" w:sz="4" w:space="0" w:color="auto"/>
            </w:tcBorders>
          </w:tcPr>
          <w:p w14:paraId="516C7891" w14:textId="77777777" w:rsidR="00B755E6" w:rsidRPr="00184420" w:rsidRDefault="00B755E6" w:rsidP="00C80BFB">
            <w:pPr>
              <w:widowControl/>
              <w:numPr>
                <w:ilvl w:val="0"/>
                <w:numId w:val="42"/>
              </w:numPr>
              <w:spacing w:line="360" w:lineRule="auto"/>
              <w:rPr>
                <w:rFonts w:ascii="宋体" w:hAnsi="宋体" w:cs="Arial"/>
                <w:szCs w:val="21"/>
                <w:highlight w:val="yellow"/>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95A35CE" w14:textId="1D699BAA" w:rsidR="00B755E6" w:rsidRPr="00184420" w:rsidRDefault="00B755E6" w:rsidP="00F21884">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szCs w:val="21"/>
                <w:highlight w:val="yellow"/>
              </w:rPr>
              <w:t>Auth Accounting Centre</w:t>
            </w:r>
          </w:p>
        </w:tc>
        <w:tc>
          <w:tcPr>
            <w:tcW w:w="1701" w:type="dxa"/>
            <w:tcBorders>
              <w:top w:val="nil"/>
              <w:left w:val="nil"/>
              <w:bottom w:val="single" w:sz="4" w:space="0" w:color="auto"/>
              <w:right w:val="single" w:sz="4" w:space="0" w:color="auto"/>
            </w:tcBorders>
            <w:shd w:val="clear" w:color="auto" w:fill="auto"/>
            <w:vAlign w:val="center"/>
          </w:tcPr>
          <w:p w14:paraId="24CF0597" w14:textId="6232CFA3" w:rsidR="00B755E6" w:rsidRPr="00184420" w:rsidRDefault="00B755E6" w:rsidP="00F21884">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hint="eastAsia"/>
                <w:szCs w:val="21"/>
                <w:highlight w:val="yellow"/>
              </w:rPr>
              <w:t>授权机构号</w:t>
            </w:r>
          </w:p>
        </w:tc>
        <w:tc>
          <w:tcPr>
            <w:tcW w:w="1276" w:type="dxa"/>
            <w:tcBorders>
              <w:top w:val="nil"/>
              <w:left w:val="nil"/>
              <w:bottom w:val="single" w:sz="4" w:space="0" w:color="auto"/>
              <w:right w:val="single" w:sz="4" w:space="0" w:color="auto"/>
            </w:tcBorders>
            <w:shd w:val="clear" w:color="auto" w:fill="auto"/>
            <w:vAlign w:val="center"/>
          </w:tcPr>
          <w:p w14:paraId="35163EF5" w14:textId="525491A8" w:rsidR="00B755E6" w:rsidRPr="00184420" w:rsidRDefault="00B755E6" w:rsidP="00F21884">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szCs w:val="21"/>
                <w:highlight w:val="yellow"/>
              </w:rPr>
              <w:t>BR</w:t>
            </w:r>
          </w:p>
        </w:tc>
        <w:tc>
          <w:tcPr>
            <w:tcW w:w="2664" w:type="dxa"/>
            <w:tcBorders>
              <w:top w:val="nil"/>
              <w:left w:val="nil"/>
              <w:bottom w:val="single" w:sz="4" w:space="0" w:color="auto"/>
              <w:right w:val="single" w:sz="4" w:space="0" w:color="auto"/>
            </w:tcBorders>
            <w:shd w:val="clear" w:color="auto" w:fill="auto"/>
            <w:vAlign w:val="center"/>
          </w:tcPr>
          <w:p w14:paraId="317A1353" w14:textId="77777777" w:rsidR="00B755E6" w:rsidRPr="00184420" w:rsidRDefault="00B755E6" w:rsidP="00F21884">
            <w:pPr>
              <w:widowControl/>
              <w:spacing w:line="360" w:lineRule="auto"/>
              <w:ind w:firstLine="38"/>
              <w:rPr>
                <w:rFonts w:ascii="宋体" w:hAnsi="宋体" w:cs="Arial"/>
                <w:szCs w:val="21"/>
                <w:highlight w:val="yellow"/>
              </w:rPr>
            </w:pPr>
          </w:p>
        </w:tc>
      </w:tr>
      <w:tr w:rsidR="00B755E6" w:rsidRPr="00B80F43" w14:paraId="6CECC3ED" w14:textId="77777777" w:rsidTr="00B24958">
        <w:trPr>
          <w:trHeight w:val="397"/>
        </w:trPr>
        <w:tc>
          <w:tcPr>
            <w:tcW w:w="611" w:type="dxa"/>
            <w:tcBorders>
              <w:top w:val="nil"/>
              <w:left w:val="single" w:sz="4" w:space="0" w:color="auto"/>
              <w:bottom w:val="single" w:sz="4" w:space="0" w:color="auto"/>
              <w:right w:val="single" w:sz="4" w:space="0" w:color="auto"/>
            </w:tcBorders>
          </w:tcPr>
          <w:p w14:paraId="599D0FF3" w14:textId="77777777" w:rsidR="00B755E6" w:rsidRPr="00184420" w:rsidRDefault="00B755E6" w:rsidP="00C80BFB">
            <w:pPr>
              <w:widowControl/>
              <w:numPr>
                <w:ilvl w:val="0"/>
                <w:numId w:val="42"/>
              </w:numPr>
              <w:spacing w:line="360" w:lineRule="auto"/>
              <w:rPr>
                <w:rFonts w:ascii="宋体" w:hAnsi="宋体" w:cs="Arial"/>
                <w:szCs w:val="21"/>
                <w:highlight w:val="yellow"/>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979B16B" w14:textId="7B2CED2C" w:rsidR="00B755E6" w:rsidRPr="00184420" w:rsidRDefault="00B755E6" w:rsidP="00F21884">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szCs w:val="21"/>
                <w:highlight w:val="yellow"/>
              </w:rPr>
              <w:t>Auth User No.</w:t>
            </w:r>
          </w:p>
        </w:tc>
        <w:tc>
          <w:tcPr>
            <w:tcW w:w="1701" w:type="dxa"/>
            <w:tcBorders>
              <w:top w:val="nil"/>
              <w:left w:val="nil"/>
              <w:bottom w:val="single" w:sz="4" w:space="0" w:color="auto"/>
              <w:right w:val="single" w:sz="4" w:space="0" w:color="auto"/>
            </w:tcBorders>
            <w:shd w:val="clear" w:color="auto" w:fill="auto"/>
            <w:vAlign w:val="center"/>
          </w:tcPr>
          <w:p w14:paraId="4C985566" w14:textId="61AD093D" w:rsidR="00B755E6" w:rsidRPr="00184420" w:rsidRDefault="00B755E6" w:rsidP="00B755E6">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hint="eastAsia"/>
                <w:szCs w:val="21"/>
                <w:highlight w:val="yellow"/>
              </w:rPr>
              <w:t>授权用户号</w:t>
            </w:r>
          </w:p>
        </w:tc>
        <w:tc>
          <w:tcPr>
            <w:tcW w:w="1276" w:type="dxa"/>
            <w:tcBorders>
              <w:top w:val="nil"/>
              <w:left w:val="nil"/>
              <w:bottom w:val="single" w:sz="4" w:space="0" w:color="auto"/>
              <w:right w:val="single" w:sz="4" w:space="0" w:color="auto"/>
            </w:tcBorders>
            <w:shd w:val="clear" w:color="auto" w:fill="auto"/>
            <w:vAlign w:val="center"/>
          </w:tcPr>
          <w:p w14:paraId="0B1109E4" w14:textId="4E39130D" w:rsidR="00B755E6" w:rsidRPr="00184420" w:rsidRDefault="00B755E6" w:rsidP="00F21884">
            <w:pPr>
              <w:widowControl/>
              <w:pBdr>
                <w:top w:val="single" w:sz="4" w:space="0" w:color="auto"/>
                <w:left w:val="single" w:sz="4" w:space="0" w:color="auto"/>
              </w:pBdr>
              <w:spacing w:before="100" w:beforeAutospacing="1" w:after="100" w:afterAutospacing="1" w:line="360" w:lineRule="auto"/>
              <w:ind w:firstLine="38"/>
              <w:rPr>
                <w:rFonts w:ascii="宋体" w:hAnsi="宋体" w:cs="Arial"/>
                <w:szCs w:val="21"/>
                <w:highlight w:val="yellow"/>
              </w:rPr>
            </w:pPr>
            <w:r w:rsidRPr="00184420">
              <w:rPr>
                <w:rFonts w:ascii="宋体" w:hAnsi="宋体" w:cs="Arial"/>
                <w:szCs w:val="21"/>
                <w:highlight w:val="yellow"/>
              </w:rPr>
              <w:t>TLR_NO</w:t>
            </w:r>
          </w:p>
        </w:tc>
        <w:tc>
          <w:tcPr>
            <w:tcW w:w="2664" w:type="dxa"/>
            <w:tcBorders>
              <w:top w:val="nil"/>
              <w:left w:val="nil"/>
              <w:bottom w:val="single" w:sz="4" w:space="0" w:color="auto"/>
              <w:right w:val="single" w:sz="4" w:space="0" w:color="auto"/>
            </w:tcBorders>
            <w:shd w:val="clear" w:color="auto" w:fill="auto"/>
            <w:vAlign w:val="center"/>
          </w:tcPr>
          <w:p w14:paraId="27B52F85" w14:textId="77777777" w:rsidR="00B755E6" w:rsidRPr="00184420" w:rsidRDefault="00B755E6" w:rsidP="00F21884">
            <w:pPr>
              <w:widowControl/>
              <w:spacing w:line="360" w:lineRule="auto"/>
              <w:ind w:firstLine="38"/>
              <w:rPr>
                <w:rFonts w:ascii="宋体" w:hAnsi="宋体" w:cs="Arial"/>
                <w:szCs w:val="21"/>
                <w:highlight w:val="yellow"/>
              </w:rPr>
            </w:pPr>
          </w:p>
        </w:tc>
      </w:tr>
      <w:tr w:rsidR="00A5471B" w:rsidRPr="00B80F43" w14:paraId="2F49F44B" w14:textId="77777777" w:rsidTr="00B24958">
        <w:trPr>
          <w:trHeight w:val="397"/>
        </w:trPr>
        <w:tc>
          <w:tcPr>
            <w:tcW w:w="611" w:type="dxa"/>
            <w:tcBorders>
              <w:top w:val="nil"/>
              <w:left w:val="single" w:sz="4" w:space="0" w:color="auto"/>
              <w:bottom w:val="single" w:sz="4" w:space="0" w:color="auto"/>
              <w:right w:val="single" w:sz="4" w:space="0" w:color="auto"/>
            </w:tcBorders>
          </w:tcPr>
          <w:p w14:paraId="6BF721A6"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2D2C69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Terminal No.</w:t>
            </w:r>
          </w:p>
        </w:tc>
        <w:tc>
          <w:tcPr>
            <w:tcW w:w="1701" w:type="dxa"/>
            <w:tcBorders>
              <w:top w:val="nil"/>
              <w:left w:val="nil"/>
              <w:bottom w:val="single" w:sz="4" w:space="0" w:color="auto"/>
              <w:right w:val="single" w:sz="4" w:space="0" w:color="auto"/>
            </w:tcBorders>
            <w:shd w:val="clear" w:color="auto" w:fill="auto"/>
            <w:vAlign w:val="center"/>
          </w:tcPr>
          <w:p w14:paraId="6B18A18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终端号</w:t>
            </w:r>
          </w:p>
        </w:tc>
        <w:tc>
          <w:tcPr>
            <w:tcW w:w="1276" w:type="dxa"/>
            <w:tcBorders>
              <w:top w:val="nil"/>
              <w:left w:val="nil"/>
              <w:bottom w:val="single" w:sz="4" w:space="0" w:color="auto"/>
              <w:right w:val="single" w:sz="4" w:space="0" w:color="auto"/>
            </w:tcBorders>
            <w:shd w:val="clear" w:color="auto" w:fill="auto"/>
            <w:vAlign w:val="center"/>
          </w:tcPr>
          <w:p w14:paraId="2AF9DE1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TRM_NO</w:t>
            </w:r>
          </w:p>
        </w:tc>
        <w:tc>
          <w:tcPr>
            <w:tcW w:w="2664" w:type="dxa"/>
            <w:tcBorders>
              <w:top w:val="nil"/>
              <w:left w:val="nil"/>
              <w:bottom w:val="single" w:sz="4" w:space="0" w:color="auto"/>
              <w:right w:val="single" w:sz="4" w:space="0" w:color="auto"/>
            </w:tcBorders>
            <w:shd w:val="clear" w:color="auto" w:fill="auto"/>
            <w:vAlign w:val="center"/>
          </w:tcPr>
          <w:p w14:paraId="4EC9D05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预留</w:t>
            </w:r>
          </w:p>
        </w:tc>
      </w:tr>
      <w:tr w:rsidR="00A5471B" w:rsidRPr="00B80F43" w14:paraId="35912844" w14:textId="77777777" w:rsidTr="00B24958">
        <w:trPr>
          <w:trHeight w:val="397"/>
        </w:trPr>
        <w:tc>
          <w:tcPr>
            <w:tcW w:w="611" w:type="dxa"/>
            <w:tcBorders>
              <w:top w:val="nil"/>
              <w:left w:val="single" w:sz="4" w:space="0" w:color="auto"/>
              <w:bottom w:val="single" w:sz="4" w:space="0" w:color="auto"/>
              <w:right w:val="single" w:sz="4" w:space="0" w:color="auto"/>
            </w:tcBorders>
          </w:tcPr>
          <w:p w14:paraId="432DA98D"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9CE6AE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Channel No.</w:t>
            </w:r>
          </w:p>
        </w:tc>
        <w:tc>
          <w:tcPr>
            <w:tcW w:w="1701" w:type="dxa"/>
            <w:tcBorders>
              <w:top w:val="nil"/>
              <w:left w:val="nil"/>
              <w:bottom w:val="single" w:sz="4" w:space="0" w:color="auto"/>
              <w:right w:val="single" w:sz="4" w:space="0" w:color="auto"/>
            </w:tcBorders>
            <w:shd w:val="clear" w:color="auto" w:fill="auto"/>
            <w:vAlign w:val="center"/>
          </w:tcPr>
          <w:p w14:paraId="0EE8E4B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渠道号</w:t>
            </w:r>
          </w:p>
        </w:tc>
        <w:tc>
          <w:tcPr>
            <w:tcW w:w="1276" w:type="dxa"/>
            <w:tcBorders>
              <w:top w:val="nil"/>
              <w:left w:val="nil"/>
              <w:bottom w:val="single" w:sz="4" w:space="0" w:color="auto"/>
              <w:right w:val="single" w:sz="4" w:space="0" w:color="auto"/>
            </w:tcBorders>
            <w:shd w:val="clear" w:color="auto" w:fill="auto"/>
            <w:vAlign w:val="center"/>
          </w:tcPr>
          <w:p w14:paraId="179BC39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CHNL_NO</w:t>
            </w:r>
          </w:p>
        </w:tc>
        <w:tc>
          <w:tcPr>
            <w:tcW w:w="2664" w:type="dxa"/>
            <w:tcBorders>
              <w:top w:val="nil"/>
              <w:left w:val="nil"/>
              <w:bottom w:val="single" w:sz="4" w:space="0" w:color="auto"/>
              <w:right w:val="single" w:sz="4" w:space="0" w:color="auto"/>
            </w:tcBorders>
            <w:shd w:val="clear" w:color="auto" w:fill="auto"/>
            <w:vAlign w:val="center"/>
          </w:tcPr>
          <w:p w14:paraId="4DAB095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Eg</w:t>
            </w:r>
            <w:r w:rsidRPr="00B80F43">
              <w:rPr>
                <w:rFonts w:ascii="宋体" w:hAnsi="宋体" w:cs="Arial" w:hint="eastAsia"/>
                <w:szCs w:val="21"/>
              </w:rPr>
              <w:t>：</w:t>
            </w:r>
            <w:r w:rsidRPr="00B80F43">
              <w:rPr>
                <w:rFonts w:ascii="宋体" w:hAnsi="宋体" w:cs="Arial"/>
                <w:szCs w:val="21"/>
              </w:rPr>
              <w:t>ATM,TLR</w:t>
            </w:r>
            <w:r w:rsidRPr="00B80F43">
              <w:rPr>
                <w:rFonts w:ascii="宋体" w:hAnsi="宋体" w:cs="Arial" w:hint="eastAsia"/>
                <w:szCs w:val="21"/>
              </w:rPr>
              <w:t>，BAT</w:t>
            </w:r>
            <w:r w:rsidRPr="00B80F43">
              <w:rPr>
                <w:rFonts w:ascii="宋体" w:hAnsi="宋体" w:cs="Arial"/>
                <w:szCs w:val="21"/>
              </w:rPr>
              <w:t>…</w:t>
            </w:r>
          </w:p>
        </w:tc>
      </w:tr>
      <w:tr w:rsidR="00A5471B" w:rsidRPr="00B80F43" w14:paraId="2353B52F" w14:textId="77777777" w:rsidTr="00B24958">
        <w:trPr>
          <w:trHeight w:val="397"/>
        </w:trPr>
        <w:tc>
          <w:tcPr>
            <w:tcW w:w="611" w:type="dxa"/>
            <w:tcBorders>
              <w:top w:val="nil"/>
              <w:left w:val="single" w:sz="4" w:space="0" w:color="auto"/>
              <w:bottom w:val="single" w:sz="4" w:space="0" w:color="auto"/>
              <w:right w:val="single" w:sz="4" w:space="0" w:color="auto"/>
            </w:tcBorders>
          </w:tcPr>
          <w:p w14:paraId="1CC28941"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6E18403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Reversal Flag</w:t>
            </w:r>
          </w:p>
        </w:tc>
        <w:tc>
          <w:tcPr>
            <w:tcW w:w="1701" w:type="dxa"/>
            <w:tcBorders>
              <w:top w:val="nil"/>
              <w:left w:val="nil"/>
              <w:bottom w:val="single" w:sz="4" w:space="0" w:color="auto"/>
              <w:right w:val="single" w:sz="4" w:space="0" w:color="auto"/>
            </w:tcBorders>
            <w:shd w:val="clear" w:color="auto" w:fill="auto"/>
            <w:vAlign w:val="center"/>
          </w:tcPr>
          <w:p w14:paraId="3363F09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冲正标识</w:t>
            </w:r>
          </w:p>
        </w:tc>
        <w:tc>
          <w:tcPr>
            <w:tcW w:w="1276" w:type="dxa"/>
            <w:tcBorders>
              <w:top w:val="nil"/>
              <w:left w:val="nil"/>
              <w:bottom w:val="single" w:sz="4" w:space="0" w:color="auto"/>
              <w:right w:val="single" w:sz="4" w:space="0" w:color="auto"/>
            </w:tcBorders>
            <w:shd w:val="clear" w:color="auto" w:fill="auto"/>
            <w:vAlign w:val="center"/>
          </w:tcPr>
          <w:p w14:paraId="1C10D74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FLG</w:t>
            </w:r>
          </w:p>
        </w:tc>
        <w:tc>
          <w:tcPr>
            <w:tcW w:w="2664" w:type="dxa"/>
            <w:tcBorders>
              <w:top w:val="nil"/>
              <w:left w:val="nil"/>
              <w:bottom w:val="single" w:sz="4" w:space="0" w:color="auto"/>
              <w:right w:val="single" w:sz="4" w:space="0" w:color="auto"/>
            </w:tcBorders>
            <w:shd w:val="clear" w:color="auto" w:fill="auto"/>
            <w:vAlign w:val="center"/>
          </w:tcPr>
          <w:p w14:paraId="4D1E6D4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Y-</w:t>
            </w:r>
            <w:r w:rsidRPr="00B80F43">
              <w:rPr>
                <w:rFonts w:ascii="宋体" w:hAnsi="宋体" w:cs="Arial" w:hint="eastAsia"/>
                <w:szCs w:val="21"/>
              </w:rPr>
              <w:t>冲正</w:t>
            </w:r>
          </w:p>
        </w:tc>
      </w:tr>
      <w:tr w:rsidR="00A5471B" w:rsidRPr="00B80F43" w14:paraId="0294C1E0" w14:textId="77777777" w:rsidTr="00B24958">
        <w:trPr>
          <w:trHeight w:val="397"/>
        </w:trPr>
        <w:tc>
          <w:tcPr>
            <w:tcW w:w="611" w:type="dxa"/>
            <w:tcBorders>
              <w:top w:val="nil"/>
              <w:left w:val="single" w:sz="4" w:space="0" w:color="auto"/>
              <w:bottom w:val="single" w:sz="4" w:space="0" w:color="auto"/>
              <w:right w:val="single" w:sz="4" w:space="0" w:color="auto"/>
            </w:tcBorders>
          </w:tcPr>
          <w:p w14:paraId="5D5A84DE"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4A82CB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Voucher Type</w:t>
            </w:r>
          </w:p>
        </w:tc>
        <w:tc>
          <w:tcPr>
            <w:tcW w:w="1701" w:type="dxa"/>
            <w:tcBorders>
              <w:top w:val="nil"/>
              <w:left w:val="nil"/>
              <w:bottom w:val="single" w:sz="4" w:space="0" w:color="auto"/>
              <w:right w:val="single" w:sz="4" w:space="0" w:color="auto"/>
            </w:tcBorders>
            <w:shd w:val="clear" w:color="auto" w:fill="auto"/>
            <w:vAlign w:val="center"/>
          </w:tcPr>
          <w:p w14:paraId="72C829D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传票类型</w:t>
            </w:r>
          </w:p>
        </w:tc>
        <w:tc>
          <w:tcPr>
            <w:tcW w:w="1276" w:type="dxa"/>
            <w:tcBorders>
              <w:top w:val="nil"/>
              <w:left w:val="nil"/>
              <w:bottom w:val="single" w:sz="4" w:space="0" w:color="auto"/>
              <w:right w:val="single" w:sz="4" w:space="0" w:color="auto"/>
            </w:tcBorders>
            <w:shd w:val="clear" w:color="auto" w:fill="auto"/>
            <w:vAlign w:val="center"/>
          </w:tcPr>
          <w:p w14:paraId="03F91FC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TYP</w:t>
            </w:r>
          </w:p>
        </w:tc>
        <w:tc>
          <w:tcPr>
            <w:tcW w:w="2664" w:type="dxa"/>
            <w:tcBorders>
              <w:top w:val="nil"/>
              <w:left w:val="nil"/>
              <w:bottom w:val="single" w:sz="4" w:space="0" w:color="auto"/>
              <w:right w:val="single" w:sz="4" w:space="0" w:color="auto"/>
            </w:tcBorders>
            <w:shd w:val="clear" w:color="auto" w:fill="auto"/>
            <w:vAlign w:val="center"/>
          </w:tcPr>
          <w:p w14:paraId="0743E71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 xml:space="preserve">O - </w:t>
            </w:r>
            <w:r w:rsidRPr="00B80F43">
              <w:rPr>
                <w:rFonts w:ascii="宋体" w:hAnsi="宋体" w:cs="Arial" w:hint="eastAsia"/>
                <w:szCs w:val="21"/>
              </w:rPr>
              <w:t>联机产生传票</w:t>
            </w:r>
          </w:p>
          <w:p w14:paraId="530504C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 xml:space="preserve">B - </w:t>
            </w:r>
            <w:r w:rsidRPr="00B80F43">
              <w:rPr>
                <w:rFonts w:ascii="宋体" w:hAnsi="宋体" w:cs="Arial" w:hint="eastAsia"/>
                <w:szCs w:val="21"/>
              </w:rPr>
              <w:t>批量产生传票</w:t>
            </w:r>
          </w:p>
        </w:tc>
      </w:tr>
      <w:tr w:rsidR="00A5471B" w:rsidRPr="00B80F43" w14:paraId="48471A4F" w14:textId="77777777" w:rsidTr="00B24958">
        <w:trPr>
          <w:trHeight w:val="397"/>
        </w:trPr>
        <w:tc>
          <w:tcPr>
            <w:tcW w:w="611" w:type="dxa"/>
            <w:tcBorders>
              <w:top w:val="nil"/>
              <w:left w:val="single" w:sz="4" w:space="0" w:color="auto"/>
              <w:bottom w:val="single" w:sz="4" w:space="0" w:color="auto"/>
              <w:right w:val="single" w:sz="4" w:space="0" w:color="auto"/>
            </w:tcBorders>
          </w:tcPr>
          <w:p w14:paraId="1FDE6CB8"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2FD871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Related Contract Type</w:t>
            </w:r>
          </w:p>
        </w:tc>
        <w:tc>
          <w:tcPr>
            <w:tcW w:w="1701" w:type="dxa"/>
            <w:tcBorders>
              <w:top w:val="nil"/>
              <w:left w:val="nil"/>
              <w:bottom w:val="single" w:sz="4" w:space="0" w:color="auto"/>
              <w:right w:val="single" w:sz="4" w:space="0" w:color="auto"/>
            </w:tcBorders>
            <w:shd w:val="clear" w:color="auto" w:fill="auto"/>
            <w:vAlign w:val="center"/>
          </w:tcPr>
          <w:p w14:paraId="4335643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相关产品模型</w:t>
            </w:r>
          </w:p>
        </w:tc>
        <w:tc>
          <w:tcPr>
            <w:tcW w:w="1276" w:type="dxa"/>
            <w:tcBorders>
              <w:top w:val="nil"/>
              <w:left w:val="nil"/>
              <w:bottom w:val="single" w:sz="4" w:space="0" w:color="auto"/>
              <w:right w:val="single" w:sz="4" w:space="0" w:color="auto"/>
            </w:tcBorders>
            <w:shd w:val="clear" w:color="auto" w:fill="auto"/>
            <w:vAlign w:val="center"/>
          </w:tcPr>
          <w:p w14:paraId="72515A8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PRDMO_CD</w:t>
            </w:r>
          </w:p>
        </w:tc>
        <w:tc>
          <w:tcPr>
            <w:tcW w:w="2664" w:type="dxa"/>
            <w:tcBorders>
              <w:top w:val="nil"/>
              <w:left w:val="nil"/>
              <w:bottom w:val="single" w:sz="4" w:space="0" w:color="auto"/>
              <w:right w:val="single" w:sz="4" w:space="0" w:color="auto"/>
            </w:tcBorders>
            <w:shd w:val="clear" w:color="auto" w:fill="auto"/>
            <w:vAlign w:val="center"/>
          </w:tcPr>
          <w:p w14:paraId="360BE09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产生该笔传票的业务所属的产品模型。</w:t>
            </w:r>
          </w:p>
          <w:p w14:paraId="00B4B79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例如：定期开单业务会生成</w:t>
            </w:r>
            <w:proofErr w:type="gramStart"/>
            <w:r w:rsidRPr="00B80F43">
              <w:rPr>
                <w:rFonts w:ascii="宋体" w:hAnsi="宋体" w:cs="Arial" w:hint="eastAsia"/>
                <w:szCs w:val="21"/>
              </w:rPr>
              <w:t>一</w:t>
            </w:r>
            <w:proofErr w:type="gramEnd"/>
            <w:r w:rsidRPr="00B80F43">
              <w:rPr>
                <w:rFonts w:ascii="宋体" w:hAnsi="宋体" w:cs="Arial" w:hint="eastAsia"/>
                <w:szCs w:val="21"/>
              </w:rPr>
              <w:t>笔记活期存款账号的传票，则这笔传票的：</w:t>
            </w:r>
          </w:p>
          <w:p w14:paraId="2FF3B31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1. ‘</w:t>
            </w:r>
            <w:r w:rsidRPr="00B80F43">
              <w:rPr>
                <w:rFonts w:ascii="宋体" w:hAnsi="宋体" w:cs="Arial" w:hint="eastAsia"/>
                <w:szCs w:val="21"/>
              </w:rPr>
              <w:t>相关产品模型</w:t>
            </w:r>
            <w:r w:rsidRPr="00B80F43">
              <w:rPr>
                <w:rFonts w:ascii="宋体" w:hAnsi="宋体" w:cs="Arial"/>
                <w:szCs w:val="21"/>
              </w:rPr>
              <w:t>’</w:t>
            </w:r>
            <w:r w:rsidRPr="00B80F43">
              <w:rPr>
                <w:rFonts w:ascii="宋体" w:hAnsi="宋体" w:cs="Arial" w:hint="eastAsia"/>
                <w:szCs w:val="21"/>
              </w:rPr>
              <w:t>是</w:t>
            </w:r>
            <w:r w:rsidRPr="00B80F43">
              <w:rPr>
                <w:rFonts w:ascii="宋体" w:hAnsi="宋体" w:cs="Arial"/>
                <w:szCs w:val="21"/>
              </w:rPr>
              <w:lastRenderedPageBreak/>
              <w:t>MMDP</w:t>
            </w:r>
            <w:r w:rsidRPr="00B80F43">
              <w:rPr>
                <w:rFonts w:ascii="宋体" w:hAnsi="宋体" w:cs="Arial" w:hint="eastAsia"/>
                <w:szCs w:val="21"/>
              </w:rPr>
              <w:t>、</w:t>
            </w:r>
            <w:r w:rsidRPr="00B80F43">
              <w:rPr>
                <w:rFonts w:ascii="宋体" w:hAnsi="宋体" w:cs="Arial"/>
                <w:szCs w:val="21"/>
              </w:rPr>
              <w:t>‘</w:t>
            </w:r>
            <w:r w:rsidRPr="00B80F43">
              <w:rPr>
                <w:rFonts w:ascii="宋体" w:hAnsi="宋体" w:cs="Arial" w:hint="eastAsia"/>
                <w:szCs w:val="21"/>
              </w:rPr>
              <w:t>产品模型</w:t>
            </w:r>
            <w:r w:rsidRPr="00B80F43">
              <w:rPr>
                <w:rFonts w:ascii="宋体" w:hAnsi="宋体" w:cs="Arial"/>
                <w:szCs w:val="21"/>
              </w:rPr>
              <w:t>’</w:t>
            </w:r>
            <w:r w:rsidRPr="00B80F43">
              <w:rPr>
                <w:rFonts w:ascii="宋体" w:hAnsi="宋体" w:cs="Arial" w:hint="eastAsia"/>
                <w:szCs w:val="21"/>
              </w:rPr>
              <w:t>是</w:t>
            </w:r>
            <w:r w:rsidRPr="00B80F43">
              <w:rPr>
                <w:rFonts w:ascii="宋体" w:hAnsi="宋体" w:cs="Arial"/>
                <w:szCs w:val="21"/>
              </w:rPr>
              <w:t>CAAC</w:t>
            </w:r>
          </w:p>
          <w:p w14:paraId="332A124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2. ‘</w:t>
            </w:r>
            <w:r w:rsidRPr="00B80F43">
              <w:rPr>
                <w:rFonts w:ascii="宋体" w:hAnsi="宋体" w:cs="Arial" w:hint="eastAsia"/>
                <w:szCs w:val="21"/>
              </w:rPr>
              <w:t>相关可售产品</w:t>
            </w:r>
            <w:r w:rsidRPr="00B80F43">
              <w:rPr>
                <w:rFonts w:ascii="宋体" w:hAnsi="宋体" w:cs="Arial"/>
                <w:szCs w:val="21"/>
              </w:rPr>
              <w:t>’</w:t>
            </w:r>
            <w:r w:rsidRPr="00B80F43">
              <w:rPr>
                <w:rFonts w:ascii="宋体" w:hAnsi="宋体" w:cs="Arial" w:hint="eastAsia"/>
                <w:szCs w:val="21"/>
              </w:rPr>
              <w:t>是</w:t>
            </w:r>
            <w:r w:rsidRPr="00B80F43">
              <w:rPr>
                <w:rFonts w:ascii="宋体" w:hAnsi="宋体" w:cs="Arial"/>
                <w:szCs w:val="21"/>
              </w:rPr>
              <w:t>MMDP</w:t>
            </w:r>
            <w:r w:rsidRPr="00B80F43">
              <w:rPr>
                <w:rFonts w:ascii="宋体" w:hAnsi="宋体" w:cs="Arial" w:hint="eastAsia"/>
                <w:szCs w:val="21"/>
              </w:rPr>
              <w:t>的某个产品</w:t>
            </w:r>
          </w:p>
          <w:p w14:paraId="700D3255"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3. ‘</w:t>
            </w:r>
            <w:r w:rsidRPr="00B80F43">
              <w:rPr>
                <w:rFonts w:ascii="宋体" w:hAnsi="宋体" w:cs="Arial" w:hint="eastAsia"/>
                <w:szCs w:val="21"/>
              </w:rPr>
              <w:t>相关合约号</w:t>
            </w:r>
            <w:r w:rsidRPr="00B80F43">
              <w:rPr>
                <w:rFonts w:ascii="宋体" w:hAnsi="宋体" w:cs="Arial"/>
                <w:szCs w:val="21"/>
              </w:rPr>
              <w:t>’</w:t>
            </w:r>
            <w:r w:rsidRPr="00B80F43">
              <w:rPr>
                <w:rFonts w:ascii="宋体" w:hAnsi="宋体" w:cs="Arial" w:hint="eastAsia"/>
                <w:szCs w:val="21"/>
              </w:rPr>
              <w:t>是定期存单号</w:t>
            </w:r>
          </w:p>
          <w:p w14:paraId="4550CFF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4. ‘</w:t>
            </w:r>
            <w:r w:rsidRPr="00B80F43">
              <w:rPr>
                <w:rFonts w:ascii="宋体" w:hAnsi="宋体" w:cs="Arial" w:hint="eastAsia"/>
                <w:szCs w:val="21"/>
              </w:rPr>
              <w:t>相关事件类型</w:t>
            </w:r>
            <w:r w:rsidRPr="00B80F43">
              <w:rPr>
                <w:rFonts w:ascii="宋体" w:hAnsi="宋体" w:cs="Arial"/>
                <w:szCs w:val="21"/>
              </w:rPr>
              <w:t>’</w:t>
            </w:r>
            <w:r w:rsidRPr="00B80F43">
              <w:rPr>
                <w:rFonts w:ascii="宋体" w:hAnsi="宋体" w:cs="Arial" w:hint="eastAsia"/>
                <w:szCs w:val="21"/>
              </w:rPr>
              <w:t>是</w:t>
            </w:r>
            <w:r w:rsidRPr="00B80F43">
              <w:rPr>
                <w:rFonts w:ascii="宋体" w:hAnsi="宋体" w:cs="Arial"/>
                <w:szCs w:val="21"/>
              </w:rPr>
              <w:t>ST</w:t>
            </w:r>
          </w:p>
        </w:tc>
      </w:tr>
      <w:tr w:rsidR="00A5471B" w:rsidRPr="00B80F43" w14:paraId="6FEFEA86" w14:textId="77777777" w:rsidTr="00B24958">
        <w:trPr>
          <w:trHeight w:val="397"/>
        </w:trPr>
        <w:tc>
          <w:tcPr>
            <w:tcW w:w="611" w:type="dxa"/>
            <w:tcBorders>
              <w:top w:val="nil"/>
              <w:left w:val="single" w:sz="4" w:space="0" w:color="auto"/>
              <w:bottom w:val="single" w:sz="4" w:space="0" w:color="auto"/>
              <w:right w:val="single" w:sz="4" w:space="0" w:color="auto"/>
            </w:tcBorders>
          </w:tcPr>
          <w:p w14:paraId="6AC931E5"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38C1F4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Related  Product Type</w:t>
            </w:r>
          </w:p>
        </w:tc>
        <w:tc>
          <w:tcPr>
            <w:tcW w:w="1701" w:type="dxa"/>
            <w:tcBorders>
              <w:top w:val="nil"/>
              <w:left w:val="nil"/>
              <w:bottom w:val="single" w:sz="4" w:space="0" w:color="auto"/>
              <w:right w:val="single" w:sz="4" w:space="0" w:color="auto"/>
            </w:tcBorders>
            <w:shd w:val="clear" w:color="auto" w:fill="auto"/>
            <w:vAlign w:val="center"/>
          </w:tcPr>
          <w:p w14:paraId="719958E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相关可售产品</w:t>
            </w:r>
          </w:p>
        </w:tc>
        <w:tc>
          <w:tcPr>
            <w:tcW w:w="1276" w:type="dxa"/>
            <w:tcBorders>
              <w:top w:val="nil"/>
              <w:left w:val="nil"/>
              <w:bottom w:val="single" w:sz="4" w:space="0" w:color="auto"/>
              <w:right w:val="single" w:sz="4" w:space="0" w:color="auto"/>
            </w:tcBorders>
            <w:shd w:val="clear" w:color="auto" w:fill="auto"/>
            <w:vAlign w:val="center"/>
          </w:tcPr>
          <w:p w14:paraId="22F3D1B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PROD_CD</w:t>
            </w:r>
          </w:p>
        </w:tc>
        <w:tc>
          <w:tcPr>
            <w:tcW w:w="2664" w:type="dxa"/>
            <w:tcBorders>
              <w:top w:val="nil"/>
              <w:left w:val="nil"/>
              <w:bottom w:val="single" w:sz="4" w:space="0" w:color="auto"/>
              <w:right w:val="single" w:sz="4" w:space="0" w:color="auto"/>
            </w:tcBorders>
            <w:shd w:val="clear" w:color="auto" w:fill="auto"/>
            <w:vAlign w:val="center"/>
          </w:tcPr>
          <w:p w14:paraId="7EC1E80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产生该笔传票的业务所属的可售产品。</w:t>
            </w:r>
          </w:p>
        </w:tc>
      </w:tr>
      <w:tr w:rsidR="00A5471B" w:rsidRPr="00B80F43" w14:paraId="554E047E" w14:textId="77777777" w:rsidTr="00B24958">
        <w:trPr>
          <w:trHeight w:val="397"/>
        </w:trPr>
        <w:tc>
          <w:tcPr>
            <w:tcW w:w="611" w:type="dxa"/>
            <w:tcBorders>
              <w:top w:val="nil"/>
              <w:left w:val="single" w:sz="4" w:space="0" w:color="auto"/>
              <w:bottom w:val="single" w:sz="4" w:space="0" w:color="auto"/>
              <w:right w:val="single" w:sz="4" w:space="0" w:color="auto"/>
            </w:tcBorders>
          </w:tcPr>
          <w:p w14:paraId="620512AF"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7AAB51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Related Contract No.</w:t>
            </w:r>
          </w:p>
        </w:tc>
        <w:tc>
          <w:tcPr>
            <w:tcW w:w="1701" w:type="dxa"/>
            <w:tcBorders>
              <w:top w:val="nil"/>
              <w:left w:val="nil"/>
              <w:bottom w:val="single" w:sz="4" w:space="0" w:color="auto"/>
              <w:right w:val="single" w:sz="4" w:space="0" w:color="auto"/>
            </w:tcBorders>
            <w:shd w:val="clear" w:color="auto" w:fill="auto"/>
            <w:vAlign w:val="center"/>
          </w:tcPr>
          <w:p w14:paraId="6AF2144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相关合约号</w:t>
            </w:r>
            <w:r w:rsidRPr="00B80F43">
              <w:rPr>
                <w:rFonts w:ascii="宋体" w:hAnsi="宋体" w:cs="Arial"/>
                <w:szCs w:val="21"/>
              </w:rPr>
              <w:t>/</w:t>
            </w:r>
            <w:r w:rsidRPr="00B80F43">
              <w:rPr>
                <w:rFonts w:ascii="宋体" w:hAnsi="宋体" w:cs="Arial" w:hint="eastAsia"/>
                <w:szCs w:val="21"/>
              </w:rPr>
              <w:t>账号</w:t>
            </w:r>
            <w:r w:rsidRPr="00B80F43">
              <w:rPr>
                <w:rFonts w:ascii="宋体" w:hAnsi="宋体" w:cs="Arial"/>
                <w:szCs w:val="21"/>
              </w:rPr>
              <w:t>/</w:t>
            </w:r>
            <w:r w:rsidRPr="00B80F43">
              <w:rPr>
                <w:rFonts w:ascii="宋体" w:hAnsi="宋体" w:cs="Arial" w:hint="eastAsia"/>
                <w:szCs w:val="21"/>
              </w:rPr>
              <w:t>费用代码</w:t>
            </w:r>
          </w:p>
        </w:tc>
        <w:tc>
          <w:tcPr>
            <w:tcW w:w="1276" w:type="dxa"/>
            <w:tcBorders>
              <w:top w:val="nil"/>
              <w:left w:val="nil"/>
              <w:bottom w:val="single" w:sz="4" w:space="0" w:color="auto"/>
              <w:right w:val="single" w:sz="4" w:space="0" w:color="auto"/>
            </w:tcBorders>
            <w:shd w:val="clear" w:color="auto" w:fill="auto"/>
            <w:vAlign w:val="center"/>
          </w:tcPr>
          <w:p w14:paraId="64021CB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VCHRF_NO</w:t>
            </w:r>
          </w:p>
        </w:tc>
        <w:tc>
          <w:tcPr>
            <w:tcW w:w="2664" w:type="dxa"/>
            <w:tcBorders>
              <w:top w:val="nil"/>
              <w:left w:val="nil"/>
              <w:bottom w:val="single" w:sz="4" w:space="0" w:color="auto"/>
              <w:right w:val="single" w:sz="4" w:space="0" w:color="auto"/>
            </w:tcBorders>
            <w:shd w:val="clear" w:color="auto" w:fill="auto"/>
            <w:vAlign w:val="center"/>
          </w:tcPr>
          <w:p w14:paraId="4013DE9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产生该笔传票的业务关联的合约号。</w:t>
            </w:r>
          </w:p>
        </w:tc>
      </w:tr>
      <w:tr w:rsidR="00A5471B" w:rsidRPr="00B80F43" w14:paraId="0124CFC7" w14:textId="77777777" w:rsidTr="00B24958">
        <w:trPr>
          <w:trHeight w:val="397"/>
        </w:trPr>
        <w:tc>
          <w:tcPr>
            <w:tcW w:w="611" w:type="dxa"/>
            <w:tcBorders>
              <w:top w:val="nil"/>
              <w:left w:val="single" w:sz="4" w:space="0" w:color="auto"/>
              <w:bottom w:val="single" w:sz="4" w:space="0" w:color="auto"/>
              <w:right w:val="single" w:sz="4" w:space="0" w:color="auto"/>
            </w:tcBorders>
          </w:tcPr>
          <w:p w14:paraId="2D0F28DF"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99FB75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Relation  Event Type</w:t>
            </w:r>
          </w:p>
        </w:tc>
        <w:tc>
          <w:tcPr>
            <w:tcW w:w="1701" w:type="dxa"/>
            <w:tcBorders>
              <w:top w:val="nil"/>
              <w:left w:val="nil"/>
              <w:bottom w:val="single" w:sz="4" w:space="0" w:color="auto"/>
              <w:right w:val="single" w:sz="4" w:space="0" w:color="auto"/>
            </w:tcBorders>
            <w:shd w:val="clear" w:color="auto" w:fill="auto"/>
            <w:vAlign w:val="center"/>
          </w:tcPr>
          <w:p w14:paraId="3F499DF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相关事件类型</w:t>
            </w:r>
          </w:p>
        </w:tc>
        <w:tc>
          <w:tcPr>
            <w:tcW w:w="1276" w:type="dxa"/>
            <w:tcBorders>
              <w:top w:val="nil"/>
              <w:left w:val="nil"/>
              <w:bottom w:val="single" w:sz="4" w:space="0" w:color="auto"/>
              <w:right w:val="single" w:sz="4" w:space="0" w:color="auto"/>
            </w:tcBorders>
            <w:shd w:val="clear" w:color="auto" w:fill="auto"/>
            <w:vAlign w:val="center"/>
          </w:tcPr>
          <w:p w14:paraId="063E9F6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EVEN_CD</w:t>
            </w:r>
          </w:p>
        </w:tc>
        <w:tc>
          <w:tcPr>
            <w:tcW w:w="2664" w:type="dxa"/>
            <w:tcBorders>
              <w:top w:val="nil"/>
              <w:left w:val="nil"/>
              <w:bottom w:val="single" w:sz="4" w:space="0" w:color="auto"/>
              <w:right w:val="single" w:sz="4" w:space="0" w:color="auto"/>
            </w:tcBorders>
            <w:shd w:val="clear" w:color="auto" w:fill="auto"/>
            <w:vAlign w:val="center"/>
          </w:tcPr>
          <w:p w14:paraId="2B76A1A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产生该笔传票的业务所属的事件类型。</w:t>
            </w:r>
          </w:p>
        </w:tc>
      </w:tr>
      <w:tr w:rsidR="00A5471B" w:rsidRPr="00B80F43" w14:paraId="2F68B4B7" w14:textId="77777777" w:rsidTr="00B24958">
        <w:trPr>
          <w:trHeight w:val="397"/>
        </w:trPr>
        <w:tc>
          <w:tcPr>
            <w:tcW w:w="611" w:type="dxa"/>
            <w:tcBorders>
              <w:top w:val="nil"/>
              <w:left w:val="single" w:sz="4" w:space="0" w:color="auto"/>
              <w:bottom w:val="single" w:sz="4" w:space="0" w:color="auto"/>
              <w:right w:val="single" w:sz="4" w:space="0" w:color="auto"/>
            </w:tcBorders>
          </w:tcPr>
          <w:p w14:paraId="7C43B0AC"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BDDBD35"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Manual Posting Flag</w:t>
            </w:r>
          </w:p>
        </w:tc>
        <w:tc>
          <w:tcPr>
            <w:tcW w:w="1701" w:type="dxa"/>
            <w:tcBorders>
              <w:top w:val="nil"/>
              <w:left w:val="nil"/>
              <w:bottom w:val="single" w:sz="4" w:space="0" w:color="auto"/>
              <w:right w:val="single" w:sz="4" w:space="0" w:color="auto"/>
            </w:tcBorders>
            <w:shd w:val="clear" w:color="auto" w:fill="auto"/>
            <w:vAlign w:val="center"/>
          </w:tcPr>
          <w:p w14:paraId="14B06FE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手工记账标志</w:t>
            </w:r>
          </w:p>
        </w:tc>
        <w:tc>
          <w:tcPr>
            <w:tcW w:w="1276" w:type="dxa"/>
            <w:tcBorders>
              <w:top w:val="nil"/>
              <w:left w:val="nil"/>
              <w:bottom w:val="single" w:sz="4" w:space="0" w:color="auto"/>
              <w:right w:val="single" w:sz="4" w:space="0" w:color="auto"/>
            </w:tcBorders>
            <w:shd w:val="clear" w:color="auto" w:fill="auto"/>
            <w:vAlign w:val="center"/>
          </w:tcPr>
          <w:p w14:paraId="4FC195A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FLG</w:t>
            </w:r>
          </w:p>
        </w:tc>
        <w:tc>
          <w:tcPr>
            <w:tcW w:w="2664" w:type="dxa"/>
            <w:tcBorders>
              <w:top w:val="nil"/>
              <w:left w:val="nil"/>
              <w:bottom w:val="single" w:sz="4" w:space="0" w:color="auto"/>
              <w:right w:val="single" w:sz="4" w:space="0" w:color="auto"/>
            </w:tcBorders>
            <w:shd w:val="clear" w:color="auto" w:fill="auto"/>
            <w:vAlign w:val="center"/>
          </w:tcPr>
          <w:p w14:paraId="509641D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 xml:space="preserve">Y – </w:t>
            </w:r>
            <w:r w:rsidRPr="00B80F43">
              <w:rPr>
                <w:rFonts w:ascii="宋体" w:hAnsi="宋体" w:cs="Arial" w:hint="eastAsia"/>
                <w:szCs w:val="21"/>
              </w:rPr>
              <w:t>手工记账产生的传票</w:t>
            </w:r>
          </w:p>
        </w:tc>
      </w:tr>
      <w:tr w:rsidR="00A5471B" w:rsidRPr="00B80F43" w14:paraId="1C2889D9" w14:textId="77777777" w:rsidTr="00B24958">
        <w:trPr>
          <w:trHeight w:val="397"/>
        </w:trPr>
        <w:tc>
          <w:tcPr>
            <w:tcW w:w="611" w:type="dxa"/>
            <w:tcBorders>
              <w:top w:val="nil"/>
              <w:left w:val="single" w:sz="4" w:space="0" w:color="auto"/>
              <w:bottom w:val="single" w:sz="4" w:space="0" w:color="auto"/>
              <w:right w:val="single" w:sz="4" w:space="0" w:color="auto"/>
            </w:tcBorders>
          </w:tcPr>
          <w:p w14:paraId="5EE9A1A0"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3EA6C7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Group No.</w:t>
            </w:r>
          </w:p>
        </w:tc>
        <w:tc>
          <w:tcPr>
            <w:tcW w:w="1701" w:type="dxa"/>
            <w:tcBorders>
              <w:top w:val="nil"/>
              <w:left w:val="nil"/>
              <w:bottom w:val="single" w:sz="4" w:space="0" w:color="auto"/>
              <w:right w:val="single" w:sz="4" w:space="0" w:color="auto"/>
            </w:tcBorders>
            <w:shd w:val="clear" w:color="auto" w:fill="auto"/>
            <w:vAlign w:val="center"/>
          </w:tcPr>
          <w:p w14:paraId="134FD5F1" w14:textId="77777777" w:rsidR="00A5471B" w:rsidRPr="00B80F43" w:rsidRDefault="00A5471B" w:rsidP="00474F65">
            <w:pPr>
              <w:widowControl/>
              <w:spacing w:line="360" w:lineRule="auto"/>
              <w:ind w:firstLine="38"/>
              <w:rPr>
                <w:rFonts w:ascii="宋体" w:hAnsi="宋体" w:cs="Arial"/>
                <w:szCs w:val="21"/>
              </w:rPr>
            </w:pPr>
            <w:r w:rsidRPr="00B80F43">
              <w:rPr>
                <w:rFonts w:ascii="宋体" w:hAnsi="宋体" w:cs="Arial" w:hint="eastAsia"/>
                <w:szCs w:val="21"/>
              </w:rPr>
              <w:t>手工传票组号</w:t>
            </w:r>
          </w:p>
        </w:tc>
        <w:tc>
          <w:tcPr>
            <w:tcW w:w="1276" w:type="dxa"/>
            <w:tcBorders>
              <w:top w:val="nil"/>
              <w:left w:val="nil"/>
              <w:bottom w:val="single" w:sz="4" w:space="0" w:color="auto"/>
              <w:right w:val="single" w:sz="4" w:space="0" w:color="auto"/>
            </w:tcBorders>
            <w:shd w:val="clear" w:color="auto" w:fill="auto"/>
            <w:vAlign w:val="center"/>
          </w:tcPr>
          <w:p w14:paraId="78CF47A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DT +  S_SEQNO</w:t>
            </w:r>
          </w:p>
        </w:tc>
        <w:tc>
          <w:tcPr>
            <w:tcW w:w="2664" w:type="dxa"/>
            <w:tcBorders>
              <w:top w:val="nil"/>
              <w:left w:val="nil"/>
              <w:bottom w:val="single" w:sz="4" w:space="0" w:color="auto"/>
              <w:right w:val="single" w:sz="4" w:space="0" w:color="auto"/>
            </w:tcBorders>
            <w:shd w:val="clear" w:color="auto" w:fill="auto"/>
            <w:vAlign w:val="center"/>
          </w:tcPr>
          <w:p w14:paraId="42FDC2D7"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73F24E8D" w14:textId="77777777" w:rsidTr="00B24958">
        <w:trPr>
          <w:trHeight w:val="397"/>
        </w:trPr>
        <w:tc>
          <w:tcPr>
            <w:tcW w:w="611" w:type="dxa"/>
            <w:tcBorders>
              <w:top w:val="nil"/>
              <w:left w:val="single" w:sz="4" w:space="0" w:color="auto"/>
              <w:bottom w:val="single" w:sz="4" w:space="0" w:color="auto"/>
              <w:right w:val="single" w:sz="4" w:space="0" w:color="auto"/>
            </w:tcBorders>
          </w:tcPr>
          <w:p w14:paraId="5A3D1835"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4D682F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Type</w:t>
            </w:r>
          </w:p>
        </w:tc>
        <w:tc>
          <w:tcPr>
            <w:tcW w:w="1701" w:type="dxa"/>
            <w:tcBorders>
              <w:top w:val="nil"/>
              <w:left w:val="nil"/>
              <w:bottom w:val="single" w:sz="4" w:space="0" w:color="auto"/>
              <w:right w:val="single" w:sz="4" w:space="0" w:color="auto"/>
            </w:tcBorders>
            <w:shd w:val="clear" w:color="auto" w:fill="auto"/>
            <w:vAlign w:val="center"/>
          </w:tcPr>
          <w:p w14:paraId="646A41A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交易类型</w:t>
            </w:r>
          </w:p>
        </w:tc>
        <w:tc>
          <w:tcPr>
            <w:tcW w:w="1276" w:type="dxa"/>
            <w:tcBorders>
              <w:top w:val="nil"/>
              <w:left w:val="nil"/>
              <w:bottom w:val="single" w:sz="4" w:space="0" w:color="auto"/>
              <w:right w:val="single" w:sz="4" w:space="0" w:color="auto"/>
            </w:tcBorders>
            <w:shd w:val="clear" w:color="auto" w:fill="auto"/>
            <w:vAlign w:val="center"/>
          </w:tcPr>
          <w:p w14:paraId="5B655EE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TRN_TYP</w:t>
            </w:r>
          </w:p>
        </w:tc>
        <w:tc>
          <w:tcPr>
            <w:tcW w:w="2664" w:type="dxa"/>
            <w:tcBorders>
              <w:top w:val="nil"/>
              <w:left w:val="nil"/>
              <w:bottom w:val="single" w:sz="4" w:space="0" w:color="auto"/>
              <w:right w:val="single" w:sz="4" w:space="0" w:color="auto"/>
            </w:tcBorders>
            <w:shd w:val="clear" w:color="auto" w:fill="auto"/>
            <w:vAlign w:val="center"/>
          </w:tcPr>
          <w:p w14:paraId="5AF7EAA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预留</w:t>
            </w:r>
          </w:p>
        </w:tc>
      </w:tr>
      <w:tr w:rsidR="00A5471B" w:rsidRPr="00B80F43" w14:paraId="16EB058B" w14:textId="77777777" w:rsidTr="00B24958">
        <w:trPr>
          <w:trHeight w:val="397"/>
        </w:trPr>
        <w:tc>
          <w:tcPr>
            <w:tcW w:w="611" w:type="dxa"/>
            <w:tcBorders>
              <w:top w:val="nil"/>
              <w:left w:val="single" w:sz="4" w:space="0" w:color="auto"/>
              <w:bottom w:val="single" w:sz="4" w:space="0" w:color="auto"/>
              <w:right w:val="single" w:sz="4" w:space="0" w:color="auto"/>
            </w:tcBorders>
          </w:tcPr>
          <w:p w14:paraId="31BC6C69"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497D54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GL Book</w:t>
            </w:r>
          </w:p>
        </w:tc>
        <w:tc>
          <w:tcPr>
            <w:tcW w:w="1701" w:type="dxa"/>
            <w:tcBorders>
              <w:top w:val="nil"/>
              <w:left w:val="nil"/>
              <w:bottom w:val="single" w:sz="4" w:space="0" w:color="auto"/>
              <w:right w:val="single" w:sz="4" w:space="0" w:color="auto"/>
            </w:tcBorders>
            <w:shd w:val="clear" w:color="auto" w:fill="auto"/>
            <w:vAlign w:val="center"/>
          </w:tcPr>
          <w:p w14:paraId="6FDDFC87" w14:textId="77777777" w:rsidR="00A5471B" w:rsidRPr="00B80F43" w:rsidRDefault="00A5471B" w:rsidP="00F21884">
            <w:pPr>
              <w:widowControl/>
              <w:spacing w:line="360" w:lineRule="auto"/>
              <w:ind w:firstLine="38"/>
              <w:rPr>
                <w:rFonts w:ascii="宋体" w:hAnsi="宋体" w:cs="Arial"/>
                <w:szCs w:val="21"/>
              </w:rPr>
            </w:pPr>
            <w:proofErr w:type="gramStart"/>
            <w:r w:rsidRPr="00B80F43">
              <w:rPr>
                <w:rFonts w:ascii="宋体" w:hAnsi="宋体" w:cs="Arial" w:hint="eastAsia"/>
                <w:szCs w:val="21"/>
              </w:rPr>
              <w:t>账套类别</w:t>
            </w:r>
            <w:proofErr w:type="gramEnd"/>
          </w:p>
        </w:tc>
        <w:tc>
          <w:tcPr>
            <w:tcW w:w="1276" w:type="dxa"/>
            <w:tcBorders>
              <w:top w:val="nil"/>
              <w:left w:val="nil"/>
              <w:bottom w:val="single" w:sz="4" w:space="0" w:color="auto"/>
              <w:right w:val="single" w:sz="4" w:space="0" w:color="auto"/>
            </w:tcBorders>
            <w:shd w:val="clear" w:color="auto" w:fill="auto"/>
            <w:vAlign w:val="center"/>
          </w:tcPr>
          <w:p w14:paraId="322DAAE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GL_BOOK</w:t>
            </w:r>
          </w:p>
        </w:tc>
        <w:tc>
          <w:tcPr>
            <w:tcW w:w="2664" w:type="dxa"/>
            <w:tcBorders>
              <w:top w:val="nil"/>
              <w:left w:val="nil"/>
              <w:bottom w:val="single" w:sz="4" w:space="0" w:color="auto"/>
              <w:right w:val="single" w:sz="4" w:space="0" w:color="auto"/>
            </w:tcBorders>
            <w:shd w:val="clear" w:color="auto" w:fill="auto"/>
            <w:vAlign w:val="center"/>
          </w:tcPr>
          <w:p w14:paraId="1D02FE85"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54BD9863" w14:textId="77777777" w:rsidTr="00B24958">
        <w:trPr>
          <w:trHeight w:val="397"/>
        </w:trPr>
        <w:tc>
          <w:tcPr>
            <w:tcW w:w="611" w:type="dxa"/>
            <w:tcBorders>
              <w:top w:val="nil"/>
              <w:left w:val="single" w:sz="4" w:space="0" w:color="auto"/>
              <w:bottom w:val="single" w:sz="4" w:space="0" w:color="auto"/>
              <w:right w:val="single" w:sz="4" w:space="0" w:color="auto"/>
            </w:tcBorders>
          </w:tcPr>
          <w:p w14:paraId="51405513"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C0CA0D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Accounting Centre</w:t>
            </w:r>
          </w:p>
        </w:tc>
        <w:tc>
          <w:tcPr>
            <w:tcW w:w="1701" w:type="dxa"/>
            <w:tcBorders>
              <w:top w:val="nil"/>
              <w:left w:val="nil"/>
              <w:bottom w:val="single" w:sz="4" w:space="0" w:color="auto"/>
              <w:right w:val="single" w:sz="4" w:space="0" w:color="auto"/>
            </w:tcBorders>
            <w:shd w:val="clear" w:color="auto" w:fill="auto"/>
            <w:vAlign w:val="center"/>
          </w:tcPr>
          <w:p w14:paraId="7B83BB0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核算机构</w:t>
            </w:r>
          </w:p>
        </w:tc>
        <w:tc>
          <w:tcPr>
            <w:tcW w:w="1276" w:type="dxa"/>
            <w:tcBorders>
              <w:top w:val="nil"/>
              <w:left w:val="nil"/>
              <w:bottom w:val="single" w:sz="4" w:space="0" w:color="auto"/>
              <w:right w:val="single" w:sz="4" w:space="0" w:color="auto"/>
            </w:tcBorders>
            <w:shd w:val="clear" w:color="auto" w:fill="auto"/>
            <w:vAlign w:val="center"/>
          </w:tcPr>
          <w:p w14:paraId="07AC35E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BR</w:t>
            </w:r>
          </w:p>
        </w:tc>
        <w:tc>
          <w:tcPr>
            <w:tcW w:w="2664" w:type="dxa"/>
            <w:tcBorders>
              <w:top w:val="nil"/>
              <w:left w:val="nil"/>
              <w:bottom w:val="single" w:sz="4" w:space="0" w:color="auto"/>
              <w:right w:val="single" w:sz="4" w:space="0" w:color="auto"/>
            </w:tcBorders>
            <w:shd w:val="clear" w:color="auto" w:fill="auto"/>
            <w:vAlign w:val="center"/>
          </w:tcPr>
          <w:p w14:paraId="749D61CB"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3406058C" w14:textId="77777777" w:rsidTr="00B24958">
        <w:trPr>
          <w:trHeight w:val="397"/>
        </w:trPr>
        <w:tc>
          <w:tcPr>
            <w:tcW w:w="611" w:type="dxa"/>
            <w:tcBorders>
              <w:top w:val="nil"/>
              <w:left w:val="single" w:sz="4" w:space="0" w:color="auto"/>
              <w:bottom w:val="single" w:sz="4" w:space="0" w:color="auto"/>
              <w:right w:val="single" w:sz="4" w:space="0" w:color="auto"/>
            </w:tcBorders>
          </w:tcPr>
          <w:p w14:paraId="088C00AF"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E02F09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GL A/C No.</w:t>
            </w:r>
          </w:p>
        </w:tc>
        <w:tc>
          <w:tcPr>
            <w:tcW w:w="1701" w:type="dxa"/>
            <w:tcBorders>
              <w:top w:val="nil"/>
              <w:left w:val="nil"/>
              <w:bottom w:val="single" w:sz="4" w:space="0" w:color="auto"/>
              <w:right w:val="single" w:sz="4" w:space="0" w:color="auto"/>
            </w:tcBorders>
            <w:shd w:val="clear" w:color="auto" w:fill="auto"/>
            <w:vAlign w:val="center"/>
          </w:tcPr>
          <w:p w14:paraId="51D3F75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科目号</w:t>
            </w:r>
          </w:p>
        </w:tc>
        <w:tc>
          <w:tcPr>
            <w:tcW w:w="1276" w:type="dxa"/>
            <w:tcBorders>
              <w:top w:val="nil"/>
              <w:left w:val="nil"/>
              <w:bottom w:val="single" w:sz="4" w:space="0" w:color="auto"/>
              <w:right w:val="single" w:sz="4" w:space="0" w:color="auto"/>
            </w:tcBorders>
            <w:shd w:val="clear" w:color="auto" w:fill="auto"/>
            <w:vAlign w:val="center"/>
          </w:tcPr>
          <w:p w14:paraId="4BC3B60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ITM</w:t>
            </w:r>
          </w:p>
        </w:tc>
        <w:tc>
          <w:tcPr>
            <w:tcW w:w="2664" w:type="dxa"/>
            <w:tcBorders>
              <w:top w:val="nil"/>
              <w:left w:val="nil"/>
              <w:bottom w:val="single" w:sz="4" w:space="0" w:color="auto"/>
              <w:right w:val="single" w:sz="4" w:space="0" w:color="auto"/>
            </w:tcBorders>
            <w:shd w:val="clear" w:color="auto" w:fill="auto"/>
            <w:vAlign w:val="center"/>
          </w:tcPr>
          <w:p w14:paraId="2E2A9E42"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285C1942" w14:textId="77777777" w:rsidTr="00B24958">
        <w:trPr>
          <w:trHeight w:val="397"/>
        </w:trPr>
        <w:tc>
          <w:tcPr>
            <w:tcW w:w="611" w:type="dxa"/>
            <w:tcBorders>
              <w:top w:val="nil"/>
              <w:left w:val="single" w:sz="4" w:space="0" w:color="auto"/>
              <w:bottom w:val="single" w:sz="4" w:space="0" w:color="auto"/>
              <w:right w:val="single" w:sz="4" w:space="0" w:color="auto"/>
            </w:tcBorders>
          </w:tcPr>
          <w:p w14:paraId="660F8ED8"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DE7DD2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Currency</w:t>
            </w:r>
          </w:p>
        </w:tc>
        <w:tc>
          <w:tcPr>
            <w:tcW w:w="1701" w:type="dxa"/>
            <w:tcBorders>
              <w:top w:val="nil"/>
              <w:left w:val="nil"/>
              <w:bottom w:val="single" w:sz="4" w:space="0" w:color="auto"/>
              <w:right w:val="single" w:sz="4" w:space="0" w:color="auto"/>
            </w:tcBorders>
            <w:shd w:val="clear" w:color="auto" w:fill="auto"/>
            <w:vAlign w:val="center"/>
          </w:tcPr>
          <w:p w14:paraId="431BA4C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货币符</w:t>
            </w:r>
          </w:p>
        </w:tc>
        <w:tc>
          <w:tcPr>
            <w:tcW w:w="1276" w:type="dxa"/>
            <w:tcBorders>
              <w:top w:val="nil"/>
              <w:left w:val="nil"/>
              <w:bottom w:val="single" w:sz="4" w:space="0" w:color="auto"/>
              <w:right w:val="single" w:sz="4" w:space="0" w:color="auto"/>
            </w:tcBorders>
            <w:shd w:val="clear" w:color="auto" w:fill="auto"/>
            <w:vAlign w:val="center"/>
          </w:tcPr>
          <w:p w14:paraId="168CC24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CCY</w:t>
            </w:r>
          </w:p>
        </w:tc>
        <w:tc>
          <w:tcPr>
            <w:tcW w:w="2664" w:type="dxa"/>
            <w:tcBorders>
              <w:top w:val="nil"/>
              <w:left w:val="nil"/>
              <w:bottom w:val="single" w:sz="4" w:space="0" w:color="auto"/>
              <w:right w:val="single" w:sz="4" w:space="0" w:color="auto"/>
            </w:tcBorders>
            <w:shd w:val="clear" w:color="auto" w:fill="auto"/>
            <w:vAlign w:val="center"/>
          </w:tcPr>
          <w:p w14:paraId="3105034B"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56770DA8" w14:textId="77777777" w:rsidTr="00B24958">
        <w:trPr>
          <w:trHeight w:val="397"/>
        </w:trPr>
        <w:tc>
          <w:tcPr>
            <w:tcW w:w="611" w:type="dxa"/>
            <w:tcBorders>
              <w:top w:val="nil"/>
              <w:left w:val="single" w:sz="4" w:space="0" w:color="auto"/>
              <w:bottom w:val="single" w:sz="4" w:space="0" w:color="auto"/>
              <w:right w:val="single" w:sz="4" w:space="0" w:color="auto"/>
            </w:tcBorders>
          </w:tcPr>
          <w:p w14:paraId="7041B79D"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42DFC8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DR/CR Sign</w:t>
            </w:r>
          </w:p>
        </w:tc>
        <w:tc>
          <w:tcPr>
            <w:tcW w:w="1701" w:type="dxa"/>
            <w:tcBorders>
              <w:top w:val="nil"/>
              <w:left w:val="nil"/>
              <w:bottom w:val="single" w:sz="4" w:space="0" w:color="auto"/>
              <w:right w:val="single" w:sz="4" w:space="0" w:color="auto"/>
            </w:tcBorders>
            <w:shd w:val="clear" w:color="auto" w:fill="auto"/>
            <w:vAlign w:val="center"/>
          </w:tcPr>
          <w:p w14:paraId="133E39B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借贷方标识</w:t>
            </w:r>
          </w:p>
        </w:tc>
        <w:tc>
          <w:tcPr>
            <w:tcW w:w="1276" w:type="dxa"/>
            <w:tcBorders>
              <w:top w:val="nil"/>
              <w:left w:val="nil"/>
              <w:bottom w:val="single" w:sz="4" w:space="0" w:color="auto"/>
              <w:right w:val="single" w:sz="4" w:space="0" w:color="auto"/>
            </w:tcBorders>
            <w:shd w:val="clear" w:color="auto" w:fill="auto"/>
            <w:vAlign w:val="center"/>
          </w:tcPr>
          <w:p w14:paraId="5539C7F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DRCRFLG</w:t>
            </w:r>
          </w:p>
        </w:tc>
        <w:tc>
          <w:tcPr>
            <w:tcW w:w="2664" w:type="dxa"/>
            <w:tcBorders>
              <w:top w:val="nil"/>
              <w:left w:val="nil"/>
              <w:bottom w:val="single" w:sz="4" w:space="0" w:color="auto"/>
              <w:right w:val="single" w:sz="4" w:space="0" w:color="auto"/>
            </w:tcBorders>
            <w:shd w:val="clear" w:color="auto" w:fill="auto"/>
            <w:vAlign w:val="center"/>
          </w:tcPr>
          <w:p w14:paraId="24B8894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w:t>
            </w:r>
            <w:r w:rsidRPr="00B80F43">
              <w:rPr>
                <w:rFonts w:ascii="宋体" w:hAnsi="宋体" w:cs="Arial" w:hint="eastAsia"/>
                <w:szCs w:val="21"/>
              </w:rPr>
              <w:t>-</w:t>
            </w:r>
            <w:r w:rsidRPr="00B80F43">
              <w:rPr>
                <w:rFonts w:ascii="宋体" w:hAnsi="宋体" w:cs="Arial"/>
                <w:szCs w:val="21"/>
              </w:rPr>
              <w:t>DEBIT;C-CREDIT</w:t>
            </w:r>
          </w:p>
        </w:tc>
      </w:tr>
      <w:tr w:rsidR="00A5471B" w:rsidRPr="00B80F43" w14:paraId="4F777CDD" w14:textId="77777777" w:rsidTr="00B24958">
        <w:trPr>
          <w:trHeight w:val="397"/>
        </w:trPr>
        <w:tc>
          <w:tcPr>
            <w:tcW w:w="611" w:type="dxa"/>
            <w:tcBorders>
              <w:top w:val="nil"/>
              <w:left w:val="single" w:sz="4" w:space="0" w:color="auto"/>
              <w:bottom w:val="single" w:sz="4" w:space="0" w:color="auto"/>
              <w:right w:val="single" w:sz="4" w:space="0" w:color="auto"/>
            </w:tcBorders>
          </w:tcPr>
          <w:p w14:paraId="3053CDF5"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1A11075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Banlance O/D</w:t>
            </w:r>
          </w:p>
        </w:tc>
        <w:tc>
          <w:tcPr>
            <w:tcW w:w="1701" w:type="dxa"/>
            <w:tcBorders>
              <w:top w:val="nil"/>
              <w:left w:val="nil"/>
              <w:bottom w:val="single" w:sz="4" w:space="0" w:color="auto"/>
              <w:right w:val="single" w:sz="4" w:space="0" w:color="auto"/>
            </w:tcBorders>
            <w:shd w:val="clear" w:color="auto" w:fill="auto"/>
            <w:vAlign w:val="center"/>
          </w:tcPr>
          <w:p w14:paraId="1A54996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红蓝字标志</w:t>
            </w:r>
          </w:p>
        </w:tc>
        <w:tc>
          <w:tcPr>
            <w:tcW w:w="1276" w:type="dxa"/>
            <w:tcBorders>
              <w:top w:val="nil"/>
              <w:left w:val="nil"/>
              <w:bottom w:val="single" w:sz="4" w:space="0" w:color="auto"/>
              <w:right w:val="single" w:sz="4" w:space="0" w:color="auto"/>
            </w:tcBorders>
            <w:shd w:val="clear" w:color="auto" w:fill="auto"/>
            <w:vAlign w:val="center"/>
          </w:tcPr>
          <w:p w14:paraId="3A8E191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FLG</w:t>
            </w:r>
          </w:p>
        </w:tc>
        <w:tc>
          <w:tcPr>
            <w:tcW w:w="2664" w:type="dxa"/>
            <w:tcBorders>
              <w:top w:val="nil"/>
              <w:left w:val="nil"/>
              <w:bottom w:val="single" w:sz="4" w:space="0" w:color="auto"/>
              <w:right w:val="single" w:sz="4" w:space="0" w:color="auto"/>
            </w:tcBorders>
            <w:shd w:val="clear" w:color="auto" w:fill="auto"/>
            <w:vAlign w:val="center"/>
          </w:tcPr>
          <w:p w14:paraId="7864D62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R-Red;B-Blue</w:t>
            </w:r>
          </w:p>
        </w:tc>
      </w:tr>
      <w:tr w:rsidR="00A5471B" w:rsidRPr="00B80F43" w14:paraId="6BAFB2CD" w14:textId="77777777" w:rsidTr="00B24958">
        <w:trPr>
          <w:trHeight w:val="397"/>
        </w:trPr>
        <w:tc>
          <w:tcPr>
            <w:tcW w:w="611" w:type="dxa"/>
            <w:tcBorders>
              <w:top w:val="nil"/>
              <w:left w:val="single" w:sz="4" w:space="0" w:color="auto"/>
              <w:bottom w:val="single" w:sz="4" w:space="0" w:color="auto"/>
              <w:right w:val="single" w:sz="4" w:space="0" w:color="auto"/>
            </w:tcBorders>
          </w:tcPr>
          <w:p w14:paraId="35FE1236"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6F0D78F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Amount</w:t>
            </w:r>
          </w:p>
        </w:tc>
        <w:tc>
          <w:tcPr>
            <w:tcW w:w="1701" w:type="dxa"/>
            <w:tcBorders>
              <w:top w:val="nil"/>
              <w:left w:val="nil"/>
              <w:bottom w:val="single" w:sz="4" w:space="0" w:color="auto"/>
              <w:right w:val="single" w:sz="4" w:space="0" w:color="auto"/>
            </w:tcBorders>
            <w:shd w:val="clear" w:color="auto" w:fill="auto"/>
            <w:vAlign w:val="center"/>
          </w:tcPr>
          <w:p w14:paraId="72E72D7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金额</w:t>
            </w:r>
          </w:p>
        </w:tc>
        <w:tc>
          <w:tcPr>
            <w:tcW w:w="1276" w:type="dxa"/>
            <w:tcBorders>
              <w:top w:val="nil"/>
              <w:left w:val="nil"/>
              <w:bottom w:val="single" w:sz="4" w:space="0" w:color="auto"/>
              <w:right w:val="single" w:sz="4" w:space="0" w:color="auto"/>
            </w:tcBorders>
            <w:shd w:val="clear" w:color="auto" w:fill="auto"/>
            <w:vAlign w:val="center"/>
          </w:tcPr>
          <w:p w14:paraId="29C7366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AMT_S</w:t>
            </w:r>
          </w:p>
        </w:tc>
        <w:tc>
          <w:tcPr>
            <w:tcW w:w="2664" w:type="dxa"/>
            <w:tcBorders>
              <w:top w:val="nil"/>
              <w:left w:val="nil"/>
              <w:bottom w:val="single" w:sz="4" w:space="0" w:color="auto"/>
              <w:right w:val="single" w:sz="4" w:space="0" w:color="auto"/>
            </w:tcBorders>
            <w:shd w:val="clear" w:color="auto" w:fill="auto"/>
            <w:vAlign w:val="center"/>
          </w:tcPr>
          <w:p w14:paraId="5A7F9623"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0241EDB7" w14:textId="77777777" w:rsidTr="00B24958">
        <w:trPr>
          <w:trHeight w:val="397"/>
        </w:trPr>
        <w:tc>
          <w:tcPr>
            <w:tcW w:w="611" w:type="dxa"/>
            <w:tcBorders>
              <w:top w:val="nil"/>
              <w:left w:val="single" w:sz="4" w:space="0" w:color="auto"/>
              <w:bottom w:val="single" w:sz="4" w:space="0" w:color="auto"/>
              <w:right w:val="single" w:sz="4" w:space="0" w:color="auto"/>
            </w:tcBorders>
          </w:tcPr>
          <w:p w14:paraId="4E6B4680"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47C893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Value Date</w:t>
            </w:r>
          </w:p>
        </w:tc>
        <w:tc>
          <w:tcPr>
            <w:tcW w:w="1701" w:type="dxa"/>
            <w:tcBorders>
              <w:top w:val="nil"/>
              <w:left w:val="nil"/>
              <w:bottom w:val="single" w:sz="4" w:space="0" w:color="auto"/>
              <w:right w:val="single" w:sz="4" w:space="0" w:color="auto"/>
            </w:tcBorders>
            <w:shd w:val="clear" w:color="auto" w:fill="auto"/>
            <w:vAlign w:val="center"/>
          </w:tcPr>
          <w:p w14:paraId="38A918B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起息日期</w:t>
            </w:r>
          </w:p>
        </w:tc>
        <w:tc>
          <w:tcPr>
            <w:tcW w:w="1276" w:type="dxa"/>
            <w:tcBorders>
              <w:top w:val="nil"/>
              <w:left w:val="nil"/>
              <w:bottom w:val="single" w:sz="4" w:space="0" w:color="auto"/>
              <w:right w:val="single" w:sz="4" w:space="0" w:color="auto"/>
            </w:tcBorders>
            <w:shd w:val="clear" w:color="auto" w:fill="auto"/>
            <w:vAlign w:val="center"/>
          </w:tcPr>
          <w:p w14:paraId="4A24EEA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DT</w:t>
            </w:r>
          </w:p>
        </w:tc>
        <w:tc>
          <w:tcPr>
            <w:tcW w:w="2664" w:type="dxa"/>
            <w:tcBorders>
              <w:top w:val="nil"/>
              <w:left w:val="nil"/>
              <w:bottom w:val="single" w:sz="4" w:space="0" w:color="auto"/>
              <w:right w:val="single" w:sz="4" w:space="0" w:color="auto"/>
            </w:tcBorders>
            <w:shd w:val="clear" w:color="auto" w:fill="auto"/>
            <w:vAlign w:val="center"/>
          </w:tcPr>
          <w:p w14:paraId="05E37666"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57BC3564" w14:textId="77777777" w:rsidTr="00B24958">
        <w:trPr>
          <w:trHeight w:val="397"/>
        </w:trPr>
        <w:tc>
          <w:tcPr>
            <w:tcW w:w="611" w:type="dxa"/>
            <w:tcBorders>
              <w:top w:val="nil"/>
              <w:left w:val="single" w:sz="4" w:space="0" w:color="auto"/>
              <w:bottom w:val="single" w:sz="4" w:space="0" w:color="auto"/>
              <w:right w:val="single" w:sz="4" w:space="0" w:color="auto"/>
            </w:tcBorders>
          </w:tcPr>
          <w:p w14:paraId="364943F9"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3C16DA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Client No.</w:t>
            </w:r>
          </w:p>
        </w:tc>
        <w:tc>
          <w:tcPr>
            <w:tcW w:w="1701" w:type="dxa"/>
            <w:tcBorders>
              <w:top w:val="nil"/>
              <w:left w:val="nil"/>
              <w:bottom w:val="single" w:sz="4" w:space="0" w:color="auto"/>
              <w:right w:val="single" w:sz="4" w:space="0" w:color="auto"/>
            </w:tcBorders>
            <w:shd w:val="clear" w:color="auto" w:fill="auto"/>
            <w:vAlign w:val="center"/>
          </w:tcPr>
          <w:p w14:paraId="1E990B2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客户号</w:t>
            </w:r>
          </w:p>
        </w:tc>
        <w:tc>
          <w:tcPr>
            <w:tcW w:w="1276" w:type="dxa"/>
            <w:tcBorders>
              <w:top w:val="nil"/>
              <w:left w:val="nil"/>
              <w:bottom w:val="single" w:sz="4" w:space="0" w:color="auto"/>
              <w:right w:val="single" w:sz="4" w:space="0" w:color="auto"/>
            </w:tcBorders>
            <w:shd w:val="clear" w:color="auto" w:fill="auto"/>
            <w:vAlign w:val="center"/>
          </w:tcPr>
          <w:p w14:paraId="704E467C"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CI_NO</w:t>
            </w:r>
          </w:p>
        </w:tc>
        <w:tc>
          <w:tcPr>
            <w:tcW w:w="2664" w:type="dxa"/>
            <w:tcBorders>
              <w:top w:val="nil"/>
              <w:left w:val="nil"/>
              <w:bottom w:val="single" w:sz="4" w:space="0" w:color="auto"/>
              <w:right w:val="single" w:sz="4" w:space="0" w:color="auto"/>
            </w:tcBorders>
            <w:shd w:val="clear" w:color="auto" w:fill="auto"/>
            <w:vAlign w:val="center"/>
          </w:tcPr>
          <w:p w14:paraId="05F30966"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178A0929" w14:textId="77777777" w:rsidTr="00B24958">
        <w:trPr>
          <w:trHeight w:val="397"/>
        </w:trPr>
        <w:tc>
          <w:tcPr>
            <w:tcW w:w="611" w:type="dxa"/>
            <w:tcBorders>
              <w:top w:val="nil"/>
              <w:left w:val="single" w:sz="4" w:space="0" w:color="auto"/>
              <w:bottom w:val="single" w:sz="4" w:space="0" w:color="auto"/>
              <w:right w:val="single" w:sz="4" w:space="0" w:color="auto"/>
            </w:tcBorders>
          </w:tcPr>
          <w:p w14:paraId="6A592507"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78EE665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Contract Type</w:t>
            </w:r>
          </w:p>
        </w:tc>
        <w:tc>
          <w:tcPr>
            <w:tcW w:w="1701" w:type="dxa"/>
            <w:tcBorders>
              <w:top w:val="nil"/>
              <w:left w:val="nil"/>
              <w:bottom w:val="single" w:sz="4" w:space="0" w:color="auto"/>
              <w:right w:val="single" w:sz="4" w:space="0" w:color="auto"/>
            </w:tcBorders>
            <w:shd w:val="clear" w:color="auto" w:fill="auto"/>
            <w:vAlign w:val="center"/>
          </w:tcPr>
          <w:p w14:paraId="6CDA026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产品模型</w:t>
            </w:r>
          </w:p>
        </w:tc>
        <w:tc>
          <w:tcPr>
            <w:tcW w:w="1276" w:type="dxa"/>
            <w:tcBorders>
              <w:top w:val="nil"/>
              <w:left w:val="nil"/>
              <w:bottom w:val="single" w:sz="4" w:space="0" w:color="auto"/>
              <w:right w:val="single" w:sz="4" w:space="0" w:color="auto"/>
            </w:tcBorders>
            <w:shd w:val="clear" w:color="auto" w:fill="auto"/>
            <w:vAlign w:val="center"/>
          </w:tcPr>
          <w:p w14:paraId="029B3D1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PRDMO_CD</w:t>
            </w:r>
          </w:p>
        </w:tc>
        <w:tc>
          <w:tcPr>
            <w:tcW w:w="2664" w:type="dxa"/>
            <w:tcBorders>
              <w:top w:val="nil"/>
              <w:left w:val="nil"/>
              <w:bottom w:val="single" w:sz="4" w:space="0" w:color="auto"/>
              <w:right w:val="single" w:sz="4" w:space="0" w:color="auto"/>
            </w:tcBorders>
            <w:shd w:val="clear" w:color="auto" w:fill="auto"/>
            <w:vAlign w:val="center"/>
          </w:tcPr>
          <w:p w14:paraId="1883E8E3"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1210660F" w14:textId="77777777" w:rsidTr="00B24958">
        <w:trPr>
          <w:trHeight w:val="397"/>
        </w:trPr>
        <w:tc>
          <w:tcPr>
            <w:tcW w:w="611" w:type="dxa"/>
            <w:tcBorders>
              <w:top w:val="nil"/>
              <w:left w:val="single" w:sz="4" w:space="0" w:color="auto"/>
              <w:bottom w:val="single" w:sz="4" w:space="0" w:color="auto"/>
              <w:right w:val="single" w:sz="4" w:space="0" w:color="auto"/>
            </w:tcBorders>
          </w:tcPr>
          <w:p w14:paraId="258E3952"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C39C6F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Product Type</w:t>
            </w:r>
          </w:p>
        </w:tc>
        <w:tc>
          <w:tcPr>
            <w:tcW w:w="1701" w:type="dxa"/>
            <w:tcBorders>
              <w:top w:val="nil"/>
              <w:left w:val="nil"/>
              <w:bottom w:val="single" w:sz="4" w:space="0" w:color="auto"/>
              <w:right w:val="single" w:sz="4" w:space="0" w:color="auto"/>
            </w:tcBorders>
            <w:shd w:val="clear" w:color="auto" w:fill="auto"/>
            <w:vAlign w:val="center"/>
          </w:tcPr>
          <w:p w14:paraId="2F9208A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可售产品</w:t>
            </w:r>
          </w:p>
        </w:tc>
        <w:tc>
          <w:tcPr>
            <w:tcW w:w="1276" w:type="dxa"/>
            <w:tcBorders>
              <w:top w:val="nil"/>
              <w:left w:val="nil"/>
              <w:bottom w:val="single" w:sz="4" w:space="0" w:color="auto"/>
              <w:right w:val="single" w:sz="4" w:space="0" w:color="auto"/>
            </w:tcBorders>
            <w:shd w:val="clear" w:color="auto" w:fill="auto"/>
            <w:vAlign w:val="center"/>
          </w:tcPr>
          <w:p w14:paraId="1063E21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PROD_CD</w:t>
            </w:r>
          </w:p>
        </w:tc>
        <w:tc>
          <w:tcPr>
            <w:tcW w:w="2664" w:type="dxa"/>
            <w:tcBorders>
              <w:top w:val="nil"/>
              <w:left w:val="nil"/>
              <w:bottom w:val="single" w:sz="4" w:space="0" w:color="auto"/>
              <w:right w:val="single" w:sz="4" w:space="0" w:color="auto"/>
            </w:tcBorders>
            <w:shd w:val="clear" w:color="auto" w:fill="auto"/>
            <w:vAlign w:val="center"/>
          </w:tcPr>
          <w:p w14:paraId="62E54EE4"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2C3FEA6C" w14:textId="77777777" w:rsidTr="00B24958">
        <w:trPr>
          <w:trHeight w:val="397"/>
        </w:trPr>
        <w:tc>
          <w:tcPr>
            <w:tcW w:w="611" w:type="dxa"/>
            <w:tcBorders>
              <w:top w:val="nil"/>
              <w:left w:val="single" w:sz="4" w:space="0" w:color="auto"/>
              <w:bottom w:val="single" w:sz="4" w:space="0" w:color="auto"/>
              <w:right w:val="single" w:sz="4" w:space="0" w:color="auto"/>
            </w:tcBorders>
          </w:tcPr>
          <w:p w14:paraId="1A281023"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DFFDB85"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Contract No.</w:t>
            </w:r>
          </w:p>
        </w:tc>
        <w:tc>
          <w:tcPr>
            <w:tcW w:w="1701" w:type="dxa"/>
            <w:tcBorders>
              <w:top w:val="nil"/>
              <w:left w:val="nil"/>
              <w:bottom w:val="single" w:sz="4" w:space="0" w:color="auto"/>
              <w:right w:val="single" w:sz="4" w:space="0" w:color="auto"/>
            </w:tcBorders>
            <w:shd w:val="clear" w:color="auto" w:fill="auto"/>
            <w:vAlign w:val="center"/>
          </w:tcPr>
          <w:p w14:paraId="2B9537C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合约号</w:t>
            </w:r>
            <w:r w:rsidRPr="00B80F43">
              <w:rPr>
                <w:rFonts w:ascii="宋体" w:hAnsi="宋体" w:cs="Arial"/>
                <w:szCs w:val="21"/>
              </w:rPr>
              <w:t>/</w:t>
            </w:r>
            <w:r w:rsidRPr="00B80F43">
              <w:rPr>
                <w:rFonts w:ascii="宋体" w:hAnsi="宋体" w:cs="Arial" w:hint="eastAsia"/>
                <w:szCs w:val="21"/>
              </w:rPr>
              <w:t>账号</w:t>
            </w:r>
            <w:r w:rsidRPr="00B80F43">
              <w:rPr>
                <w:rFonts w:ascii="宋体" w:hAnsi="宋体" w:cs="Arial"/>
                <w:szCs w:val="21"/>
              </w:rPr>
              <w:t>/</w:t>
            </w:r>
            <w:r w:rsidRPr="00B80F43">
              <w:rPr>
                <w:rFonts w:ascii="宋体" w:hAnsi="宋体" w:cs="Arial" w:hint="eastAsia"/>
                <w:szCs w:val="21"/>
              </w:rPr>
              <w:t>费用代码</w:t>
            </w:r>
          </w:p>
        </w:tc>
        <w:tc>
          <w:tcPr>
            <w:tcW w:w="1276" w:type="dxa"/>
            <w:tcBorders>
              <w:top w:val="nil"/>
              <w:left w:val="nil"/>
              <w:bottom w:val="single" w:sz="4" w:space="0" w:color="auto"/>
              <w:right w:val="single" w:sz="4" w:space="0" w:color="auto"/>
            </w:tcBorders>
            <w:shd w:val="clear" w:color="auto" w:fill="auto"/>
            <w:vAlign w:val="center"/>
          </w:tcPr>
          <w:p w14:paraId="16890165"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VCHRF_NO</w:t>
            </w:r>
          </w:p>
        </w:tc>
        <w:tc>
          <w:tcPr>
            <w:tcW w:w="2664" w:type="dxa"/>
            <w:tcBorders>
              <w:top w:val="nil"/>
              <w:left w:val="nil"/>
              <w:bottom w:val="single" w:sz="4" w:space="0" w:color="auto"/>
              <w:right w:val="single" w:sz="4" w:space="0" w:color="auto"/>
            </w:tcBorders>
            <w:shd w:val="clear" w:color="auto" w:fill="auto"/>
            <w:vAlign w:val="center"/>
          </w:tcPr>
          <w:p w14:paraId="21073318"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75C4D7E1" w14:textId="77777777" w:rsidTr="00B24958">
        <w:trPr>
          <w:trHeight w:val="397"/>
        </w:trPr>
        <w:tc>
          <w:tcPr>
            <w:tcW w:w="611" w:type="dxa"/>
            <w:tcBorders>
              <w:top w:val="nil"/>
              <w:left w:val="single" w:sz="4" w:space="0" w:color="auto"/>
              <w:bottom w:val="single" w:sz="4" w:space="0" w:color="auto"/>
              <w:right w:val="single" w:sz="4" w:space="0" w:color="auto"/>
            </w:tcBorders>
          </w:tcPr>
          <w:p w14:paraId="2B110EBF"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86F833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Internal Account</w:t>
            </w:r>
          </w:p>
        </w:tc>
        <w:tc>
          <w:tcPr>
            <w:tcW w:w="1701" w:type="dxa"/>
            <w:tcBorders>
              <w:top w:val="nil"/>
              <w:left w:val="nil"/>
              <w:bottom w:val="single" w:sz="4" w:space="0" w:color="auto"/>
              <w:right w:val="single" w:sz="4" w:space="0" w:color="auto"/>
            </w:tcBorders>
            <w:shd w:val="clear" w:color="auto" w:fill="auto"/>
            <w:vAlign w:val="center"/>
          </w:tcPr>
          <w:p w14:paraId="790A8A6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内部账号</w:t>
            </w:r>
          </w:p>
        </w:tc>
        <w:tc>
          <w:tcPr>
            <w:tcW w:w="1276" w:type="dxa"/>
            <w:tcBorders>
              <w:top w:val="nil"/>
              <w:left w:val="nil"/>
              <w:bottom w:val="single" w:sz="4" w:space="0" w:color="auto"/>
              <w:right w:val="single" w:sz="4" w:space="0" w:color="auto"/>
            </w:tcBorders>
            <w:shd w:val="clear" w:color="auto" w:fill="auto"/>
            <w:vAlign w:val="center"/>
          </w:tcPr>
          <w:p w14:paraId="246DA4E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BR_AC</w:t>
            </w:r>
          </w:p>
        </w:tc>
        <w:tc>
          <w:tcPr>
            <w:tcW w:w="2664" w:type="dxa"/>
            <w:tcBorders>
              <w:top w:val="nil"/>
              <w:left w:val="nil"/>
              <w:bottom w:val="single" w:sz="4" w:space="0" w:color="auto"/>
              <w:right w:val="single" w:sz="4" w:space="0" w:color="auto"/>
            </w:tcBorders>
            <w:shd w:val="clear" w:color="auto" w:fill="auto"/>
            <w:vAlign w:val="center"/>
          </w:tcPr>
          <w:p w14:paraId="1D5C375E"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4961FAEF" w14:textId="77777777" w:rsidTr="00B24958">
        <w:trPr>
          <w:trHeight w:val="397"/>
        </w:trPr>
        <w:tc>
          <w:tcPr>
            <w:tcW w:w="611" w:type="dxa"/>
            <w:tcBorders>
              <w:top w:val="nil"/>
              <w:left w:val="single" w:sz="4" w:space="0" w:color="auto"/>
              <w:bottom w:val="single" w:sz="4" w:space="0" w:color="auto"/>
              <w:right w:val="single" w:sz="4" w:space="0" w:color="auto"/>
            </w:tcBorders>
          </w:tcPr>
          <w:p w14:paraId="1B9ABE90"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1A8D5C7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REV No.</w:t>
            </w:r>
          </w:p>
        </w:tc>
        <w:tc>
          <w:tcPr>
            <w:tcW w:w="1701" w:type="dxa"/>
            <w:tcBorders>
              <w:top w:val="nil"/>
              <w:left w:val="nil"/>
              <w:bottom w:val="single" w:sz="4" w:space="0" w:color="auto"/>
              <w:right w:val="single" w:sz="4" w:space="0" w:color="auto"/>
            </w:tcBorders>
            <w:shd w:val="clear" w:color="auto" w:fill="auto"/>
            <w:vAlign w:val="center"/>
          </w:tcPr>
          <w:p w14:paraId="3C2176B5"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挂账编号</w:t>
            </w:r>
          </w:p>
        </w:tc>
        <w:tc>
          <w:tcPr>
            <w:tcW w:w="1276" w:type="dxa"/>
            <w:tcBorders>
              <w:top w:val="nil"/>
              <w:left w:val="nil"/>
              <w:bottom w:val="single" w:sz="4" w:space="0" w:color="auto"/>
              <w:right w:val="single" w:sz="4" w:space="0" w:color="auto"/>
            </w:tcBorders>
            <w:shd w:val="clear" w:color="auto" w:fill="auto"/>
            <w:vAlign w:val="center"/>
          </w:tcPr>
          <w:p w14:paraId="6AD3D50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REV_NO</w:t>
            </w:r>
          </w:p>
        </w:tc>
        <w:tc>
          <w:tcPr>
            <w:tcW w:w="2664" w:type="dxa"/>
            <w:tcBorders>
              <w:top w:val="nil"/>
              <w:left w:val="nil"/>
              <w:bottom w:val="single" w:sz="4" w:space="0" w:color="auto"/>
              <w:right w:val="single" w:sz="4" w:space="0" w:color="auto"/>
            </w:tcBorders>
            <w:shd w:val="clear" w:color="auto" w:fill="auto"/>
            <w:vAlign w:val="center"/>
          </w:tcPr>
          <w:p w14:paraId="5BA0F849"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7AAF15E4" w14:textId="77777777" w:rsidTr="00B24958">
        <w:trPr>
          <w:trHeight w:val="397"/>
        </w:trPr>
        <w:tc>
          <w:tcPr>
            <w:tcW w:w="611" w:type="dxa"/>
            <w:tcBorders>
              <w:top w:val="nil"/>
              <w:left w:val="single" w:sz="4" w:space="0" w:color="auto"/>
              <w:bottom w:val="single" w:sz="4" w:space="0" w:color="auto"/>
              <w:right w:val="single" w:sz="4" w:space="0" w:color="auto"/>
            </w:tcBorders>
          </w:tcPr>
          <w:p w14:paraId="4EE48AAD"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0A8DF3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Event Type</w:t>
            </w:r>
          </w:p>
        </w:tc>
        <w:tc>
          <w:tcPr>
            <w:tcW w:w="1701" w:type="dxa"/>
            <w:tcBorders>
              <w:top w:val="nil"/>
              <w:left w:val="nil"/>
              <w:bottom w:val="single" w:sz="4" w:space="0" w:color="auto"/>
              <w:right w:val="single" w:sz="4" w:space="0" w:color="auto"/>
            </w:tcBorders>
            <w:shd w:val="clear" w:color="auto" w:fill="auto"/>
            <w:vAlign w:val="center"/>
          </w:tcPr>
          <w:p w14:paraId="598949E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事件类型</w:t>
            </w:r>
          </w:p>
        </w:tc>
        <w:tc>
          <w:tcPr>
            <w:tcW w:w="1276" w:type="dxa"/>
            <w:tcBorders>
              <w:top w:val="nil"/>
              <w:left w:val="nil"/>
              <w:bottom w:val="single" w:sz="4" w:space="0" w:color="auto"/>
              <w:right w:val="single" w:sz="4" w:space="0" w:color="auto"/>
            </w:tcBorders>
            <w:shd w:val="clear" w:color="auto" w:fill="auto"/>
            <w:vAlign w:val="center"/>
          </w:tcPr>
          <w:p w14:paraId="02E510D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EVEN_CD</w:t>
            </w:r>
          </w:p>
        </w:tc>
        <w:tc>
          <w:tcPr>
            <w:tcW w:w="2664" w:type="dxa"/>
            <w:tcBorders>
              <w:top w:val="nil"/>
              <w:left w:val="nil"/>
              <w:bottom w:val="single" w:sz="4" w:space="0" w:color="auto"/>
              <w:right w:val="single" w:sz="4" w:space="0" w:color="auto"/>
            </w:tcBorders>
            <w:shd w:val="clear" w:color="auto" w:fill="auto"/>
            <w:vAlign w:val="center"/>
          </w:tcPr>
          <w:p w14:paraId="28C3CD7E"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2D470FE6" w14:textId="77777777" w:rsidTr="00B24958">
        <w:trPr>
          <w:trHeight w:val="397"/>
        </w:trPr>
        <w:tc>
          <w:tcPr>
            <w:tcW w:w="611" w:type="dxa"/>
            <w:tcBorders>
              <w:top w:val="nil"/>
              <w:left w:val="single" w:sz="4" w:space="0" w:color="auto"/>
              <w:bottom w:val="single" w:sz="4" w:space="0" w:color="auto"/>
              <w:right w:val="single" w:sz="4" w:space="0" w:color="auto"/>
            </w:tcBorders>
          </w:tcPr>
          <w:p w14:paraId="29E7C8BC"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C0CA65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Reference No</w:t>
            </w:r>
          </w:p>
        </w:tc>
        <w:tc>
          <w:tcPr>
            <w:tcW w:w="1701" w:type="dxa"/>
            <w:tcBorders>
              <w:top w:val="nil"/>
              <w:left w:val="nil"/>
              <w:bottom w:val="single" w:sz="4" w:space="0" w:color="auto"/>
              <w:right w:val="single" w:sz="4" w:space="0" w:color="auto"/>
            </w:tcBorders>
            <w:shd w:val="clear" w:color="auto" w:fill="auto"/>
            <w:vAlign w:val="center"/>
          </w:tcPr>
          <w:p w14:paraId="4C5653D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业务编号</w:t>
            </w:r>
          </w:p>
        </w:tc>
        <w:tc>
          <w:tcPr>
            <w:tcW w:w="1276" w:type="dxa"/>
            <w:tcBorders>
              <w:top w:val="nil"/>
              <w:left w:val="nil"/>
              <w:bottom w:val="single" w:sz="4" w:space="0" w:color="auto"/>
              <w:right w:val="single" w:sz="4" w:space="0" w:color="auto"/>
            </w:tcBorders>
            <w:shd w:val="clear" w:color="auto" w:fill="auto"/>
            <w:vAlign w:val="center"/>
          </w:tcPr>
          <w:p w14:paraId="26DB18B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REF_NO</w:t>
            </w:r>
          </w:p>
        </w:tc>
        <w:tc>
          <w:tcPr>
            <w:tcW w:w="2664" w:type="dxa"/>
            <w:tcBorders>
              <w:top w:val="nil"/>
              <w:left w:val="nil"/>
              <w:bottom w:val="single" w:sz="4" w:space="0" w:color="auto"/>
              <w:right w:val="single" w:sz="4" w:space="0" w:color="auto"/>
            </w:tcBorders>
            <w:shd w:val="clear" w:color="auto" w:fill="auto"/>
            <w:vAlign w:val="center"/>
          </w:tcPr>
          <w:p w14:paraId="3E506532"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040DC78F" w14:textId="77777777" w:rsidTr="00B24958">
        <w:trPr>
          <w:trHeight w:val="397"/>
        </w:trPr>
        <w:tc>
          <w:tcPr>
            <w:tcW w:w="611" w:type="dxa"/>
            <w:tcBorders>
              <w:top w:val="nil"/>
              <w:left w:val="single" w:sz="4" w:space="0" w:color="auto"/>
              <w:bottom w:val="single" w:sz="4" w:space="0" w:color="auto"/>
              <w:right w:val="single" w:sz="4" w:space="0" w:color="auto"/>
            </w:tcBorders>
          </w:tcPr>
          <w:p w14:paraId="1A39B124"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324D699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Portfolio Code</w:t>
            </w:r>
          </w:p>
        </w:tc>
        <w:tc>
          <w:tcPr>
            <w:tcW w:w="1701" w:type="dxa"/>
            <w:tcBorders>
              <w:top w:val="nil"/>
              <w:left w:val="nil"/>
              <w:bottom w:val="single" w:sz="4" w:space="0" w:color="auto"/>
              <w:right w:val="single" w:sz="4" w:space="0" w:color="auto"/>
            </w:tcBorders>
            <w:shd w:val="clear" w:color="auto" w:fill="auto"/>
            <w:vAlign w:val="center"/>
          </w:tcPr>
          <w:p w14:paraId="5ED9034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投资组合代码</w:t>
            </w:r>
          </w:p>
        </w:tc>
        <w:tc>
          <w:tcPr>
            <w:tcW w:w="1276" w:type="dxa"/>
            <w:tcBorders>
              <w:top w:val="nil"/>
              <w:left w:val="nil"/>
              <w:bottom w:val="single" w:sz="4" w:space="0" w:color="auto"/>
              <w:right w:val="single" w:sz="4" w:space="0" w:color="auto"/>
            </w:tcBorders>
            <w:shd w:val="clear" w:color="auto" w:fill="auto"/>
            <w:vAlign w:val="center"/>
          </w:tcPr>
          <w:p w14:paraId="465F757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PORT_CD</w:t>
            </w:r>
          </w:p>
        </w:tc>
        <w:tc>
          <w:tcPr>
            <w:tcW w:w="2664" w:type="dxa"/>
            <w:tcBorders>
              <w:top w:val="nil"/>
              <w:left w:val="nil"/>
              <w:bottom w:val="single" w:sz="4" w:space="0" w:color="auto"/>
              <w:right w:val="single" w:sz="4" w:space="0" w:color="auto"/>
            </w:tcBorders>
            <w:shd w:val="clear" w:color="auto" w:fill="auto"/>
            <w:vAlign w:val="center"/>
          </w:tcPr>
          <w:p w14:paraId="572A125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预留</w:t>
            </w:r>
          </w:p>
        </w:tc>
      </w:tr>
      <w:tr w:rsidR="00A5471B" w:rsidRPr="00B80F43" w14:paraId="08EC826B" w14:textId="77777777" w:rsidTr="00B24958">
        <w:trPr>
          <w:trHeight w:val="397"/>
        </w:trPr>
        <w:tc>
          <w:tcPr>
            <w:tcW w:w="611" w:type="dxa"/>
            <w:tcBorders>
              <w:top w:val="nil"/>
              <w:left w:val="single" w:sz="4" w:space="0" w:color="auto"/>
              <w:bottom w:val="single" w:sz="4" w:space="0" w:color="auto"/>
              <w:right w:val="single" w:sz="4" w:space="0" w:color="auto"/>
            </w:tcBorders>
          </w:tcPr>
          <w:p w14:paraId="1FAD5E6A"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90BDB74"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Narrative Code</w:t>
            </w:r>
          </w:p>
        </w:tc>
        <w:tc>
          <w:tcPr>
            <w:tcW w:w="1701" w:type="dxa"/>
            <w:tcBorders>
              <w:top w:val="nil"/>
              <w:left w:val="nil"/>
              <w:bottom w:val="single" w:sz="4" w:space="0" w:color="auto"/>
              <w:right w:val="single" w:sz="4" w:space="0" w:color="auto"/>
            </w:tcBorders>
            <w:shd w:val="clear" w:color="auto" w:fill="auto"/>
            <w:vAlign w:val="center"/>
          </w:tcPr>
          <w:p w14:paraId="36EECDE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描述代码</w:t>
            </w:r>
          </w:p>
        </w:tc>
        <w:tc>
          <w:tcPr>
            <w:tcW w:w="1276" w:type="dxa"/>
            <w:tcBorders>
              <w:top w:val="nil"/>
              <w:left w:val="nil"/>
              <w:bottom w:val="single" w:sz="4" w:space="0" w:color="auto"/>
              <w:right w:val="single" w:sz="4" w:space="0" w:color="auto"/>
            </w:tcBorders>
            <w:shd w:val="clear" w:color="auto" w:fill="auto"/>
            <w:vAlign w:val="center"/>
          </w:tcPr>
          <w:p w14:paraId="025DEBD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NARR_CD</w:t>
            </w:r>
          </w:p>
        </w:tc>
        <w:tc>
          <w:tcPr>
            <w:tcW w:w="2664" w:type="dxa"/>
            <w:tcBorders>
              <w:top w:val="nil"/>
              <w:left w:val="nil"/>
              <w:bottom w:val="single" w:sz="4" w:space="0" w:color="auto"/>
              <w:right w:val="single" w:sz="4" w:space="0" w:color="auto"/>
            </w:tcBorders>
            <w:shd w:val="clear" w:color="auto" w:fill="auto"/>
            <w:vAlign w:val="center"/>
          </w:tcPr>
          <w:p w14:paraId="682C5CAF"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6A63DC0D" w14:textId="77777777" w:rsidTr="00B24958">
        <w:trPr>
          <w:trHeight w:val="397"/>
        </w:trPr>
        <w:tc>
          <w:tcPr>
            <w:tcW w:w="611" w:type="dxa"/>
            <w:tcBorders>
              <w:top w:val="nil"/>
              <w:left w:val="single" w:sz="4" w:space="0" w:color="auto"/>
              <w:bottom w:val="single" w:sz="4" w:space="0" w:color="auto"/>
              <w:right w:val="single" w:sz="4" w:space="0" w:color="auto"/>
            </w:tcBorders>
          </w:tcPr>
          <w:p w14:paraId="7453E902"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21EDD0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Transaction Description</w:t>
            </w:r>
          </w:p>
        </w:tc>
        <w:tc>
          <w:tcPr>
            <w:tcW w:w="1701" w:type="dxa"/>
            <w:tcBorders>
              <w:top w:val="nil"/>
              <w:left w:val="nil"/>
              <w:bottom w:val="single" w:sz="4" w:space="0" w:color="auto"/>
              <w:right w:val="single" w:sz="4" w:space="0" w:color="auto"/>
            </w:tcBorders>
            <w:shd w:val="clear" w:color="auto" w:fill="auto"/>
            <w:vAlign w:val="center"/>
          </w:tcPr>
          <w:p w14:paraId="05120D38"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交易描述</w:t>
            </w:r>
          </w:p>
        </w:tc>
        <w:tc>
          <w:tcPr>
            <w:tcW w:w="1276" w:type="dxa"/>
            <w:tcBorders>
              <w:top w:val="nil"/>
              <w:left w:val="nil"/>
              <w:bottom w:val="single" w:sz="4" w:space="0" w:color="auto"/>
              <w:right w:val="single" w:sz="4" w:space="0" w:color="auto"/>
            </w:tcBorders>
            <w:shd w:val="clear" w:color="auto" w:fill="auto"/>
            <w:vAlign w:val="center"/>
          </w:tcPr>
          <w:p w14:paraId="2091CF40"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RMK_60</w:t>
            </w:r>
          </w:p>
        </w:tc>
        <w:tc>
          <w:tcPr>
            <w:tcW w:w="2664" w:type="dxa"/>
            <w:tcBorders>
              <w:top w:val="nil"/>
              <w:left w:val="nil"/>
              <w:bottom w:val="single" w:sz="4" w:space="0" w:color="auto"/>
              <w:right w:val="single" w:sz="4" w:space="0" w:color="auto"/>
            </w:tcBorders>
            <w:shd w:val="clear" w:color="auto" w:fill="auto"/>
            <w:vAlign w:val="center"/>
          </w:tcPr>
          <w:p w14:paraId="14C87CAE" w14:textId="77777777" w:rsidR="00A5471B" w:rsidRPr="00B80F43" w:rsidRDefault="00A5471B" w:rsidP="00F21884">
            <w:pPr>
              <w:widowControl/>
              <w:spacing w:line="360" w:lineRule="auto"/>
              <w:ind w:firstLine="38"/>
              <w:rPr>
                <w:rFonts w:ascii="宋体" w:hAnsi="宋体" w:cs="Arial"/>
                <w:szCs w:val="21"/>
              </w:rPr>
            </w:pPr>
          </w:p>
        </w:tc>
      </w:tr>
      <w:tr w:rsidR="00A5471B" w:rsidRPr="00B80F43" w14:paraId="10CC353C" w14:textId="77777777" w:rsidTr="00B24958">
        <w:trPr>
          <w:trHeight w:val="397"/>
        </w:trPr>
        <w:tc>
          <w:tcPr>
            <w:tcW w:w="611" w:type="dxa"/>
            <w:tcBorders>
              <w:top w:val="nil"/>
              <w:left w:val="single" w:sz="4" w:space="0" w:color="auto"/>
              <w:bottom w:val="single" w:sz="4" w:space="0" w:color="auto"/>
              <w:right w:val="single" w:sz="4" w:space="0" w:color="auto"/>
            </w:tcBorders>
          </w:tcPr>
          <w:p w14:paraId="13FDCB72"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A729D6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Analysis Code 1-10</w:t>
            </w:r>
          </w:p>
        </w:tc>
        <w:tc>
          <w:tcPr>
            <w:tcW w:w="1701" w:type="dxa"/>
            <w:tcBorders>
              <w:top w:val="nil"/>
              <w:left w:val="nil"/>
              <w:bottom w:val="single" w:sz="4" w:space="0" w:color="auto"/>
              <w:right w:val="single" w:sz="4" w:space="0" w:color="auto"/>
            </w:tcBorders>
            <w:shd w:val="clear" w:color="auto" w:fill="auto"/>
            <w:vAlign w:val="center"/>
          </w:tcPr>
          <w:p w14:paraId="6A0D026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分析代码</w:t>
            </w:r>
            <w:r w:rsidRPr="00B80F43">
              <w:rPr>
                <w:rFonts w:ascii="宋体" w:hAnsi="宋体" w:cs="Arial"/>
                <w:szCs w:val="21"/>
              </w:rPr>
              <w:t>1-10</w:t>
            </w:r>
          </w:p>
        </w:tc>
        <w:tc>
          <w:tcPr>
            <w:tcW w:w="1276" w:type="dxa"/>
            <w:tcBorders>
              <w:top w:val="nil"/>
              <w:left w:val="nil"/>
              <w:bottom w:val="single" w:sz="4" w:space="0" w:color="auto"/>
              <w:right w:val="single" w:sz="4" w:space="0" w:color="auto"/>
            </w:tcBorders>
            <w:shd w:val="clear" w:color="auto" w:fill="auto"/>
            <w:vAlign w:val="center"/>
          </w:tcPr>
          <w:p w14:paraId="10214983"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STAT_CD</w:t>
            </w:r>
          </w:p>
        </w:tc>
        <w:tc>
          <w:tcPr>
            <w:tcW w:w="2664" w:type="dxa"/>
            <w:tcBorders>
              <w:top w:val="nil"/>
              <w:left w:val="nil"/>
              <w:bottom w:val="single" w:sz="4" w:space="0" w:color="auto"/>
              <w:right w:val="single" w:sz="4" w:space="0" w:color="auto"/>
            </w:tcBorders>
            <w:shd w:val="clear" w:color="auto" w:fill="auto"/>
            <w:vAlign w:val="center"/>
          </w:tcPr>
          <w:p w14:paraId="680DED3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循环</w:t>
            </w:r>
            <w:r w:rsidRPr="00B80F43">
              <w:rPr>
                <w:rFonts w:ascii="宋体" w:hAnsi="宋体" w:cs="Arial"/>
                <w:szCs w:val="21"/>
              </w:rPr>
              <w:t>10</w:t>
            </w:r>
            <w:r w:rsidRPr="00B80F43">
              <w:rPr>
                <w:rFonts w:ascii="宋体" w:hAnsi="宋体" w:cs="Arial" w:hint="eastAsia"/>
                <w:szCs w:val="21"/>
              </w:rPr>
              <w:t>次</w:t>
            </w:r>
          </w:p>
          <w:p w14:paraId="79536EB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预留</w:t>
            </w:r>
          </w:p>
        </w:tc>
      </w:tr>
      <w:tr w:rsidR="00A5471B" w:rsidRPr="00B80F43" w14:paraId="12F45045" w14:textId="77777777" w:rsidTr="00B24958">
        <w:trPr>
          <w:trHeight w:val="397"/>
        </w:trPr>
        <w:tc>
          <w:tcPr>
            <w:tcW w:w="611" w:type="dxa"/>
            <w:tcBorders>
              <w:top w:val="nil"/>
              <w:left w:val="single" w:sz="4" w:space="0" w:color="auto"/>
              <w:bottom w:val="single" w:sz="4" w:space="0" w:color="auto"/>
              <w:right w:val="single" w:sz="4" w:space="0" w:color="auto"/>
            </w:tcBorders>
          </w:tcPr>
          <w:p w14:paraId="0522F9EB"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29DA6BE9"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Other System Key</w:t>
            </w:r>
          </w:p>
        </w:tc>
        <w:tc>
          <w:tcPr>
            <w:tcW w:w="1701" w:type="dxa"/>
            <w:tcBorders>
              <w:top w:val="nil"/>
              <w:left w:val="nil"/>
              <w:bottom w:val="single" w:sz="4" w:space="0" w:color="auto"/>
              <w:right w:val="single" w:sz="4" w:space="0" w:color="auto"/>
            </w:tcBorders>
            <w:shd w:val="clear" w:color="auto" w:fill="auto"/>
            <w:vAlign w:val="center"/>
          </w:tcPr>
          <w:p w14:paraId="3B6AA4AF" w14:textId="77777777" w:rsidR="00A5471B" w:rsidRPr="00B80F43" w:rsidRDefault="00A5471B" w:rsidP="00474F65">
            <w:pPr>
              <w:widowControl/>
              <w:spacing w:line="360" w:lineRule="auto"/>
              <w:ind w:firstLine="38"/>
              <w:rPr>
                <w:rFonts w:ascii="宋体" w:hAnsi="宋体" w:cs="Arial"/>
                <w:szCs w:val="21"/>
              </w:rPr>
            </w:pPr>
            <w:r w:rsidRPr="00B80F43">
              <w:rPr>
                <w:rFonts w:ascii="宋体" w:hAnsi="宋体" w:cs="Arial" w:hint="eastAsia"/>
                <w:szCs w:val="21"/>
              </w:rPr>
              <w:t>外围系统的</w:t>
            </w:r>
            <w:r w:rsidR="00474F65">
              <w:rPr>
                <w:rFonts w:ascii="宋体" w:hAnsi="宋体" w:cs="Arial" w:hint="eastAsia"/>
                <w:szCs w:val="21"/>
              </w:rPr>
              <w:t>流水号</w:t>
            </w:r>
          </w:p>
        </w:tc>
        <w:tc>
          <w:tcPr>
            <w:tcW w:w="1276" w:type="dxa"/>
            <w:tcBorders>
              <w:top w:val="nil"/>
              <w:left w:val="nil"/>
              <w:bottom w:val="single" w:sz="4" w:space="0" w:color="auto"/>
              <w:right w:val="single" w:sz="4" w:space="0" w:color="auto"/>
            </w:tcBorders>
            <w:shd w:val="clear" w:color="auto" w:fill="auto"/>
            <w:vAlign w:val="center"/>
          </w:tcPr>
          <w:p w14:paraId="053C9BA7"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BSREF_NO</w:t>
            </w:r>
          </w:p>
        </w:tc>
        <w:tc>
          <w:tcPr>
            <w:tcW w:w="2664" w:type="dxa"/>
            <w:tcBorders>
              <w:top w:val="nil"/>
              <w:left w:val="nil"/>
              <w:bottom w:val="single" w:sz="4" w:space="0" w:color="auto"/>
              <w:right w:val="single" w:sz="4" w:space="0" w:color="auto"/>
            </w:tcBorders>
            <w:shd w:val="clear" w:color="auto" w:fill="auto"/>
            <w:vAlign w:val="center"/>
          </w:tcPr>
          <w:p w14:paraId="012C137D"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主要供对账用</w:t>
            </w:r>
          </w:p>
        </w:tc>
      </w:tr>
      <w:tr w:rsidR="00A5471B" w:rsidRPr="00B80F43" w14:paraId="371D8ADF" w14:textId="77777777" w:rsidTr="00B24958">
        <w:trPr>
          <w:trHeight w:val="397"/>
        </w:trPr>
        <w:tc>
          <w:tcPr>
            <w:tcW w:w="611" w:type="dxa"/>
            <w:tcBorders>
              <w:top w:val="nil"/>
              <w:left w:val="single" w:sz="4" w:space="0" w:color="auto"/>
              <w:bottom w:val="single" w:sz="4" w:space="0" w:color="auto"/>
              <w:right w:val="single" w:sz="4" w:space="0" w:color="auto"/>
            </w:tcBorders>
          </w:tcPr>
          <w:p w14:paraId="41B820D6"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4FD098CE"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Rela-Account</w:t>
            </w:r>
          </w:p>
        </w:tc>
        <w:tc>
          <w:tcPr>
            <w:tcW w:w="1701" w:type="dxa"/>
            <w:tcBorders>
              <w:top w:val="nil"/>
              <w:left w:val="nil"/>
              <w:bottom w:val="single" w:sz="4" w:space="0" w:color="auto"/>
              <w:right w:val="single" w:sz="4" w:space="0" w:color="auto"/>
            </w:tcBorders>
            <w:shd w:val="clear" w:color="auto" w:fill="auto"/>
            <w:vAlign w:val="center"/>
          </w:tcPr>
          <w:p w14:paraId="1082FDF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对方账号或合约号</w:t>
            </w:r>
          </w:p>
        </w:tc>
        <w:tc>
          <w:tcPr>
            <w:tcW w:w="1276" w:type="dxa"/>
            <w:tcBorders>
              <w:top w:val="nil"/>
              <w:left w:val="nil"/>
              <w:bottom w:val="single" w:sz="4" w:space="0" w:color="auto"/>
              <w:right w:val="single" w:sz="4" w:space="0" w:color="auto"/>
            </w:tcBorders>
            <w:shd w:val="clear" w:color="auto" w:fill="auto"/>
            <w:vAlign w:val="center"/>
          </w:tcPr>
          <w:p w14:paraId="0C54B7A2" w14:textId="77777777" w:rsidR="00A5471B" w:rsidRPr="00B80F43" w:rsidRDefault="00A5471B" w:rsidP="00F21884">
            <w:pPr>
              <w:widowControl/>
              <w:spacing w:line="360" w:lineRule="auto"/>
              <w:ind w:firstLine="38"/>
              <w:rPr>
                <w:rFonts w:ascii="宋体" w:hAnsi="宋体" w:cs="Arial"/>
                <w:szCs w:val="21"/>
              </w:rPr>
            </w:pPr>
          </w:p>
        </w:tc>
        <w:tc>
          <w:tcPr>
            <w:tcW w:w="2664" w:type="dxa"/>
            <w:tcBorders>
              <w:top w:val="nil"/>
              <w:left w:val="nil"/>
              <w:bottom w:val="single" w:sz="4" w:space="0" w:color="auto"/>
              <w:right w:val="single" w:sz="4" w:space="0" w:color="auto"/>
            </w:tcBorders>
            <w:shd w:val="clear" w:color="auto" w:fill="auto"/>
            <w:vAlign w:val="center"/>
          </w:tcPr>
          <w:p w14:paraId="2915745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产生该笔传票的业务相关的对方账号或合约号。</w:t>
            </w:r>
          </w:p>
        </w:tc>
      </w:tr>
      <w:tr w:rsidR="00A5471B" w:rsidRPr="00B80F43" w14:paraId="261BF14C" w14:textId="77777777" w:rsidTr="00B24958">
        <w:trPr>
          <w:trHeight w:val="397"/>
        </w:trPr>
        <w:tc>
          <w:tcPr>
            <w:tcW w:w="611" w:type="dxa"/>
            <w:tcBorders>
              <w:top w:val="nil"/>
              <w:left w:val="single" w:sz="4" w:space="0" w:color="auto"/>
              <w:bottom w:val="single" w:sz="4" w:space="0" w:color="auto"/>
              <w:right w:val="single" w:sz="4" w:space="0" w:color="auto"/>
            </w:tcBorders>
          </w:tcPr>
          <w:p w14:paraId="03654F41"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609E139A"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Clearing Date</w:t>
            </w:r>
          </w:p>
        </w:tc>
        <w:tc>
          <w:tcPr>
            <w:tcW w:w="1701" w:type="dxa"/>
            <w:tcBorders>
              <w:top w:val="nil"/>
              <w:left w:val="nil"/>
              <w:bottom w:val="single" w:sz="4" w:space="0" w:color="auto"/>
              <w:right w:val="single" w:sz="4" w:space="0" w:color="auto"/>
            </w:tcBorders>
            <w:shd w:val="clear" w:color="auto" w:fill="auto"/>
            <w:vAlign w:val="center"/>
          </w:tcPr>
          <w:p w14:paraId="2B62F47B"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清算日期</w:t>
            </w:r>
          </w:p>
        </w:tc>
        <w:tc>
          <w:tcPr>
            <w:tcW w:w="1276" w:type="dxa"/>
            <w:tcBorders>
              <w:top w:val="nil"/>
              <w:left w:val="nil"/>
              <w:bottom w:val="single" w:sz="4" w:space="0" w:color="auto"/>
              <w:right w:val="single" w:sz="4" w:space="0" w:color="auto"/>
            </w:tcBorders>
            <w:shd w:val="clear" w:color="auto" w:fill="auto"/>
            <w:vAlign w:val="center"/>
          </w:tcPr>
          <w:p w14:paraId="0E49DDFD" w14:textId="77777777" w:rsidR="00A5471B" w:rsidRPr="00B80F43" w:rsidRDefault="00A5471B" w:rsidP="00F21884">
            <w:pPr>
              <w:widowControl/>
              <w:spacing w:line="360" w:lineRule="auto"/>
              <w:ind w:firstLine="38"/>
              <w:rPr>
                <w:rFonts w:ascii="宋体" w:hAnsi="宋体" w:cs="Arial"/>
                <w:szCs w:val="21"/>
              </w:rPr>
            </w:pPr>
          </w:p>
        </w:tc>
        <w:tc>
          <w:tcPr>
            <w:tcW w:w="2664" w:type="dxa"/>
            <w:tcBorders>
              <w:top w:val="nil"/>
              <w:left w:val="nil"/>
              <w:bottom w:val="single" w:sz="4" w:space="0" w:color="auto"/>
              <w:right w:val="single" w:sz="4" w:space="0" w:color="auto"/>
            </w:tcBorders>
            <w:shd w:val="clear" w:color="auto" w:fill="auto"/>
            <w:vAlign w:val="center"/>
          </w:tcPr>
          <w:p w14:paraId="42D5FB71"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记录该笔交易的清算日期。用于清算对账。</w:t>
            </w:r>
          </w:p>
        </w:tc>
      </w:tr>
      <w:tr w:rsidR="00B24958" w:rsidRPr="00B80F43" w14:paraId="7DD86271" w14:textId="77777777" w:rsidTr="00B24958">
        <w:trPr>
          <w:trHeight w:val="397"/>
        </w:trPr>
        <w:tc>
          <w:tcPr>
            <w:tcW w:w="611" w:type="dxa"/>
            <w:tcBorders>
              <w:top w:val="nil"/>
              <w:left w:val="single" w:sz="4" w:space="0" w:color="auto"/>
              <w:bottom w:val="single" w:sz="4" w:space="0" w:color="auto"/>
              <w:right w:val="single" w:sz="4" w:space="0" w:color="auto"/>
            </w:tcBorders>
          </w:tcPr>
          <w:p w14:paraId="358F7280" w14:textId="77777777" w:rsidR="00B24958" w:rsidRPr="007A7C9A" w:rsidRDefault="00B24958" w:rsidP="00C80BFB">
            <w:pPr>
              <w:widowControl/>
              <w:numPr>
                <w:ilvl w:val="0"/>
                <w:numId w:val="42"/>
              </w:numPr>
              <w:spacing w:line="360" w:lineRule="auto"/>
              <w:rPr>
                <w:rFonts w:ascii="宋体" w:hAnsi="宋体" w:cs="Arial"/>
                <w:szCs w:val="21"/>
                <w:highlight w:val="yellow"/>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5B285B56" w14:textId="77777777" w:rsidR="00B24958" w:rsidRPr="007A7C9A" w:rsidRDefault="00B24958" w:rsidP="00F21884">
            <w:pPr>
              <w:widowControl/>
              <w:spacing w:line="360" w:lineRule="auto"/>
              <w:ind w:firstLine="38"/>
              <w:rPr>
                <w:rFonts w:ascii="宋体" w:hAnsi="宋体" w:cs="Arial"/>
                <w:szCs w:val="21"/>
                <w:highlight w:val="yellow"/>
              </w:rPr>
            </w:pPr>
          </w:p>
        </w:tc>
        <w:tc>
          <w:tcPr>
            <w:tcW w:w="1701" w:type="dxa"/>
            <w:tcBorders>
              <w:top w:val="nil"/>
              <w:left w:val="nil"/>
              <w:bottom w:val="single" w:sz="4" w:space="0" w:color="auto"/>
              <w:right w:val="single" w:sz="4" w:space="0" w:color="auto"/>
            </w:tcBorders>
            <w:shd w:val="clear" w:color="auto" w:fill="auto"/>
            <w:vAlign w:val="center"/>
          </w:tcPr>
          <w:p w14:paraId="3644CCFB" w14:textId="671AB424" w:rsidR="00B24958" w:rsidRPr="007A7C9A" w:rsidRDefault="00A23069" w:rsidP="00A23069">
            <w:pPr>
              <w:widowControl/>
              <w:spacing w:line="360" w:lineRule="auto"/>
              <w:rPr>
                <w:rFonts w:ascii="宋体" w:hAnsi="宋体" w:cs="Arial"/>
                <w:szCs w:val="21"/>
                <w:highlight w:val="yellow"/>
              </w:rPr>
            </w:pPr>
            <w:r w:rsidRPr="007A7C9A">
              <w:rPr>
                <w:rFonts w:ascii="宋体" w:hAnsi="宋体" w:cs="Arial" w:hint="eastAsia"/>
                <w:szCs w:val="21"/>
                <w:highlight w:val="yellow"/>
              </w:rPr>
              <w:t>责任中心</w:t>
            </w:r>
          </w:p>
        </w:tc>
        <w:tc>
          <w:tcPr>
            <w:tcW w:w="1276" w:type="dxa"/>
            <w:tcBorders>
              <w:top w:val="nil"/>
              <w:left w:val="nil"/>
              <w:bottom w:val="single" w:sz="4" w:space="0" w:color="auto"/>
              <w:right w:val="single" w:sz="4" w:space="0" w:color="auto"/>
            </w:tcBorders>
            <w:shd w:val="clear" w:color="auto" w:fill="auto"/>
            <w:vAlign w:val="center"/>
          </w:tcPr>
          <w:p w14:paraId="087891C1" w14:textId="77777777" w:rsidR="00B24958" w:rsidRPr="007A7C9A" w:rsidRDefault="00B24958" w:rsidP="00F21884">
            <w:pPr>
              <w:widowControl/>
              <w:spacing w:line="360" w:lineRule="auto"/>
              <w:ind w:firstLine="38"/>
              <w:rPr>
                <w:rFonts w:ascii="宋体" w:hAnsi="宋体" w:cs="Arial"/>
                <w:szCs w:val="21"/>
                <w:highlight w:val="yellow"/>
              </w:rPr>
            </w:pPr>
          </w:p>
        </w:tc>
        <w:tc>
          <w:tcPr>
            <w:tcW w:w="2664" w:type="dxa"/>
            <w:tcBorders>
              <w:top w:val="nil"/>
              <w:left w:val="nil"/>
              <w:bottom w:val="single" w:sz="4" w:space="0" w:color="auto"/>
              <w:right w:val="single" w:sz="4" w:space="0" w:color="auto"/>
            </w:tcBorders>
            <w:shd w:val="clear" w:color="auto" w:fill="auto"/>
            <w:vAlign w:val="center"/>
          </w:tcPr>
          <w:p w14:paraId="147C410E" w14:textId="7C21B683" w:rsidR="00B24958" w:rsidRPr="007A7C9A" w:rsidRDefault="006E145E" w:rsidP="00F21884">
            <w:pPr>
              <w:widowControl/>
              <w:spacing w:line="360" w:lineRule="auto"/>
              <w:ind w:firstLine="38"/>
              <w:rPr>
                <w:rFonts w:ascii="宋体" w:hAnsi="宋体" w:cs="Arial"/>
                <w:szCs w:val="21"/>
                <w:highlight w:val="yellow"/>
              </w:rPr>
            </w:pPr>
            <w:r>
              <w:rPr>
                <w:rFonts w:ascii="宋体" w:hAnsi="宋体" w:cs="Arial" w:hint="eastAsia"/>
                <w:szCs w:val="21"/>
                <w:highlight w:val="yellow"/>
              </w:rPr>
              <w:t>用于大总账的统计维度</w:t>
            </w:r>
          </w:p>
        </w:tc>
      </w:tr>
      <w:tr w:rsidR="00B24958" w:rsidRPr="00B80F43" w14:paraId="40C43035" w14:textId="77777777" w:rsidTr="00B24958">
        <w:trPr>
          <w:trHeight w:val="397"/>
        </w:trPr>
        <w:tc>
          <w:tcPr>
            <w:tcW w:w="611" w:type="dxa"/>
            <w:tcBorders>
              <w:top w:val="nil"/>
              <w:left w:val="single" w:sz="4" w:space="0" w:color="auto"/>
              <w:bottom w:val="single" w:sz="4" w:space="0" w:color="auto"/>
              <w:right w:val="single" w:sz="4" w:space="0" w:color="auto"/>
            </w:tcBorders>
          </w:tcPr>
          <w:p w14:paraId="71457745" w14:textId="77777777" w:rsidR="00B24958" w:rsidRPr="007A7C9A" w:rsidRDefault="00B24958" w:rsidP="00C80BFB">
            <w:pPr>
              <w:widowControl/>
              <w:numPr>
                <w:ilvl w:val="0"/>
                <w:numId w:val="42"/>
              </w:numPr>
              <w:spacing w:line="360" w:lineRule="auto"/>
              <w:rPr>
                <w:rFonts w:ascii="宋体" w:hAnsi="宋体" w:cs="Arial"/>
                <w:szCs w:val="21"/>
                <w:highlight w:val="yellow"/>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10FD7367" w14:textId="77777777" w:rsidR="00B24958" w:rsidRPr="007A7C9A" w:rsidRDefault="00B24958" w:rsidP="00F21884">
            <w:pPr>
              <w:widowControl/>
              <w:spacing w:line="360" w:lineRule="auto"/>
              <w:ind w:firstLine="38"/>
              <w:rPr>
                <w:rFonts w:ascii="宋体" w:hAnsi="宋体" w:cs="Arial"/>
                <w:szCs w:val="21"/>
                <w:highlight w:val="yellow"/>
              </w:rPr>
            </w:pPr>
          </w:p>
        </w:tc>
        <w:tc>
          <w:tcPr>
            <w:tcW w:w="1701" w:type="dxa"/>
            <w:tcBorders>
              <w:top w:val="nil"/>
              <w:left w:val="nil"/>
              <w:bottom w:val="single" w:sz="4" w:space="0" w:color="auto"/>
              <w:right w:val="single" w:sz="4" w:space="0" w:color="auto"/>
            </w:tcBorders>
            <w:shd w:val="clear" w:color="auto" w:fill="auto"/>
            <w:vAlign w:val="center"/>
          </w:tcPr>
          <w:p w14:paraId="6640E818" w14:textId="322E5681" w:rsidR="00B24958" w:rsidRPr="007A7C9A" w:rsidRDefault="007A7C9A" w:rsidP="00A23069">
            <w:pPr>
              <w:widowControl/>
              <w:spacing w:line="360" w:lineRule="auto"/>
              <w:rPr>
                <w:rFonts w:ascii="宋体" w:hAnsi="宋体" w:cs="Arial"/>
                <w:szCs w:val="21"/>
                <w:highlight w:val="yellow"/>
              </w:rPr>
            </w:pPr>
            <w:r w:rsidRPr="007A7C9A">
              <w:rPr>
                <w:rFonts w:ascii="宋体" w:hAnsi="宋体" w:cs="Arial" w:hint="eastAsia"/>
                <w:szCs w:val="21"/>
                <w:highlight w:val="yellow"/>
              </w:rPr>
              <w:t>条线</w:t>
            </w:r>
            <w:r w:rsidR="006E145E">
              <w:rPr>
                <w:rFonts w:ascii="宋体" w:hAnsi="宋体" w:cs="Arial" w:hint="eastAsia"/>
                <w:szCs w:val="21"/>
                <w:highlight w:val="yellow"/>
              </w:rPr>
              <w:t>段</w:t>
            </w:r>
          </w:p>
        </w:tc>
        <w:tc>
          <w:tcPr>
            <w:tcW w:w="1276" w:type="dxa"/>
            <w:tcBorders>
              <w:top w:val="nil"/>
              <w:left w:val="nil"/>
              <w:bottom w:val="single" w:sz="4" w:space="0" w:color="auto"/>
              <w:right w:val="single" w:sz="4" w:space="0" w:color="auto"/>
            </w:tcBorders>
            <w:shd w:val="clear" w:color="auto" w:fill="auto"/>
            <w:vAlign w:val="center"/>
          </w:tcPr>
          <w:p w14:paraId="6314CAF7" w14:textId="77777777" w:rsidR="00B24958" w:rsidRPr="007A7C9A" w:rsidRDefault="00B24958" w:rsidP="00F21884">
            <w:pPr>
              <w:widowControl/>
              <w:spacing w:line="360" w:lineRule="auto"/>
              <w:ind w:firstLine="38"/>
              <w:rPr>
                <w:rFonts w:ascii="宋体" w:hAnsi="宋体" w:cs="Arial"/>
                <w:szCs w:val="21"/>
                <w:highlight w:val="yellow"/>
              </w:rPr>
            </w:pPr>
          </w:p>
        </w:tc>
        <w:tc>
          <w:tcPr>
            <w:tcW w:w="2664" w:type="dxa"/>
            <w:tcBorders>
              <w:top w:val="nil"/>
              <w:left w:val="nil"/>
              <w:bottom w:val="single" w:sz="4" w:space="0" w:color="auto"/>
              <w:right w:val="single" w:sz="4" w:space="0" w:color="auto"/>
            </w:tcBorders>
            <w:shd w:val="clear" w:color="auto" w:fill="auto"/>
            <w:vAlign w:val="center"/>
          </w:tcPr>
          <w:p w14:paraId="2FBB554D" w14:textId="1C3A8C73" w:rsidR="00B24958" w:rsidRPr="007A7C9A" w:rsidRDefault="006E145E" w:rsidP="00F21884">
            <w:pPr>
              <w:widowControl/>
              <w:spacing w:line="360" w:lineRule="auto"/>
              <w:ind w:firstLine="38"/>
              <w:rPr>
                <w:rFonts w:ascii="宋体" w:hAnsi="宋体" w:cs="Arial"/>
                <w:szCs w:val="21"/>
                <w:highlight w:val="yellow"/>
              </w:rPr>
            </w:pPr>
            <w:r>
              <w:rPr>
                <w:rFonts w:ascii="宋体" w:hAnsi="宋体" w:cs="Arial" w:hint="eastAsia"/>
                <w:szCs w:val="21"/>
                <w:highlight w:val="yellow"/>
              </w:rPr>
              <w:t>用于大总账的统计维度，</w:t>
            </w:r>
            <w:r w:rsidR="00A23069" w:rsidRPr="007A7C9A">
              <w:rPr>
                <w:rFonts w:ascii="宋体" w:hAnsi="宋体" w:cs="Arial" w:hint="eastAsia"/>
                <w:szCs w:val="21"/>
                <w:highlight w:val="yellow"/>
              </w:rPr>
              <w:t>默认为0</w:t>
            </w:r>
          </w:p>
        </w:tc>
      </w:tr>
      <w:tr w:rsidR="00B24958" w:rsidRPr="00B80F43" w14:paraId="3FAC5615" w14:textId="77777777" w:rsidTr="00B24958">
        <w:trPr>
          <w:trHeight w:val="397"/>
        </w:trPr>
        <w:tc>
          <w:tcPr>
            <w:tcW w:w="611" w:type="dxa"/>
            <w:tcBorders>
              <w:top w:val="nil"/>
              <w:left w:val="single" w:sz="4" w:space="0" w:color="auto"/>
              <w:bottom w:val="single" w:sz="4" w:space="0" w:color="auto"/>
              <w:right w:val="single" w:sz="4" w:space="0" w:color="auto"/>
            </w:tcBorders>
          </w:tcPr>
          <w:p w14:paraId="417A34CD" w14:textId="77777777" w:rsidR="00B24958" w:rsidRPr="007A7C9A" w:rsidRDefault="00B24958" w:rsidP="00C80BFB">
            <w:pPr>
              <w:widowControl/>
              <w:numPr>
                <w:ilvl w:val="0"/>
                <w:numId w:val="42"/>
              </w:numPr>
              <w:spacing w:line="360" w:lineRule="auto"/>
              <w:rPr>
                <w:rFonts w:ascii="宋体" w:hAnsi="宋体" w:cs="Arial"/>
                <w:szCs w:val="21"/>
                <w:highlight w:val="yellow"/>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08486442" w14:textId="77777777" w:rsidR="00B24958" w:rsidRPr="007A7C9A" w:rsidRDefault="00B24958" w:rsidP="00F21884">
            <w:pPr>
              <w:widowControl/>
              <w:spacing w:line="360" w:lineRule="auto"/>
              <w:ind w:firstLine="38"/>
              <w:rPr>
                <w:rFonts w:ascii="宋体" w:hAnsi="宋体" w:cs="Arial"/>
                <w:szCs w:val="21"/>
                <w:highlight w:val="yellow"/>
              </w:rPr>
            </w:pPr>
          </w:p>
        </w:tc>
        <w:tc>
          <w:tcPr>
            <w:tcW w:w="1701" w:type="dxa"/>
            <w:tcBorders>
              <w:top w:val="nil"/>
              <w:left w:val="nil"/>
              <w:bottom w:val="single" w:sz="4" w:space="0" w:color="auto"/>
              <w:right w:val="single" w:sz="4" w:space="0" w:color="auto"/>
            </w:tcBorders>
            <w:shd w:val="clear" w:color="auto" w:fill="auto"/>
            <w:vAlign w:val="center"/>
          </w:tcPr>
          <w:p w14:paraId="5C3AEBE7" w14:textId="42397AF1" w:rsidR="00B24958" w:rsidRPr="007A7C9A" w:rsidRDefault="007A7C9A" w:rsidP="00A23069">
            <w:pPr>
              <w:widowControl/>
              <w:spacing w:line="360" w:lineRule="auto"/>
              <w:ind w:firstLine="38"/>
              <w:rPr>
                <w:rFonts w:ascii="宋体" w:hAnsi="宋体" w:cs="Arial"/>
                <w:szCs w:val="21"/>
                <w:highlight w:val="yellow"/>
              </w:rPr>
            </w:pPr>
            <w:r w:rsidRPr="007A7C9A">
              <w:rPr>
                <w:rFonts w:ascii="宋体" w:hAnsi="宋体" w:cs="Arial" w:hint="eastAsia"/>
                <w:szCs w:val="21"/>
                <w:highlight w:val="yellow"/>
              </w:rPr>
              <w:t>内部往来</w:t>
            </w:r>
            <w:r w:rsidR="006E145E">
              <w:rPr>
                <w:rFonts w:ascii="宋体" w:hAnsi="宋体" w:cs="Arial" w:hint="eastAsia"/>
                <w:szCs w:val="21"/>
                <w:highlight w:val="yellow"/>
              </w:rPr>
              <w:t>段</w:t>
            </w:r>
          </w:p>
        </w:tc>
        <w:tc>
          <w:tcPr>
            <w:tcW w:w="1276" w:type="dxa"/>
            <w:tcBorders>
              <w:top w:val="nil"/>
              <w:left w:val="nil"/>
              <w:bottom w:val="single" w:sz="4" w:space="0" w:color="auto"/>
              <w:right w:val="single" w:sz="4" w:space="0" w:color="auto"/>
            </w:tcBorders>
            <w:shd w:val="clear" w:color="auto" w:fill="auto"/>
            <w:vAlign w:val="center"/>
          </w:tcPr>
          <w:p w14:paraId="5B78D209" w14:textId="77777777" w:rsidR="00B24958" w:rsidRPr="007A7C9A" w:rsidRDefault="00B24958" w:rsidP="00F21884">
            <w:pPr>
              <w:widowControl/>
              <w:spacing w:line="360" w:lineRule="auto"/>
              <w:ind w:firstLine="38"/>
              <w:rPr>
                <w:rFonts w:ascii="宋体" w:hAnsi="宋体" w:cs="Arial"/>
                <w:szCs w:val="21"/>
                <w:highlight w:val="yellow"/>
              </w:rPr>
            </w:pPr>
          </w:p>
        </w:tc>
        <w:tc>
          <w:tcPr>
            <w:tcW w:w="2664" w:type="dxa"/>
            <w:tcBorders>
              <w:top w:val="nil"/>
              <w:left w:val="nil"/>
              <w:bottom w:val="single" w:sz="4" w:space="0" w:color="auto"/>
              <w:right w:val="single" w:sz="4" w:space="0" w:color="auto"/>
            </w:tcBorders>
            <w:shd w:val="clear" w:color="auto" w:fill="auto"/>
            <w:vAlign w:val="center"/>
          </w:tcPr>
          <w:p w14:paraId="451E8A4C" w14:textId="0D2AE901" w:rsidR="00B24958" w:rsidRPr="007A7C9A" w:rsidRDefault="006E145E" w:rsidP="00F21884">
            <w:pPr>
              <w:widowControl/>
              <w:spacing w:line="360" w:lineRule="auto"/>
              <w:ind w:firstLine="38"/>
              <w:rPr>
                <w:rFonts w:ascii="宋体" w:hAnsi="宋体" w:cs="Arial"/>
                <w:szCs w:val="21"/>
                <w:highlight w:val="yellow"/>
              </w:rPr>
            </w:pPr>
            <w:r>
              <w:rPr>
                <w:rFonts w:ascii="宋体" w:hAnsi="宋体" w:cs="Arial" w:hint="eastAsia"/>
                <w:szCs w:val="21"/>
                <w:highlight w:val="yellow"/>
              </w:rPr>
              <w:t>用于大总账的统计维度</w:t>
            </w:r>
          </w:p>
        </w:tc>
      </w:tr>
      <w:tr w:rsidR="00A5471B" w:rsidRPr="00B80F43" w14:paraId="48496FEB" w14:textId="77777777" w:rsidTr="00B24958">
        <w:trPr>
          <w:trHeight w:val="397"/>
        </w:trPr>
        <w:tc>
          <w:tcPr>
            <w:tcW w:w="611" w:type="dxa"/>
            <w:tcBorders>
              <w:top w:val="nil"/>
              <w:left w:val="single" w:sz="4" w:space="0" w:color="auto"/>
              <w:bottom w:val="single" w:sz="4" w:space="0" w:color="auto"/>
              <w:right w:val="single" w:sz="4" w:space="0" w:color="auto"/>
            </w:tcBorders>
          </w:tcPr>
          <w:p w14:paraId="1904C2E2" w14:textId="77777777" w:rsidR="00A5471B" w:rsidRPr="00B80F43" w:rsidRDefault="00A5471B" w:rsidP="00C80BFB">
            <w:pPr>
              <w:widowControl/>
              <w:numPr>
                <w:ilvl w:val="0"/>
                <w:numId w:val="42"/>
              </w:numPr>
              <w:spacing w:line="360" w:lineRule="auto"/>
              <w:rPr>
                <w:rFonts w:ascii="宋体" w:hAnsi="宋体" w:cs="Arial"/>
                <w:szCs w:val="21"/>
              </w:rPr>
            </w:pPr>
          </w:p>
        </w:tc>
        <w:tc>
          <w:tcPr>
            <w:tcW w:w="2835" w:type="dxa"/>
            <w:tcBorders>
              <w:top w:val="nil"/>
              <w:left w:val="single" w:sz="4" w:space="0" w:color="auto"/>
              <w:bottom w:val="single" w:sz="4" w:space="0" w:color="auto"/>
              <w:right w:val="single" w:sz="4" w:space="0" w:color="auto"/>
            </w:tcBorders>
            <w:shd w:val="clear" w:color="auto" w:fill="auto"/>
            <w:vAlign w:val="center"/>
          </w:tcPr>
          <w:p w14:paraId="66B51C82"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Filler</w:t>
            </w:r>
          </w:p>
        </w:tc>
        <w:tc>
          <w:tcPr>
            <w:tcW w:w="1701" w:type="dxa"/>
            <w:tcBorders>
              <w:top w:val="nil"/>
              <w:left w:val="nil"/>
              <w:bottom w:val="single" w:sz="4" w:space="0" w:color="auto"/>
              <w:right w:val="single" w:sz="4" w:space="0" w:color="auto"/>
            </w:tcBorders>
            <w:shd w:val="clear" w:color="auto" w:fill="auto"/>
            <w:vAlign w:val="center"/>
          </w:tcPr>
          <w:p w14:paraId="4D13A136"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hint="eastAsia"/>
                <w:szCs w:val="21"/>
              </w:rPr>
              <w:t>保留项</w:t>
            </w:r>
          </w:p>
        </w:tc>
        <w:tc>
          <w:tcPr>
            <w:tcW w:w="1276" w:type="dxa"/>
            <w:tcBorders>
              <w:top w:val="nil"/>
              <w:left w:val="nil"/>
              <w:bottom w:val="single" w:sz="4" w:space="0" w:color="auto"/>
              <w:right w:val="single" w:sz="4" w:space="0" w:color="auto"/>
            </w:tcBorders>
            <w:shd w:val="clear" w:color="auto" w:fill="auto"/>
            <w:vAlign w:val="center"/>
          </w:tcPr>
          <w:p w14:paraId="051C635F" w14:textId="77777777" w:rsidR="00A5471B" w:rsidRPr="00B80F43" w:rsidRDefault="00A5471B" w:rsidP="00F21884">
            <w:pPr>
              <w:widowControl/>
              <w:spacing w:line="360" w:lineRule="auto"/>
              <w:ind w:firstLine="38"/>
              <w:rPr>
                <w:rFonts w:ascii="宋体" w:hAnsi="宋体" w:cs="Arial"/>
                <w:szCs w:val="21"/>
              </w:rPr>
            </w:pPr>
            <w:r w:rsidRPr="00B80F43">
              <w:rPr>
                <w:rFonts w:ascii="宋体" w:hAnsi="宋体" w:cs="Arial"/>
                <w:szCs w:val="21"/>
              </w:rPr>
              <w:t>DESC_30</w:t>
            </w:r>
          </w:p>
        </w:tc>
        <w:tc>
          <w:tcPr>
            <w:tcW w:w="2664" w:type="dxa"/>
            <w:tcBorders>
              <w:top w:val="nil"/>
              <w:left w:val="nil"/>
              <w:bottom w:val="single" w:sz="4" w:space="0" w:color="auto"/>
              <w:right w:val="single" w:sz="4" w:space="0" w:color="auto"/>
            </w:tcBorders>
            <w:shd w:val="clear" w:color="auto" w:fill="auto"/>
            <w:vAlign w:val="center"/>
          </w:tcPr>
          <w:p w14:paraId="2D1CE351" w14:textId="77777777" w:rsidR="00A5471B" w:rsidRPr="00B80F43" w:rsidRDefault="00A5471B" w:rsidP="00F21884">
            <w:pPr>
              <w:widowControl/>
              <w:spacing w:line="360" w:lineRule="auto"/>
              <w:ind w:firstLine="38"/>
              <w:rPr>
                <w:rFonts w:ascii="宋体" w:hAnsi="宋体" w:cs="Arial"/>
                <w:szCs w:val="21"/>
              </w:rPr>
            </w:pPr>
          </w:p>
        </w:tc>
      </w:tr>
    </w:tbl>
    <w:p w14:paraId="44576DE0" w14:textId="77777777" w:rsidR="00A5471B" w:rsidRPr="00E43184" w:rsidRDefault="00A5471B" w:rsidP="00F35CA4">
      <w:pPr>
        <w:pStyle w:val="af6"/>
        <w:numPr>
          <w:ilvl w:val="3"/>
          <w:numId w:val="1"/>
        </w:numPr>
        <w:spacing w:before="156" w:after="156"/>
        <w:ind w:left="426" w:hanging="437"/>
      </w:pPr>
      <w:r w:rsidRPr="00E43184">
        <w:rPr>
          <w:rFonts w:hint="eastAsia"/>
        </w:rPr>
        <w:t>记账规则</w:t>
      </w:r>
    </w:p>
    <w:p w14:paraId="691F0C9B" w14:textId="77777777" w:rsidR="00A5471B" w:rsidRPr="00601466" w:rsidRDefault="00A5471B" w:rsidP="00FA7F5D">
      <w:pPr>
        <w:pStyle w:val="1-21"/>
        <w:numPr>
          <w:ilvl w:val="0"/>
          <w:numId w:val="81"/>
        </w:numPr>
        <w:spacing w:line="360" w:lineRule="auto"/>
        <w:ind w:firstLineChars="0"/>
        <w:rPr>
          <w:rFonts w:ascii="宋体" w:hAnsi="宋体" w:cs="Arial"/>
          <w:sz w:val="21"/>
          <w:szCs w:val="21"/>
        </w:rPr>
      </w:pPr>
      <w:r w:rsidRPr="00601466">
        <w:rPr>
          <w:rFonts w:ascii="宋体" w:hAnsi="宋体" w:cs="Arial" w:hint="eastAsia"/>
          <w:sz w:val="21"/>
          <w:szCs w:val="21"/>
        </w:rPr>
        <w:t>表内科目</w:t>
      </w:r>
    </w:p>
    <w:p w14:paraId="6733752A" w14:textId="77777777" w:rsidR="00A5471B" w:rsidRPr="00601466" w:rsidRDefault="00A5471B" w:rsidP="00A5471B">
      <w:pPr>
        <w:spacing w:line="360" w:lineRule="auto"/>
        <w:ind w:left="840"/>
        <w:rPr>
          <w:rFonts w:ascii="宋体" w:hAnsi="宋体" w:cs="Arial"/>
          <w:szCs w:val="21"/>
        </w:rPr>
      </w:pPr>
      <w:r w:rsidRPr="00601466">
        <w:rPr>
          <w:rFonts w:ascii="宋体" w:hAnsi="宋体" w:cs="Arial" w:hint="eastAsia"/>
          <w:szCs w:val="21"/>
        </w:rPr>
        <w:t>表内科目的记账采用借贷记账法，借贷记账法是根据复式记账原理，按照“有借必有贷，借贷必相等”的记账原则。表内科目的记账要求为按照账务机构、货币</w:t>
      </w:r>
      <w:r w:rsidR="00837E64">
        <w:rPr>
          <w:rFonts w:ascii="宋体" w:hAnsi="宋体" w:cs="Arial" w:hint="eastAsia"/>
          <w:szCs w:val="21"/>
        </w:rPr>
        <w:t>、起息日期</w:t>
      </w:r>
      <w:r w:rsidRPr="00601466">
        <w:rPr>
          <w:rFonts w:ascii="宋体" w:hAnsi="宋体" w:cs="Arial" w:hint="eastAsia"/>
          <w:szCs w:val="21"/>
        </w:rPr>
        <w:t>借贷平衡。表内科</w:t>
      </w:r>
      <w:proofErr w:type="gramStart"/>
      <w:r w:rsidRPr="00601466">
        <w:rPr>
          <w:rFonts w:ascii="宋体" w:hAnsi="宋体" w:cs="Arial" w:hint="eastAsia"/>
          <w:szCs w:val="21"/>
        </w:rPr>
        <w:t>目分为</w:t>
      </w:r>
      <w:proofErr w:type="gramEnd"/>
      <w:r w:rsidRPr="00601466">
        <w:rPr>
          <w:rFonts w:ascii="宋体" w:hAnsi="宋体" w:cs="Arial" w:hint="eastAsia"/>
          <w:szCs w:val="21"/>
        </w:rPr>
        <w:t>资产类、负债类、资</w:t>
      </w:r>
      <w:r w:rsidR="00175FED">
        <w:rPr>
          <w:rFonts w:ascii="宋体" w:hAnsi="宋体" w:cs="Arial" w:hint="eastAsia"/>
          <w:szCs w:val="21"/>
        </w:rPr>
        <w:t>产</w:t>
      </w:r>
      <w:r w:rsidRPr="00601466">
        <w:rPr>
          <w:rFonts w:ascii="宋体" w:hAnsi="宋体" w:cs="Arial" w:hint="eastAsia"/>
          <w:szCs w:val="21"/>
        </w:rPr>
        <w:t>负</w:t>
      </w:r>
      <w:r w:rsidR="00175FED">
        <w:rPr>
          <w:rFonts w:ascii="宋体" w:hAnsi="宋体" w:cs="Arial" w:hint="eastAsia"/>
          <w:szCs w:val="21"/>
        </w:rPr>
        <w:t>债</w:t>
      </w:r>
      <w:r w:rsidRPr="00601466">
        <w:rPr>
          <w:rFonts w:ascii="宋体" w:hAnsi="宋体" w:cs="Arial" w:hint="eastAsia"/>
          <w:szCs w:val="21"/>
        </w:rPr>
        <w:t>共同类、所有者权益、损益类。</w:t>
      </w:r>
    </w:p>
    <w:p w14:paraId="3C22CAD0" w14:textId="77777777" w:rsidR="00A5471B" w:rsidRPr="00601466" w:rsidRDefault="00A5471B" w:rsidP="00FA7F5D">
      <w:pPr>
        <w:pStyle w:val="1-21"/>
        <w:numPr>
          <w:ilvl w:val="0"/>
          <w:numId w:val="81"/>
        </w:numPr>
        <w:spacing w:line="360" w:lineRule="auto"/>
        <w:ind w:firstLineChars="0"/>
        <w:rPr>
          <w:rFonts w:ascii="宋体" w:hAnsi="宋体" w:cs="Arial"/>
          <w:sz w:val="21"/>
          <w:szCs w:val="21"/>
        </w:rPr>
      </w:pPr>
      <w:r w:rsidRPr="00601466">
        <w:rPr>
          <w:rFonts w:ascii="宋体" w:hAnsi="宋体" w:cs="Arial" w:hint="eastAsia"/>
          <w:sz w:val="21"/>
          <w:szCs w:val="21"/>
        </w:rPr>
        <w:t>表外科目</w:t>
      </w:r>
    </w:p>
    <w:p w14:paraId="1DCB5F63" w14:textId="7D717931" w:rsidR="00A5471B" w:rsidRPr="005E40C0" w:rsidRDefault="00A5471B" w:rsidP="00A5471B">
      <w:pPr>
        <w:pStyle w:val="1-21"/>
        <w:spacing w:line="360" w:lineRule="auto"/>
        <w:ind w:left="780" w:firstLineChars="0" w:firstLine="0"/>
        <w:rPr>
          <w:rFonts w:ascii="宋体" w:hAnsi="宋体" w:cs="Arial"/>
        </w:rPr>
      </w:pPr>
      <w:r w:rsidRPr="00601466">
        <w:rPr>
          <w:rFonts w:ascii="宋体" w:hAnsi="宋体" w:cs="Arial" w:hint="eastAsia"/>
          <w:sz w:val="21"/>
          <w:szCs w:val="21"/>
        </w:rPr>
        <w:t>表外科目采用单式记账法，记录重要单证，</w:t>
      </w:r>
      <w:r w:rsidR="002C7CBB">
        <w:rPr>
          <w:rFonts w:ascii="宋体" w:hAnsi="宋体" w:cs="Arial" w:hint="eastAsia"/>
          <w:sz w:val="21"/>
          <w:szCs w:val="21"/>
        </w:rPr>
        <w:t>如</w:t>
      </w:r>
      <w:r w:rsidRPr="00601466">
        <w:rPr>
          <w:rFonts w:ascii="宋体" w:hAnsi="宋体" w:cs="Arial" w:hint="eastAsia"/>
          <w:sz w:val="21"/>
          <w:szCs w:val="21"/>
        </w:rPr>
        <w:t>银行承兑汇票、贸易担保等。根据单式记账法，不要求机构、货币</w:t>
      </w:r>
      <w:r w:rsidR="00837E64">
        <w:rPr>
          <w:rFonts w:ascii="宋体" w:hAnsi="宋体" w:cs="Arial" w:hint="eastAsia"/>
          <w:sz w:val="21"/>
          <w:szCs w:val="21"/>
        </w:rPr>
        <w:t>、起息日期</w:t>
      </w:r>
      <w:r w:rsidRPr="00601466">
        <w:rPr>
          <w:rFonts w:ascii="宋体" w:hAnsi="宋体" w:cs="Arial" w:hint="eastAsia"/>
          <w:sz w:val="21"/>
          <w:szCs w:val="21"/>
        </w:rPr>
        <w:t>借贷平衡。</w:t>
      </w:r>
    </w:p>
    <w:p w14:paraId="1E1719EE" w14:textId="77777777" w:rsidR="00A5471B" w:rsidRPr="0068382F" w:rsidRDefault="00A5471B" w:rsidP="00F35CA4">
      <w:pPr>
        <w:pStyle w:val="af6"/>
        <w:numPr>
          <w:ilvl w:val="3"/>
          <w:numId w:val="1"/>
        </w:numPr>
        <w:spacing w:before="156" w:after="156"/>
        <w:ind w:left="426" w:hanging="437"/>
      </w:pPr>
      <w:bookmarkStart w:id="89" w:name="_Toc378713905"/>
      <w:r w:rsidRPr="0068382F">
        <w:rPr>
          <w:rFonts w:hint="eastAsia"/>
        </w:rPr>
        <w:t>账务处理原则</w:t>
      </w:r>
      <w:bookmarkEnd w:id="89"/>
    </w:p>
    <w:p w14:paraId="774A8571" w14:textId="21A68E0A" w:rsidR="00A5471B" w:rsidRPr="003206DF" w:rsidRDefault="00A5471B" w:rsidP="00C80BFB">
      <w:pPr>
        <w:numPr>
          <w:ilvl w:val="0"/>
          <w:numId w:val="32"/>
        </w:numPr>
        <w:spacing w:line="360" w:lineRule="auto"/>
        <w:rPr>
          <w:rFonts w:ascii="宋体" w:hAnsi="宋体" w:cs="Arial"/>
        </w:rPr>
      </w:pPr>
      <w:r w:rsidRPr="003206DF">
        <w:rPr>
          <w:rFonts w:ascii="宋体" w:hAnsi="宋体" w:cs="Arial" w:hint="eastAsia"/>
        </w:rPr>
        <w:t>记账处理的总原则是实时更新客户</w:t>
      </w:r>
      <w:r w:rsidR="00CF0B18">
        <w:rPr>
          <w:rFonts w:ascii="宋体" w:hAnsi="宋体" w:cs="Arial" w:hint="eastAsia"/>
        </w:rPr>
        <w:t>分</w:t>
      </w:r>
      <w:r w:rsidR="00A27F77">
        <w:rPr>
          <w:rFonts w:ascii="宋体" w:hAnsi="宋体" w:cs="Arial" w:hint="eastAsia"/>
        </w:rPr>
        <w:t>户</w:t>
      </w:r>
      <w:r w:rsidRPr="003206DF">
        <w:rPr>
          <w:rFonts w:ascii="宋体" w:hAnsi="宋体" w:cs="Arial" w:hint="eastAsia"/>
        </w:rPr>
        <w:t>、内部</w:t>
      </w:r>
      <w:r w:rsidR="00A27F77">
        <w:rPr>
          <w:rFonts w:ascii="宋体" w:hAnsi="宋体" w:cs="Arial" w:hint="eastAsia"/>
        </w:rPr>
        <w:t>户，</w:t>
      </w:r>
      <w:r w:rsidRPr="003206DF">
        <w:rPr>
          <w:rFonts w:ascii="宋体" w:hAnsi="宋体" w:cs="Arial" w:hint="eastAsia"/>
        </w:rPr>
        <w:t>检查每笔交易整套会计分录的平衡性并生成会计传票。</w:t>
      </w:r>
    </w:p>
    <w:p w14:paraId="00EE32EC" w14:textId="77777777" w:rsidR="00A5471B" w:rsidRPr="003206DF" w:rsidRDefault="00A5471B" w:rsidP="00C80BFB">
      <w:pPr>
        <w:numPr>
          <w:ilvl w:val="0"/>
          <w:numId w:val="32"/>
        </w:numPr>
        <w:spacing w:line="360" w:lineRule="auto"/>
        <w:rPr>
          <w:rFonts w:ascii="宋体" w:hAnsi="宋体" w:cs="Arial"/>
        </w:rPr>
      </w:pPr>
      <w:r>
        <w:rPr>
          <w:rFonts w:ascii="宋体" w:hAnsi="宋体" w:cs="Arial" w:hint="eastAsia"/>
        </w:rPr>
        <w:t>系统提供准实时的总账加工方式，提供总账数据的准实时查询功能；</w:t>
      </w:r>
      <w:proofErr w:type="gramStart"/>
      <w:r w:rsidRPr="003206DF">
        <w:rPr>
          <w:rFonts w:ascii="宋体" w:hAnsi="宋体" w:cs="Arial" w:hint="eastAsia"/>
        </w:rPr>
        <w:t>日终</w:t>
      </w:r>
      <w:r>
        <w:rPr>
          <w:rFonts w:ascii="宋体" w:hAnsi="宋体" w:cs="Arial" w:hint="eastAsia"/>
        </w:rPr>
        <w:t>再根据</w:t>
      </w:r>
      <w:proofErr w:type="gramEnd"/>
      <w:r>
        <w:rPr>
          <w:rFonts w:ascii="宋体" w:hAnsi="宋体" w:cs="Arial" w:hint="eastAsia"/>
        </w:rPr>
        <w:t>当日汇总的交易传票</w:t>
      </w:r>
      <w:r w:rsidRPr="003206DF">
        <w:rPr>
          <w:rFonts w:ascii="宋体" w:hAnsi="宋体" w:cs="Arial" w:hint="eastAsia"/>
        </w:rPr>
        <w:t>进行</w:t>
      </w:r>
      <w:r>
        <w:rPr>
          <w:rFonts w:ascii="宋体" w:hAnsi="宋体" w:cs="Arial" w:hint="eastAsia"/>
        </w:rPr>
        <w:t>再次</w:t>
      </w:r>
      <w:r w:rsidRPr="003206DF">
        <w:rPr>
          <w:rFonts w:ascii="宋体" w:hAnsi="宋体" w:cs="Arial" w:hint="eastAsia"/>
        </w:rPr>
        <w:t>加工</w:t>
      </w:r>
      <w:r>
        <w:rPr>
          <w:rFonts w:ascii="宋体" w:hAnsi="宋体" w:cs="Arial" w:hint="eastAsia"/>
        </w:rPr>
        <w:t>，对准实时的总账数据进行核对检查</w:t>
      </w:r>
      <w:r w:rsidRPr="003206DF">
        <w:rPr>
          <w:rFonts w:ascii="宋体" w:hAnsi="宋体" w:cs="Arial" w:hint="eastAsia"/>
        </w:rPr>
        <w:t>。</w:t>
      </w:r>
    </w:p>
    <w:p w14:paraId="4D242661" w14:textId="6764C2B4" w:rsidR="00A5471B" w:rsidRPr="0095202A" w:rsidRDefault="00A5471B" w:rsidP="00C80BFB">
      <w:pPr>
        <w:numPr>
          <w:ilvl w:val="0"/>
          <w:numId w:val="32"/>
        </w:numPr>
        <w:spacing w:line="360" w:lineRule="auto"/>
        <w:rPr>
          <w:rFonts w:ascii="宋体" w:hAnsi="宋体" w:cs="Arial"/>
        </w:rPr>
      </w:pPr>
      <w:r w:rsidRPr="0095202A">
        <w:rPr>
          <w:rFonts w:ascii="宋体" w:hAnsi="宋体" w:cs="Arial" w:hint="eastAsia"/>
        </w:rPr>
        <w:t>遵循交易核算分离原则，即核算出现异常不会影响交易的正常完成。核算异常采用自动</w:t>
      </w:r>
      <w:r w:rsidR="002546E7">
        <w:rPr>
          <w:rFonts w:ascii="宋体" w:hAnsi="宋体" w:cs="Arial" w:hint="eastAsia"/>
        </w:rPr>
        <w:t>通过</w:t>
      </w:r>
      <w:r w:rsidR="004B7D1F">
        <w:rPr>
          <w:rFonts w:ascii="宋体" w:hAnsi="宋体" w:cs="Arial" w:hint="eastAsia"/>
        </w:rPr>
        <w:t>核算异常科目垫平</w:t>
      </w:r>
      <w:r w:rsidRPr="0095202A">
        <w:rPr>
          <w:rFonts w:ascii="宋体" w:hAnsi="宋体" w:cs="Arial" w:hint="eastAsia"/>
        </w:rPr>
        <w:t>处理。</w:t>
      </w:r>
    </w:p>
    <w:p w14:paraId="7EE13C3D" w14:textId="77777777" w:rsidR="00A5471B" w:rsidRPr="0068382F" w:rsidRDefault="00A5471B" w:rsidP="00F35CA4">
      <w:pPr>
        <w:pStyle w:val="af6"/>
        <w:numPr>
          <w:ilvl w:val="3"/>
          <w:numId w:val="1"/>
        </w:numPr>
        <w:spacing w:before="156" w:after="156"/>
        <w:ind w:left="426" w:hanging="437"/>
      </w:pPr>
      <w:r w:rsidRPr="0068382F">
        <w:rPr>
          <w:rFonts w:hint="eastAsia"/>
        </w:rPr>
        <w:t>交易核算分离原则</w:t>
      </w:r>
    </w:p>
    <w:p w14:paraId="21D0F622" w14:textId="73C55290" w:rsidR="00A5471B" w:rsidRPr="003162EA" w:rsidRDefault="00A5471B" w:rsidP="00A5471B">
      <w:pPr>
        <w:spacing w:line="360" w:lineRule="auto"/>
        <w:ind w:firstLineChars="200" w:firstLine="420"/>
        <w:rPr>
          <w:rFonts w:ascii="宋体" w:hAnsi="宋体" w:cs="Arial"/>
        </w:rPr>
      </w:pPr>
      <w:r w:rsidRPr="003162EA">
        <w:rPr>
          <w:rFonts w:ascii="宋体" w:hAnsi="宋体" w:cs="Arial" w:hint="eastAsia"/>
        </w:rPr>
        <w:t>交易核算分离是指交易发生时核算出现异常不会影响交易的正常完成。</w:t>
      </w:r>
      <w:bookmarkStart w:id="90" w:name="OLE_LINK12"/>
      <w:bookmarkStart w:id="91" w:name="OLE_LINK13"/>
      <w:r w:rsidRPr="003162EA">
        <w:rPr>
          <w:rFonts w:ascii="宋体" w:hAnsi="宋体" w:cs="Arial" w:hint="eastAsia"/>
        </w:rPr>
        <w:t>核算异常采用自动</w:t>
      </w:r>
      <w:r w:rsidR="003B6411">
        <w:rPr>
          <w:rFonts w:ascii="宋体" w:hAnsi="宋体" w:cs="Arial" w:hint="eastAsia"/>
        </w:rPr>
        <w:t>垫平</w:t>
      </w:r>
      <w:r w:rsidRPr="003162EA">
        <w:rPr>
          <w:rFonts w:ascii="宋体" w:hAnsi="宋体" w:cs="Arial" w:hint="eastAsia"/>
        </w:rPr>
        <w:t>方式处理</w:t>
      </w:r>
      <w:bookmarkEnd w:id="90"/>
      <w:bookmarkEnd w:id="91"/>
      <w:r w:rsidRPr="003162EA">
        <w:rPr>
          <w:rFonts w:ascii="宋体" w:hAnsi="宋体" w:cs="Arial" w:hint="eastAsia"/>
        </w:rPr>
        <w:t>，事后由用户人工跟进，并对</w:t>
      </w:r>
      <w:r w:rsidR="003B6411">
        <w:rPr>
          <w:rFonts w:ascii="宋体" w:hAnsi="宋体" w:cs="Arial" w:hint="eastAsia"/>
        </w:rPr>
        <w:t>垫平</w:t>
      </w:r>
      <w:r w:rsidRPr="003162EA">
        <w:rPr>
          <w:rFonts w:ascii="宋体" w:hAnsi="宋体" w:cs="Arial" w:hint="eastAsia"/>
        </w:rPr>
        <w:t>记录进行核销处理。</w:t>
      </w:r>
    </w:p>
    <w:p w14:paraId="687F477F" w14:textId="77777777" w:rsidR="00A5471B" w:rsidRPr="003162EA" w:rsidRDefault="00A5471B" w:rsidP="00A5471B">
      <w:pPr>
        <w:spacing w:line="360" w:lineRule="auto"/>
        <w:ind w:firstLineChars="200" w:firstLine="420"/>
        <w:rPr>
          <w:rFonts w:ascii="宋体" w:hAnsi="宋体" w:cs="Arial"/>
        </w:rPr>
      </w:pPr>
    </w:p>
    <w:p w14:paraId="75E6C879" w14:textId="77777777" w:rsidR="00A5471B" w:rsidRPr="003162EA" w:rsidRDefault="00A5471B" w:rsidP="00C80BFB">
      <w:pPr>
        <w:numPr>
          <w:ilvl w:val="0"/>
          <w:numId w:val="38"/>
        </w:numPr>
        <w:spacing w:line="360" w:lineRule="auto"/>
        <w:rPr>
          <w:rFonts w:ascii="宋体" w:hAnsi="宋体" w:cs="Arial"/>
        </w:rPr>
      </w:pPr>
      <w:r w:rsidRPr="003162EA">
        <w:rPr>
          <w:rFonts w:ascii="宋体" w:hAnsi="宋体" w:cs="Arial" w:hint="eastAsia"/>
        </w:rPr>
        <w:t>联机交易核算异常处理</w:t>
      </w:r>
    </w:p>
    <w:p w14:paraId="31A5B508" w14:textId="2CDC854A" w:rsidR="00A5471B" w:rsidRPr="003162EA" w:rsidRDefault="00A5471B" w:rsidP="00C80BFB">
      <w:pPr>
        <w:numPr>
          <w:ilvl w:val="0"/>
          <w:numId w:val="39"/>
        </w:numPr>
        <w:spacing w:line="360" w:lineRule="auto"/>
        <w:rPr>
          <w:rFonts w:ascii="宋体" w:hAnsi="宋体" w:cs="Arial"/>
        </w:rPr>
      </w:pPr>
      <w:r w:rsidRPr="003162EA">
        <w:rPr>
          <w:rFonts w:ascii="宋体" w:hAnsi="宋体" w:cs="Arial" w:hint="eastAsia"/>
        </w:rPr>
        <w:lastRenderedPageBreak/>
        <w:t>科目属性异常（非底层科目、科目状态“待生效”、</w:t>
      </w:r>
      <w:r w:rsidR="009C7381" w:rsidRPr="003162EA" w:rsidDel="009C7381">
        <w:rPr>
          <w:rFonts w:ascii="宋体" w:hAnsi="宋体" w:cs="Arial" w:hint="eastAsia"/>
        </w:rPr>
        <w:t xml:space="preserve"> </w:t>
      </w:r>
      <w:r w:rsidRPr="003162EA">
        <w:rPr>
          <w:rFonts w:ascii="宋体" w:hAnsi="宋体" w:cs="Arial" w:hint="eastAsia"/>
        </w:rPr>
        <w:t>“注销”），出提示警告信息，交易不拒绝，</w:t>
      </w:r>
      <w:r w:rsidRPr="00595291">
        <w:rPr>
          <w:rFonts w:ascii="宋体" w:hAnsi="宋体" w:cs="Arial" w:hint="eastAsia"/>
          <w:highlight w:val="yellow"/>
        </w:rPr>
        <w:t>系统自动</w:t>
      </w:r>
      <w:r w:rsidR="002546E7" w:rsidRPr="00595291">
        <w:rPr>
          <w:rFonts w:ascii="宋体" w:hAnsi="宋体" w:cs="Arial" w:hint="eastAsia"/>
          <w:highlight w:val="yellow"/>
        </w:rPr>
        <w:t>通过</w:t>
      </w:r>
      <w:r w:rsidR="004B7D1F" w:rsidRPr="00595291">
        <w:rPr>
          <w:rFonts w:ascii="宋体" w:hAnsi="宋体" w:cs="Arial" w:hint="eastAsia"/>
          <w:highlight w:val="yellow"/>
        </w:rPr>
        <w:t>核算异常科目垫平</w:t>
      </w:r>
      <w:r w:rsidRPr="003162EA">
        <w:rPr>
          <w:rFonts w:ascii="宋体" w:hAnsi="宋体" w:cs="Arial" w:hint="eastAsia"/>
        </w:rPr>
        <w:t>。</w:t>
      </w:r>
    </w:p>
    <w:p w14:paraId="3D1EBD1D" w14:textId="73FD4A22" w:rsidR="00A5471B" w:rsidRPr="00FA7F5D" w:rsidRDefault="00851925" w:rsidP="00C80BFB">
      <w:pPr>
        <w:numPr>
          <w:ilvl w:val="0"/>
          <w:numId w:val="39"/>
        </w:numPr>
        <w:spacing w:line="360" w:lineRule="auto"/>
        <w:rPr>
          <w:rFonts w:ascii="宋体" w:hAnsi="宋体" w:cs="Arial"/>
        </w:rPr>
      </w:pPr>
      <w:proofErr w:type="gramStart"/>
      <w:r w:rsidRPr="00FA7F5D">
        <w:rPr>
          <w:rFonts w:ascii="宋体" w:hAnsi="宋体" w:cs="Arial" w:hint="eastAsia"/>
        </w:rPr>
        <w:t>内部户</w:t>
      </w:r>
      <w:proofErr w:type="gramEnd"/>
      <w:r w:rsidRPr="00FA7F5D">
        <w:rPr>
          <w:rFonts w:ascii="宋体" w:hAnsi="宋体" w:cs="Arial" w:hint="eastAsia"/>
        </w:rPr>
        <w:t>异常（余额方向不符、发生</w:t>
      </w:r>
      <w:proofErr w:type="gramStart"/>
      <w:r w:rsidRPr="00FA7F5D">
        <w:rPr>
          <w:rFonts w:ascii="宋体" w:hAnsi="宋体" w:cs="Arial" w:hint="eastAsia"/>
        </w:rPr>
        <w:t>额方向</w:t>
      </w:r>
      <w:proofErr w:type="gramEnd"/>
      <w:r w:rsidRPr="00FA7F5D">
        <w:rPr>
          <w:rFonts w:ascii="宋体" w:hAnsi="宋体" w:cs="Arial" w:hint="eastAsia"/>
        </w:rPr>
        <w:t>不符、</w:t>
      </w:r>
      <w:proofErr w:type="gramStart"/>
      <w:r w:rsidRPr="00FA7F5D">
        <w:rPr>
          <w:rFonts w:ascii="宋体" w:hAnsi="宋体" w:cs="Arial" w:hint="eastAsia"/>
        </w:rPr>
        <w:t>内部户状态</w:t>
      </w:r>
      <w:proofErr w:type="gramEnd"/>
      <w:r w:rsidR="006B17E5" w:rsidRPr="00FA7F5D" w:rsidDel="006B17E5">
        <w:rPr>
          <w:rFonts w:ascii="宋体" w:hAnsi="宋体" w:cs="Arial" w:hint="eastAsia"/>
        </w:rPr>
        <w:t xml:space="preserve"> </w:t>
      </w:r>
      <w:r w:rsidRPr="00FA7F5D">
        <w:rPr>
          <w:rFonts w:ascii="宋体" w:hAnsi="宋体" w:cs="Arial" w:hint="eastAsia"/>
        </w:rPr>
        <w:t>“销户”），出提示警告信息，交易不拒绝，</w:t>
      </w:r>
      <w:r w:rsidRPr="00FA7F5D">
        <w:rPr>
          <w:rFonts w:ascii="宋体" w:hAnsi="宋体" w:cs="Arial" w:hint="eastAsia"/>
          <w:highlight w:val="yellow"/>
        </w:rPr>
        <w:t>系统自动</w:t>
      </w:r>
      <w:r w:rsidR="00E7446D" w:rsidRPr="00FA7F5D">
        <w:rPr>
          <w:rFonts w:ascii="宋体" w:hAnsi="宋体" w:cs="Arial" w:hint="eastAsia"/>
          <w:highlight w:val="yellow"/>
        </w:rPr>
        <w:t>通过核算异常科目垫平</w:t>
      </w:r>
      <w:r w:rsidRPr="00FA7F5D">
        <w:rPr>
          <w:rFonts w:ascii="宋体" w:hAnsi="宋体" w:cs="Arial" w:hint="eastAsia"/>
        </w:rPr>
        <w:t>。</w:t>
      </w:r>
      <w:proofErr w:type="gramStart"/>
      <w:r w:rsidRPr="00FA7F5D">
        <w:rPr>
          <w:rFonts w:ascii="宋体" w:hAnsi="宋体" w:cs="Arial" w:hint="eastAsia"/>
        </w:rPr>
        <w:t>内部户</w:t>
      </w:r>
      <w:proofErr w:type="gramEnd"/>
      <w:r w:rsidRPr="00FA7F5D">
        <w:rPr>
          <w:rFonts w:ascii="宋体" w:hAnsi="宋体" w:cs="Arial" w:hint="eastAsia"/>
        </w:rPr>
        <w:t>停用状态，允许</w:t>
      </w:r>
      <w:proofErr w:type="gramStart"/>
      <w:r w:rsidRPr="00FA7F5D">
        <w:rPr>
          <w:rFonts w:ascii="宋体" w:hAnsi="宋体" w:cs="Arial" w:hint="eastAsia"/>
        </w:rPr>
        <w:t>内部户</w:t>
      </w:r>
      <w:proofErr w:type="gramEnd"/>
      <w:r w:rsidRPr="00FA7F5D">
        <w:rPr>
          <w:rFonts w:ascii="宋体" w:hAnsi="宋体" w:cs="Arial" w:hint="eastAsia"/>
        </w:rPr>
        <w:t>往余额为</w:t>
      </w:r>
      <w:r w:rsidRPr="00595291">
        <w:rPr>
          <w:rFonts w:ascii="宋体" w:hAnsi="宋体" w:cs="Arial" w:hint="eastAsia"/>
        </w:rPr>
        <w:t>0 的方向进行交易。如果交易往</w:t>
      </w:r>
      <w:proofErr w:type="gramStart"/>
      <w:r w:rsidRPr="00595291">
        <w:rPr>
          <w:rFonts w:ascii="宋体" w:hAnsi="宋体" w:cs="Arial" w:hint="eastAsia"/>
        </w:rPr>
        <w:t>内部户</w:t>
      </w:r>
      <w:proofErr w:type="gramEnd"/>
      <w:r w:rsidRPr="00595291">
        <w:rPr>
          <w:rFonts w:ascii="宋体" w:hAnsi="宋体" w:cs="Arial" w:hint="eastAsia"/>
        </w:rPr>
        <w:t>余额增大的方向处理，提示警告信息，交易不拒绝，</w:t>
      </w:r>
      <w:r w:rsidRPr="00595291">
        <w:rPr>
          <w:rFonts w:ascii="宋体" w:hAnsi="宋体" w:cs="Arial" w:hint="eastAsia"/>
          <w:highlight w:val="yellow"/>
        </w:rPr>
        <w:t>系统自动</w:t>
      </w:r>
      <w:r w:rsidR="00E7446D" w:rsidRPr="00595291">
        <w:rPr>
          <w:rFonts w:ascii="宋体" w:hAnsi="宋体" w:cs="Arial" w:hint="eastAsia"/>
          <w:highlight w:val="yellow"/>
        </w:rPr>
        <w:t>通过核算异常科目垫平</w:t>
      </w:r>
      <w:r w:rsidRPr="00595291">
        <w:rPr>
          <w:rFonts w:ascii="宋体" w:hAnsi="宋体" w:cs="Arial" w:hint="eastAsia"/>
          <w:highlight w:val="yellow"/>
        </w:rPr>
        <w:t>。</w:t>
      </w:r>
    </w:p>
    <w:p w14:paraId="5F49C6C4" w14:textId="3E33C3D4" w:rsidR="00A5471B" w:rsidRPr="00595291" w:rsidRDefault="00A5471B" w:rsidP="00C80BFB">
      <w:pPr>
        <w:numPr>
          <w:ilvl w:val="0"/>
          <w:numId w:val="39"/>
        </w:numPr>
        <w:spacing w:line="360" w:lineRule="auto"/>
        <w:rPr>
          <w:rFonts w:ascii="宋体" w:hAnsi="宋体" w:cs="Arial"/>
          <w:highlight w:val="yellow"/>
        </w:rPr>
      </w:pPr>
      <w:r w:rsidRPr="003162EA">
        <w:rPr>
          <w:rFonts w:ascii="宋体" w:hAnsi="宋体" w:cs="Arial" w:hint="eastAsia"/>
        </w:rPr>
        <w:t>交易借贷不平，出提示警告信息，交易不拒绝，</w:t>
      </w:r>
      <w:r w:rsidRPr="00595291">
        <w:rPr>
          <w:rFonts w:ascii="宋体" w:hAnsi="宋体" w:cs="Arial" w:hint="eastAsia"/>
          <w:highlight w:val="yellow"/>
        </w:rPr>
        <w:t>系统自动</w:t>
      </w:r>
      <w:r w:rsidR="002546E7" w:rsidRPr="00595291">
        <w:rPr>
          <w:rFonts w:ascii="宋体" w:hAnsi="宋体" w:cs="Arial" w:hint="eastAsia"/>
          <w:highlight w:val="yellow"/>
        </w:rPr>
        <w:t>通过</w:t>
      </w:r>
      <w:r w:rsidR="004B7D1F" w:rsidRPr="00595291">
        <w:rPr>
          <w:rFonts w:ascii="宋体" w:hAnsi="宋体" w:cs="Arial" w:hint="eastAsia"/>
          <w:highlight w:val="yellow"/>
        </w:rPr>
        <w:t>核算异常科目垫平</w:t>
      </w:r>
    </w:p>
    <w:p w14:paraId="2C5B471D" w14:textId="77777777" w:rsidR="00A5471B" w:rsidRPr="003162EA" w:rsidRDefault="00A5471B" w:rsidP="00C80BFB">
      <w:pPr>
        <w:numPr>
          <w:ilvl w:val="0"/>
          <w:numId w:val="39"/>
        </w:numPr>
        <w:spacing w:line="360" w:lineRule="auto"/>
        <w:rPr>
          <w:rFonts w:ascii="宋体" w:hAnsi="宋体" w:cs="Arial"/>
        </w:rPr>
      </w:pPr>
      <w:r w:rsidRPr="003162EA">
        <w:rPr>
          <w:rFonts w:ascii="宋体" w:hAnsi="宋体" w:cs="Arial" w:hint="eastAsia"/>
        </w:rPr>
        <w:t>对于挂销账方式维持原处理方式。挂销账出现异常，交易报错并拒绝。</w:t>
      </w:r>
    </w:p>
    <w:p w14:paraId="44C3EB51" w14:textId="77777777" w:rsidR="00A5471B" w:rsidRPr="003162EA" w:rsidRDefault="00A5471B" w:rsidP="00C80BFB">
      <w:pPr>
        <w:numPr>
          <w:ilvl w:val="0"/>
          <w:numId w:val="39"/>
        </w:numPr>
        <w:spacing w:line="360" w:lineRule="auto"/>
        <w:rPr>
          <w:rFonts w:ascii="宋体" w:hAnsi="宋体" w:cs="Arial"/>
        </w:rPr>
      </w:pPr>
      <w:proofErr w:type="gramStart"/>
      <w:r>
        <w:rPr>
          <w:rFonts w:ascii="宋体" w:hAnsi="宋体" w:cs="Arial" w:hint="eastAsia"/>
        </w:rPr>
        <w:t>内部户</w:t>
      </w:r>
      <w:proofErr w:type="gramEnd"/>
      <w:r w:rsidRPr="003162EA">
        <w:rPr>
          <w:rFonts w:ascii="宋体" w:hAnsi="宋体" w:cs="Arial" w:hint="eastAsia"/>
        </w:rPr>
        <w:t>余额超限，报错，交易拒绝。</w:t>
      </w:r>
    </w:p>
    <w:p w14:paraId="2B275CB7" w14:textId="77777777" w:rsidR="00A5471B" w:rsidRPr="003162EA" w:rsidRDefault="00A5471B" w:rsidP="00C80BFB">
      <w:pPr>
        <w:numPr>
          <w:ilvl w:val="0"/>
          <w:numId w:val="38"/>
        </w:numPr>
        <w:spacing w:line="360" w:lineRule="auto"/>
        <w:rPr>
          <w:rFonts w:ascii="宋体" w:hAnsi="宋体" w:cs="Arial"/>
        </w:rPr>
      </w:pPr>
      <w:r w:rsidRPr="003162EA">
        <w:rPr>
          <w:rFonts w:ascii="宋体" w:hAnsi="宋体" w:cs="Arial" w:hint="eastAsia"/>
        </w:rPr>
        <w:t>手工记账交易核算异常处理</w:t>
      </w:r>
    </w:p>
    <w:p w14:paraId="201CAD9A" w14:textId="22F22F97" w:rsidR="00A5471B" w:rsidRPr="003162EA" w:rsidRDefault="00A5471B" w:rsidP="00C80BFB">
      <w:pPr>
        <w:numPr>
          <w:ilvl w:val="0"/>
          <w:numId w:val="40"/>
        </w:numPr>
        <w:spacing w:line="360" w:lineRule="auto"/>
        <w:rPr>
          <w:rFonts w:ascii="宋体" w:hAnsi="宋体" w:cs="Arial"/>
        </w:rPr>
      </w:pPr>
      <w:r w:rsidRPr="003162EA">
        <w:rPr>
          <w:rFonts w:ascii="宋体" w:hAnsi="宋体" w:cs="Arial" w:hint="eastAsia"/>
        </w:rPr>
        <w:t>科目属性异常（非底层科目、总账记录不存在且不允许自动生成总账、发生</w:t>
      </w:r>
      <w:proofErr w:type="gramStart"/>
      <w:r w:rsidRPr="003162EA">
        <w:rPr>
          <w:rFonts w:ascii="宋体" w:hAnsi="宋体" w:cs="Arial" w:hint="eastAsia"/>
        </w:rPr>
        <w:t>额方向</w:t>
      </w:r>
      <w:proofErr w:type="gramEnd"/>
      <w:r w:rsidRPr="003162EA">
        <w:rPr>
          <w:rFonts w:ascii="宋体" w:hAnsi="宋体" w:cs="Arial" w:hint="eastAsia"/>
        </w:rPr>
        <w:t>不符、科目状态“待生效”、“注销”），报错，交易拒绝。</w:t>
      </w:r>
    </w:p>
    <w:p w14:paraId="073CAD9D" w14:textId="22CB973E" w:rsidR="00A5471B" w:rsidRPr="003162EA" w:rsidRDefault="00A5471B" w:rsidP="00C80BFB">
      <w:pPr>
        <w:numPr>
          <w:ilvl w:val="0"/>
          <w:numId w:val="40"/>
        </w:numPr>
        <w:spacing w:line="360" w:lineRule="auto"/>
        <w:rPr>
          <w:rFonts w:ascii="宋体" w:hAnsi="宋体" w:cs="Arial"/>
        </w:rPr>
      </w:pPr>
      <w:proofErr w:type="gramStart"/>
      <w:r>
        <w:rPr>
          <w:rFonts w:ascii="宋体" w:hAnsi="宋体" w:cs="Arial" w:hint="eastAsia"/>
        </w:rPr>
        <w:t>内部户</w:t>
      </w:r>
      <w:proofErr w:type="gramEnd"/>
      <w:r w:rsidRPr="003162EA">
        <w:rPr>
          <w:rFonts w:ascii="宋体" w:hAnsi="宋体" w:cs="Arial" w:hint="eastAsia"/>
        </w:rPr>
        <w:t>异常（余额方向不符、发生</w:t>
      </w:r>
      <w:proofErr w:type="gramStart"/>
      <w:r w:rsidRPr="003162EA">
        <w:rPr>
          <w:rFonts w:ascii="宋体" w:hAnsi="宋体" w:cs="Arial" w:hint="eastAsia"/>
        </w:rPr>
        <w:t>额方向</w:t>
      </w:r>
      <w:proofErr w:type="gramEnd"/>
      <w:r w:rsidRPr="003162EA">
        <w:rPr>
          <w:rFonts w:ascii="宋体" w:hAnsi="宋体" w:cs="Arial" w:hint="eastAsia"/>
        </w:rPr>
        <w:t>不符、</w:t>
      </w:r>
      <w:proofErr w:type="gramStart"/>
      <w:r>
        <w:rPr>
          <w:rFonts w:ascii="宋体" w:hAnsi="宋体" w:cs="Arial" w:hint="eastAsia"/>
        </w:rPr>
        <w:t>内部户</w:t>
      </w:r>
      <w:r w:rsidRPr="003162EA">
        <w:rPr>
          <w:rFonts w:ascii="宋体" w:hAnsi="宋体" w:cs="Arial" w:hint="eastAsia"/>
        </w:rPr>
        <w:t>状态</w:t>
      </w:r>
      <w:proofErr w:type="gramEnd"/>
      <w:r w:rsidR="00961D93" w:rsidRPr="003162EA" w:rsidDel="00961D93">
        <w:rPr>
          <w:rFonts w:ascii="宋体" w:hAnsi="宋体" w:cs="Arial" w:hint="eastAsia"/>
        </w:rPr>
        <w:t xml:space="preserve"> </w:t>
      </w:r>
      <w:r w:rsidRPr="003162EA">
        <w:rPr>
          <w:rFonts w:ascii="宋体" w:hAnsi="宋体" w:cs="Arial" w:hint="eastAsia"/>
        </w:rPr>
        <w:t>“销户”），报错，交易拒绝。</w:t>
      </w:r>
      <w:proofErr w:type="gramStart"/>
      <w:r>
        <w:rPr>
          <w:rFonts w:ascii="宋体" w:hAnsi="宋体" w:cs="Arial" w:hint="eastAsia"/>
        </w:rPr>
        <w:t>内部户</w:t>
      </w:r>
      <w:proofErr w:type="gramEnd"/>
      <w:r w:rsidR="00B53366">
        <w:rPr>
          <w:rFonts w:ascii="宋体" w:hAnsi="宋体" w:cs="Arial" w:hint="eastAsia"/>
        </w:rPr>
        <w:t>停用</w:t>
      </w:r>
      <w:r w:rsidRPr="003162EA">
        <w:rPr>
          <w:rFonts w:ascii="宋体" w:hAnsi="宋体" w:cs="Arial" w:hint="eastAsia"/>
        </w:rPr>
        <w:t>状态，允许</w:t>
      </w:r>
      <w:proofErr w:type="gramStart"/>
      <w:r>
        <w:rPr>
          <w:rFonts w:ascii="宋体" w:hAnsi="宋体" w:cs="Arial" w:hint="eastAsia"/>
        </w:rPr>
        <w:t>内部户</w:t>
      </w:r>
      <w:proofErr w:type="gramEnd"/>
      <w:r w:rsidRPr="003162EA">
        <w:rPr>
          <w:rFonts w:ascii="宋体" w:hAnsi="宋体" w:cs="Arial" w:hint="eastAsia"/>
        </w:rPr>
        <w:t>往余额为0 的方向进行交易。如果交易往</w:t>
      </w:r>
      <w:proofErr w:type="gramStart"/>
      <w:r>
        <w:rPr>
          <w:rFonts w:ascii="宋体" w:hAnsi="宋体" w:cs="Arial" w:hint="eastAsia"/>
        </w:rPr>
        <w:t>内部户</w:t>
      </w:r>
      <w:proofErr w:type="gramEnd"/>
      <w:r w:rsidRPr="003162EA">
        <w:rPr>
          <w:rFonts w:ascii="宋体" w:hAnsi="宋体" w:cs="Arial" w:hint="eastAsia"/>
        </w:rPr>
        <w:t>余额增大的方向处理，交易拒绝。</w:t>
      </w:r>
    </w:p>
    <w:p w14:paraId="3DDD0A25" w14:textId="77777777" w:rsidR="00A5471B" w:rsidRPr="003162EA" w:rsidRDefault="00A5471B" w:rsidP="00C80BFB">
      <w:pPr>
        <w:numPr>
          <w:ilvl w:val="0"/>
          <w:numId w:val="40"/>
        </w:numPr>
        <w:spacing w:line="360" w:lineRule="auto"/>
        <w:rPr>
          <w:rFonts w:ascii="宋体" w:hAnsi="宋体" w:cs="Arial"/>
        </w:rPr>
      </w:pPr>
      <w:r w:rsidRPr="003162EA">
        <w:rPr>
          <w:rFonts w:ascii="宋体" w:hAnsi="宋体" w:cs="Arial" w:hint="eastAsia"/>
        </w:rPr>
        <w:t>交易借贷不平，报错，交易拒绝。</w:t>
      </w:r>
    </w:p>
    <w:p w14:paraId="63DB0A6D" w14:textId="77777777" w:rsidR="00A5471B" w:rsidRPr="003162EA" w:rsidRDefault="00A5471B" w:rsidP="00C80BFB">
      <w:pPr>
        <w:numPr>
          <w:ilvl w:val="0"/>
          <w:numId w:val="40"/>
        </w:numPr>
        <w:spacing w:line="360" w:lineRule="auto"/>
        <w:rPr>
          <w:rFonts w:ascii="宋体" w:hAnsi="宋体" w:cs="Arial"/>
        </w:rPr>
      </w:pPr>
      <w:r w:rsidRPr="003162EA">
        <w:rPr>
          <w:rFonts w:ascii="宋体" w:hAnsi="宋体" w:cs="Arial" w:hint="eastAsia"/>
        </w:rPr>
        <w:t>挂销账出现异常，报错，交易拒绝。</w:t>
      </w:r>
    </w:p>
    <w:p w14:paraId="652BE165" w14:textId="77777777" w:rsidR="00A5471B" w:rsidRPr="003162EA" w:rsidRDefault="00A5471B" w:rsidP="00C80BFB">
      <w:pPr>
        <w:numPr>
          <w:ilvl w:val="0"/>
          <w:numId w:val="40"/>
        </w:numPr>
        <w:spacing w:line="360" w:lineRule="auto"/>
        <w:rPr>
          <w:rFonts w:ascii="宋体" w:hAnsi="宋体" w:cs="Arial"/>
        </w:rPr>
      </w:pPr>
      <w:proofErr w:type="gramStart"/>
      <w:r>
        <w:rPr>
          <w:rFonts w:ascii="宋体" w:hAnsi="宋体" w:cs="Arial" w:hint="eastAsia"/>
        </w:rPr>
        <w:t>内部户</w:t>
      </w:r>
      <w:proofErr w:type="gramEnd"/>
      <w:r w:rsidRPr="003162EA">
        <w:rPr>
          <w:rFonts w:ascii="宋体" w:hAnsi="宋体" w:cs="Arial" w:hint="eastAsia"/>
        </w:rPr>
        <w:t>余额超限，报错，交易拒绝。</w:t>
      </w:r>
    </w:p>
    <w:p w14:paraId="5F72CBD0" w14:textId="77777777" w:rsidR="00A5471B" w:rsidRPr="003162EA" w:rsidRDefault="00A5471B" w:rsidP="00C80BFB">
      <w:pPr>
        <w:numPr>
          <w:ilvl w:val="0"/>
          <w:numId w:val="38"/>
        </w:numPr>
        <w:spacing w:line="360" w:lineRule="auto"/>
        <w:rPr>
          <w:rFonts w:ascii="宋体" w:hAnsi="宋体" w:cs="Arial"/>
        </w:rPr>
      </w:pPr>
      <w:r w:rsidRPr="003162EA">
        <w:rPr>
          <w:rFonts w:ascii="宋体" w:hAnsi="宋体" w:cs="Arial" w:hint="eastAsia"/>
        </w:rPr>
        <w:t>日终批量交易核算异常处理</w:t>
      </w:r>
    </w:p>
    <w:p w14:paraId="5201C886" w14:textId="038D9313" w:rsidR="00A5471B" w:rsidRPr="003162EA" w:rsidRDefault="00A5471B" w:rsidP="00C80BFB">
      <w:pPr>
        <w:numPr>
          <w:ilvl w:val="0"/>
          <w:numId w:val="41"/>
        </w:numPr>
        <w:spacing w:line="360" w:lineRule="auto"/>
        <w:rPr>
          <w:rFonts w:ascii="宋体" w:hAnsi="宋体" w:cs="Arial"/>
        </w:rPr>
      </w:pPr>
      <w:r w:rsidRPr="003162EA">
        <w:rPr>
          <w:rFonts w:ascii="宋体" w:hAnsi="宋体" w:cs="Arial" w:hint="eastAsia"/>
        </w:rPr>
        <w:t>科目属性异常（非底层科目、总账记录不存在且不允许自动生成总账、发生</w:t>
      </w:r>
      <w:proofErr w:type="gramStart"/>
      <w:r w:rsidRPr="003162EA">
        <w:rPr>
          <w:rFonts w:ascii="宋体" w:hAnsi="宋体" w:cs="Arial" w:hint="eastAsia"/>
        </w:rPr>
        <w:t>额方向</w:t>
      </w:r>
      <w:proofErr w:type="gramEnd"/>
      <w:r w:rsidRPr="003162EA">
        <w:rPr>
          <w:rFonts w:ascii="宋体" w:hAnsi="宋体" w:cs="Arial" w:hint="eastAsia"/>
        </w:rPr>
        <w:t>不符、科目状态“待生效”、</w:t>
      </w:r>
      <w:r w:rsidR="00961D93" w:rsidRPr="003162EA" w:rsidDel="00961D93">
        <w:rPr>
          <w:rFonts w:ascii="宋体" w:hAnsi="宋体" w:cs="Arial" w:hint="eastAsia"/>
        </w:rPr>
        <w:t xml:space="preserve"> </w:t>
      </w:r>
      <w:r w:rsidRPr="003162EA">
        <w:rPr>
          <w:rFonts w:ascii="宋体" w:hAnsi="宋体" w:cs="Arial" w:hint="eastAsia"/>
        </w:rPr>
        <w:t>“注销”），交易不拒绝，</w:t>
      </w:r>
      <w:r w:rsidRPr="00065DBE">
        <w:rPr>
          <w:rFonts w:ascii="宋体" w:hAnsi="宋体" w:cs="Arial" w:hint="eastAsia"/>
          <w:highlight w:val="yellow"/>
        </w:rPr>
        <w:t>系统自动</w:t>
      </w:r>
      <w:r w:rsidR="00961D93" w:rsidRPr="00065DBE">
        <w:rPr>
          <w:rFonts w:ascii="宋体" w:hAnsi="宋体" w:cs="Arial" w:hint="eastAsia"/>
          <w:highlight w:val="yellow"/>
        </w:rPr>
        <w:t>通过</w:t>
      </w:r>
      <w:r w:rsidR="004B7D1F" w:rsidRPr="00065DBE">
        <w:rPr>
          <w:rFonts w:ascii="宋体" w:hAnsi="宋体" w:cs="Arial" w:hint="eastAsia"/>
          <w:highlight w:val="yellow"/>
        </w:rPr>
        <w:t>核算异常科目垫平</w:t>
      </w:r>
      <w:r w:rsidRPr="00065DBE">
        <w:rPr>
          <w:rFonts w:ascii="宋体" w:hAnsi="宋体" w:cs="Arial" w:hint="eastAsia"/>
          <w:highlight w:val="yellow"/>
        </w:rPr>
        <w:t>。</w:t>
      </w:r>
    </w:p>
    <w:p w14:paraId="29768DFB" w14:textId="74CF8DD1" w:rsidR="00A5471B" w:rsidRPr="003B6411" w:rsidRDefault="00A5471B" w:rsidP="00C80BFB">
      <w:pPr>
        <w:numPr>
          <w:ilvl w:val="0"/>
          <w:numId w:val="41"/>
        </w:numPr>
        <w:spacing w:line="360" w:lineRule="auto"/>
        <w:rPr>
          <w:rFonts w:ascii="宋体" w:hAnsi="宋体" w:cs="Arial"/>
          <w:highlight w:val="yellow"/>
        </w:rPr>
      </w:pPr>
      <w:proofErr w:type="gramStart"/>
      <w:r w:rsidRPr="00FA7F5D">
        <w:rPr>
          <w:rFonts w:ascii="宋体" w:hAnsi="宋体" w:cs="Arial" w:hint="eastAsia"/>
        </w:rPr>
        <w:t>内部户</w:t>
      </w:r>
      <w:proofErr w:type="gramEnd"/>
      <w:r w:rsidRPr="00FA7F5D">
        <w:rPr>
          <w:rFonts w:ascii="宋体" w:hAnsi="宋体" w:cs="Arial" w:hint="eastAsia"/>
        </w:rPr>
        <w:t>异常（余额方向不符、发生</w:t>
      </w:r>
      <w:proofErr w:type="gramStart"/>
      <w:r w:rsidRPr="00FA7F5D">
        <w:rPr>
          <w:rFonts w:ascii="宋体" w:hAnsi="宋体" w:cs="Arial" w:hint="eastAsia"/>
        </w:rPr>
        <w:t>额方向</w:t>
      </w:r>
      <w:proofErr w:type="gramEnd"/>
      <w:r w:rsidRPr="00FA7F5D">
        <w:rPr>
          <w:rFonts w:ascii="宋体" w:hAnsi="宋体" w:cs="Arial" w:hint="eastAsia"/>
        </w:rPr>
        <w:t>不符、</w:t>
      </w:r>
      <w:proofErr w:type="gramStart"/>
      <w:r w:rsidRPr="00FA7F5D">
        <w:rPr>
          <w:rFonts w:ascii="宋体" w:hAnsi="宋体" w:cs="Arial" w:hint="eastAsia"/>
        </w:rPr>
        <w:t>内部户状态</w:t>
      </w:r>
      <w:proofErr w:type="gramEnd"/>
      <w:r w:rsidR="00961D93" w:rsidRPr="00FA7F5D" w:rsidDel="00961D93">
        <w:rPr>
          <w:rFonts w:ascii="宋体" w:hAnsi="宋体" w:cs="Arial" w:hint="eastAsia"/>
        </w:rPr>
        <w:t xml:space="preserve"> </w:t>
      </w:r>
      <w:r w:rsidRPr="00FA7F5D">
        <w:rPr>
          <w:rFonts w:ascii="宋体" w:hAnsi="宋体" w:cs="Arial" w:hint="eastAsia"/>
        </w:rPr>
        <w:t>“销户”），出提示警告信息，交易不拒绝，</w:t>
      </w:r>
      <w:r w:rsidRPr="00FA7F5D">
        <w:rPr>
          <w:rFonts w:ascii="宋体" w:hAnsi="宋体" w:cs="Arial" w:hint="eastAsia"/>
          <w:highlight w:val="yellow"/>
        </w:rPr>
        <w:t>系统自动</w:t>
      </w:r>
      <w:r w:rsidR="00961D93" w:rsidRPr="00FA7F5D">
        <w:rPr>
          <w:rFonts w:ascii="宋体" w:hAnsi="宋体" w:cs="Arial" w:hint="eastAsia"/>
          <w:highlight w:val="yellow"/>
        </w:rPr>
        <w:t>通过</w:t>
      </w:r>
      <w:r w:rsidR="004B7D1F" w:rsidRPr="00FA7F5D">
        <w:rPr>
          <w:rFonts w:ascii="宋体" w:hAnsi="宋体" w:cs="Arial" w:hint="eastAsia"/>
          <w:highlight w:val="yellow"/>
        </w:rPr>
        <w:t>核算异常科目垫平</w:t>
      </w:r>
      <w:r w:rsidRPr="00FA7F5D">
        <w:rPr>
          <w:rFonts w:ascii="宋体" w:hAnsi="宋体" w:cs="Arial" w:hint="eastAsia"/>
        </w:rPr>
        <w:t>。</w:t>
      </w:r>
      <w:proofErr w:type="gramStart"/>
      <w:r w:rsidRPr="00FA7F5D">
        <w:rPr>
          <w:rFonts w:ascii="宋体" w:hAnsi="宋体" w:cs="Arial" w:hint="eastAsia"/>
        </w:rPr>
        <w:t>内部户</w:t>
      </w:r>
      <w:proofErr w:type="gramEnd"/>
      <w:r w:rsidR="00B53366" w:rsidRPr="00FA7F5D">
        <w:rPr>
          <w:rFonts w:ascii="宋体" w:hAnsi="宋体" w:cs="Arial" w:hint="eastAsia"/>
        </w:rPr>
        <w:t>停</w:t>
      </w:r>
      <w:r w:rsidR="00B53366" w:rsidRPr="00FA7F5D">
        <w:rPr>
          <w:rFonts w:ascii="宋体" w:hAnsi="宋体" w:cs="Arial" w:hint="eastAsia"/>
        </w:rPr>
        <w:lastRenderedPageBreak/>
        <w:t>用</w:t>
      </w:r>
      <w:r w:rsidRPr="00FA7F5D">
        <w:rPr>
          <w:rFonts w:ascii="宋体" w:hAnsi="宋体" w:cs="Arial" w:hint="eastAsia"/>
        </w:rPr>
        <w:t>状态，允许</w:t>
      </w:r>
      <w:proofErr w:type="gramStart"/>
      <w:r w:rsidRPr="00FA7F5D">
        <w:rPr>
          <w:rFonts w:ascii="宋体" w:hAnsi="宋体" w:cs="Arial" w:hint="eastAsia"/>
        </w:rPr>
        <w:t>内部户</w:t>
      </w:r>
      <w:proofErr w:type="gramEnd"/>
      <w:r w:rsidRPr="00FA7F5D">
        <w:rPr>
          <w:rFonts w:ascii="宋体" w:hAnsi="宋体" w:cs="Arial" w:hint="eastAsia"/>
        </w:rPr>
        <w:t>往余额为0 的方向进行交易。如果交易往</w:t>
      </w:r>
      <w:proofErr w:type="gramStart"/>
      <w:r w:rsidRPr="00FA7F5D">
        <w:rPr>
          <w:rFonts w:ascii="宋体" w:hAnsi="宋体" w:cs="Arial" w:hint="eastAsia"/>
        </w:rPr>
        <w:t>内部户</w:t>
      </w:r>
      <w:proofErr w:type="gramEnd"/>
      <w:r w:rsidRPr="00FA7F5D">
        <w:rPr>
          <w:rFonts w:ascii="宋体" w:hAnsi="宋体" w:cs="Arial" w:hint="eastAsia"/>
        </w:rPr>
        <w:t>余额增大的方向处理，提示警告信息，交易不拒绝</w:t>
      </w:r>
      <w:r w:rsidRPr="003B6411">
        <w:rPr>
          <w:rFonts w:ascii="宋体" w:hAnsi="宋体" w:cs="Arial" w:hint="eastAsia"/>
          <w:highlight w:val="yellow"/>
        </w:rPr>
        <w:t>，系统自动</w:t>
      </w:r>
      <w:r w:rsidR="004B7D1F" w:rsidRPr="003B6411">
        <w:rPr>
          <w:rFonts w:ascii="宋体" w:hAnsi="宋体" w:cs="Arial" w:hint="eastAsia"/>
          <w:highlight w:val="yellow"/>
        </w:rPr>
        <w:t>通过核算异常科目垫平</w:t>
      </w:r>
      <w:r w:rsidRPr="003B6411">
        <w:rPr>
          <w:rFonts w:ascii="宋体" w:hAnsi="宋体" w:cs="Arial" w:hint="eastAsia"/>
          <w:highlight w:val="yellow"/>
        </w:rPr>
        <w:t>。</w:t>
      </w:r>
    </w:p>
    <w:p w14:paraId="44318CBB" w14:textId="598071E0" w:rsidR="00A5471B" w:rsidRPr="00065DBE" w:rsidRDefault="00A5471B" w:rsidP="00C80BFB">
      <w:pPr>
        <w:numPr>
          <w:ilvl w:val="0"/>
          <w:numId w:val="41"/>
        </w:numPr>
        <w:spacing w:line="360" w:lineRule="auto"/>
        <w:rPr>
          <w:rFonts w:ascii="宋体" w:hAnsi="宋体" w:cs="Arial"/>
          <w:highlight w:val="yellow"/>
        </w:rPr>
      </w:pPr>
      <w:r w:rsidRPr="003162EA">
        <w:rPr>
          <w:rFonts w:ascii="宋体" w:hAnsi="宋体" w:cs="Arial" w:hint="eastAsia"/>
        </w:rPr>
        <w:t>交易借贷不平，出提示警告信息，交易不拒绝，</w:t>
      </w:r>
      <w:r w:rsidRPr="00065DBE">
        <w:rPr>
          <w:rFonts w:ascii="宋体" w:hAnsi="宋体" w:cs="Arial" w:hint="eastAsia"/>
          <w:highlight w:val="yellow"/>
        </w:rPr>
        <w:t>系统自动</w:t>
      </w:r>
      <w:r w:rsidR="00DF48CE" w:rsidRPr="00065DBE">
        <w:rPr>
          <w:rFonts w:ascii="宋体" w:hAnsi="宋体" w:cs="Arial" w:hint="eastAsia"/>
          <w:highlight w:val="yellow"/>
        </w:rPr>
        <w:t>通过</w:t>
      </w:r>
      <w:r w:rsidR="004B7D1F" w:rsidRPr="00065DBE">
        <w:rPr>
          <w:rFonts w:ascii="宋体" w:hAnsi="宋体" w:cs="Arial" w:hint="eastAsia"/>
          <w:highlight w:val="yellow"/>
        </w:rPr>
        <w:t>核算异常科目垫平</w:t>
      </w:r>
      <w:r w:rsidRPr="00065DBE">
        <w:rPr>
          <w:rFonts w:ascii="宋体" w:hAnsi="宋体" w:cs="Arial" w:hint="eastAsia"/>
          <w:highlight w:val="yellow"/>
        </w:rPr>
        <w:t>。</w:t>
      </w:r>
    </w:p>
    <w:p w14:paraId="1A95ABE3" w14:textId="13F8E613" w:rsidR="004B7D1F" w:rsidRDefault="004B7D1F" w:rsidP="005C22C7">
      <w:pPr>
        <w:spacing w:line="360" w:lineRule="auto"/>
        <w:ind w:left="1200"/>
        <w:rPr>
          <w:rFonts w:ascii="宋体" w:hAnsi="宋体" w:cs="Arial"/>
        </w:rPr>
      </w:pPr>
      <w:bookmarkStart w:id="92" w:name="OLE_LINK3"/>
      <w:bookmarkStart w:id="93" w:name="OLE_LINK4"/>
    </w:p>
    <w:p w14:paraId="1A984AE1" w14:textId="5711E2E0" w:rsidR="004B7D1F" w:rsidRPr="00065DBE" w:rsidRDefault="004B7D1F" w:rsidP="004B7D1F">
      <w:pPr>
        <w:pStyle w:val="af6"/>
        <w:numPr>
          <w:ilvl w:val="3"/>
          <w:numId w:val="1"/>
        </w:numPr>
        <w:spacing w:before="156" w:after="156"/>
        <w:ind w:left="426" w:hanging="437"/>
        <w:rPr>
          <w:sz w:val="28"/>
          <w:szCs w:val="28"/>
          <w:highlight w:val="yellow"/>
        </w:rPr>
      </w:pPr>
      <w:r w:rsidRPr="00065DBE">
        <w:rPr>
          <w:rFonts w:hint="eastAsia"/>
          <w:sz w:val="28"/>
          <w:szCs w:val="28"/>
          <w:highlight w:val="yellow"/>
        </w:rPr>
        <w:t>核算异常科目自动垫平处理</w:t>
      </w:r>
      <w:r w:rsidR="003B6411">
        <w:rPr>
          <w:rFonts w:hint="eastAsia"/>
          <w:sz w:val="28"/>
          <w:szCs w:val="28"/>
          <w:highlight w:val="yellow"/>
        </w:rPr>
        <w:t>机制</w:t>
      </w:r>
    </w:p>
    <w:p w14:paraId="5F7D560E" w14:textId="235902AA" w:rsidR="004B7D1F" w:rsidRPr="00065DBE" w:rsidRDefault="004B7D1F" w:rsidP="004B7D1F">
      <w:pPr>
        <w:spacing w:line="360" w:lineRule="auto"/>
        <w:ind w:leftChars="175" w:left="368" w:firstLineChars="200" w:firstLine="420"/>
        <w:rPr>
          <w:rFonts w:ascii="宋体" w:hAnsi="宋体" w:cs="Arial"/>
          <w:highlight w:val="yellow"/>
        </w:rPr>
      </w:pPr>
      <w:r w:rsidRPr="00065DBE">
        <w:rPr>
          <w:rFonts w:ascii="宋体" w:hAnsi="宋体" w:cs="Arial" w:hint="eastAsia"/>
          <w:highlight w:val="yellow"/>
        </w:rPr>
        <w:t>由于系统内部问题导致的账务不平衡或记账不成功等核算异常，系统将进行自动根据定义的核算异常科目进行垫平处理。垫平原则如下：</w:t>
      </w:r>
    </w:p>
    <w:p w14:paraId="54B59728" w14:textId="21617169" w:rsidR="004B7D1F" w:rsidRPr="00065DBE" w:rsidRDefault="004B7D1F" w:rsidP="004B7D1F">
      <w:pPr>
        <w:numPr>
          <w:ilvl w:val="0"/>
          <w:numId w:val="34"/>
        </w:numPr>
        <w:spacing w:line="360" w:lineRule="auto"/>
        <w:rPr>
          <w:rFonts w:ascii="宋体" w:hAnsi="宋体" w:cs="Arial"/>
          <w:highlight w:val="yellow"/>
        </w:rPr>
      </w:pPr>
      <w:r w:rsidRPr="00065DBE">
        <w:rPr>
          <w:rFonts w:ascii="宋体" w:hAnsi="宋体" w:cs="Arial" w:hint="eastAsia"/>
          <w:highlight w:val="yellow"/>
        </w:rPr>
        <w:t>只在原交易机构垫平。</w:t>
      </w:r>
    </w:p>
    <w:p w14:paraId="5574AD9A" w14:textId="2500CD7C" w:rsidR="004B7D1F" w:rsidRPr="00065DBE" w:rsidRDefault="004B7D1F" w:rsidP="004B7D1F">
      <w:pPr>
        <w:numPr>
          <w:ilvl w:val="0"/>
          <w:numId w:val="34"/>
        </w:numPr>
        <w:spacing w:line="360" w:lineRule="auto"/>
        <w:rPr>
          <w:rFonts w:ascii="宋体" w:hAnsi="宋体" w:cs="Arial"/>
          <w:highlight w:val="yellow"/>
        </w:rPr>
      </w:pPr>
      <w:r w:rsidRPr="00065DBE">
        <w:rPr>
          <w:rFonts w:ascii="宋体" w:hAnsi="宋体" w:cs="Arial" w:hint="eastAsia"/>
          <w:highlight w:val="yellow"/>
        </w:rPr>
        <w:t>按照机构、币种进行垫平。</w:t>
      </w:r>
    </w:p>
    <w:p w14:paraId="59527AFA" w14:textId="606F9875" w:rsidR="004B7D1F" w:rsidRDefault="00D732DF" w:rsidP="00391A1F">
      <w:pPr>
        <w:numPr>
          <w:ilvl w:val="0"/>
          <w:numId w:val="34"/>
        </w:numPr>
        <w:spacing w:line="360" w:lineRule="auto"/>
        <w:rPr>
          <w:rFonts w:ascii="宋体" w:hAnsi="宋体" w:cs="Arial"/>
        </w:rPr>
      </w:pPr>
      <w:r w:rsidRPr="00065DBE">
        <w:rPr>
          <w:rFonts w:ascii="宋体" w:hAnsi="宋体" w:cs="Arial" w:hint="eastAsia"/>
          <w:highlight w:val="yellow"/>
        </w:rPr>
        <w:t>在垫平传票中</w:t>
      </w:r>
      <w:r w:rsidR="004B7D1F" w:rsidRPr="00065DBE">
        <w:rPr>
          <w:rFonts w:ascii="宋体" w:hAnsi="宋体" w:cs="Arial" w:hint="eastAsia"/>
          <w:highlight w:val="yellow"/>
        </w:rPr>
        <w:t>注明</w:t>
      </w:r>
      <w:r w:rsidRPr="00065DBE">
        <w:rPr>
          <w:rFonts w:ascii="宋体" w:hAnsi="宋体" w:cs="Arial" w:hint="eastAsia"/>
          <w:highlight w:val="yellow"/>
        </w:rPr>
        <w:t>核算错误</w:t>
      </w:r>
      <w:r w:rsidR="004B7D1F" w:rsidRPr="00065DBE">
        <w:rPr>
          <w:rFonts w:ascii="宋体" w:hAnsi="宋体" w:cs="Arial" w:hint="eastAsia"/>
          <w:highlight w:val="yellow"/>
        </w:rPr>
        <w:t>原因，登记原科目号及顺序号信息。</w:t>
      </w:r>
    </w:p>
    <w:p w14:paraId="0D19CB07" w14:textId="057B18FE" w:rsidR="00991916" w:rsidRDefault="00991916" w:rsidP="00391A1F">
      <w:pPr>
        <w:numPr>
          <w:ilvl w:val="0"/>
          <w:numId w:val="34"/>
        </w:numPr>
        <w:spacing w:line="360" w:lineRule="auto"/>
        <w:rPr>
          <w:rFonts w:ascii="宋体" w:hAnsi="宋体" w:cs="Arial"/>
        </w:rPr>
      </w:pPr>
      <w:r>
        <w:rPr>
          <w:rFonts w:ascii="宋体" w:hAnsi="宋体" w:cs="Arial"/>
          <w:highlight w:val="yellow"/>
        </w:rPr>
        <w:t>核算异常垫平科目的余额信息和交易明细可通过总账准实时余额查询和总账历史交易明细查询获取</w:t>
      </w:r>
      <w:r>
        <w:rPr>
          <w:rFonts w:ascii="宋体" w:hAnsi="宋体" w:cs="Arial" w:hint="eastAsia"/>
          <w:highlight w:val="yellow"/>
        </w:rPr>
        <w:t>。</w:t>
      </w:r>
    </w:p>
    <w:p w14:paraId="5E7A6D5D" w14:textId="64399433" w:rsidR="00991916" w:rsidRDefault="00991916" w:rsidP="00391A1F">
      <w:pPr>
        <w:numPr>
          <w:ilvl w:val="0"/>
          <w:numId w:val="34"/>
        </w:numPr>
        <w:spacing w:line="360" w:lineRule="auto"/>
        <w:rPr>
          <w:rFonts w:ascii="宋体" w:hAnsi="宋体" w:cs="Arial"/>
        </w:rPr>
      </w:pPr>
      <w:r>
        <w:rPr>
          <w:rFonts w:ascii="宋体" w:hAnsi="宋体" w:cs="Arial"/>
          <w:highlight w:val="yellow"/>
        </w:rPr>
        <w:t>机构关门增加对该机构核算异常垫平科目的余额</w:t>
      </w:r>
      <w:r w:rsidR="003B6411">
        <w:rPr>
          <w:rFonts w:ascii="宋体" w:hAnsi="宋体" w:cs="Arial" w:hint="eastAsia"/>
          <w:highlight w:val="yellow"/>
        </w:rPr>
        <w:t>为零检查</w:t>
      </w:r>
      <w:r>
        <w:rPr>
          <w:rFonts w:ascii="宋体" w:hAnsi="宋体" w:cs="Arial" w:hint="eastAsia"/>
          <w:highlight w:val="yellow"/>
        </w:rPr>
        <w:t>，</w:t>
      </w:r>
      <w:r>
        <w:rPr>
          <w:rFonts w:ascii="宋体" w:hAnsi="宋体" w:cs="Arial"/>
          <w:highlight w:val="yellow"/>
        </w:rPr>
        <w:t>如果该科目余额不为零</w:t>
      </w:r>
      <w:r>
        <w:rPr>
          <w:rFonts w:ascii="宋体" w:hAnsi="宋体" w:cs="Arial" w:hint="eastAsia"/>
          <w:highlight w:val="yellow"/>
        </w:rPr>
        <w:t>，</w:t>
      </w:r>
      <w:r w:rsidR="005F13CF" w:rsidRPr="00D35F63">
        <w:rPr>
          <w:rFonts w:ascii="宋体" w:hAnsi="宋体" w:cs="Arial" w:hint="eastAsia"/>
          <w:highlight w:val="yellow"/>
        </w:rPr>
        <w:t>需要授权或拒绝关门（支持参数配置）</w:t>
      </w:r>
      <w:r>
        <w:rPr>
          <w:rFonts w:ascii="宋体" w:hAnsi="宋体" w:cs="Arial" w:hint="eastAsia"/>
          <w:highlight w:val="yellow"/>
        </w:rPr>
        <w:t>。</w:t>
      </w:r>
    </w:p>
    <w:p w14:paraId="3F1081EF" w14:textId="5C2888C2" w:rsidR="003B6411" w:rsidRPr="00391A1F" w:rsidRDefault="003B6411" w:rsidP="00391A1F">
      <w:pPr>
        <w:numPr>
          <w:ilvl w:val="0"/>
          <w:numId w:val="34"/>
        </w:numPr>
        <w:spacing w:line="360" w:lineRule="auto"/>
        <w:rPr>
          <w:rFonts w:ascii="宋体" w:hAnsi="宋体" w:cs="Arial"/>
        </w:rPr>
      </w:pPr>
      <w:r>
        <w:rPr>
          <w:rFonts w:ascii="宋体" w:hAnsi="宋体" w:cs="Arial"/>
          <w:highlight w:val="yellow"/>
        </w:rPr>
        <w:t>日终生</w:t>
      </w:r>
      <w:proofErr w:type="gramStart"/>
      <w:r>
        <w:rPr>
          <w:rFonts w:ascii="宋体" w:hAnsi="宋体" w:cs="Arial"/>
          <w:highlight w:val="yellow"/>
        </w:rPr>
        <w:t>成机构</w:t>
      </w:r>
      <w:proofErr w:type="gramEnd"/>
      <w:r>
        <w:rPr>
          <w:rFonts w:ascii="宋体" w:hAnsi="宋体" w:cs="Arial"/>
          <w:highlight w:val="yellow"/>
        </w:rPr>
        <w:t>核算异常科目情况清单</w:t>
      </w:r>
      <w:r>
        <w:rPr>
          <w:rFonts w:ascii="宋体" w:hAnsi="宋体" w:cs="Arial" w:hint="eastAsia"/>
          <w:highlight w:val="yellow"/>
        </w:rPr>
        <w:t>。</w:t>
      </w:r>
    </w:p>
    <w:bookmarkEnd w:id="92"/>
    <w:bookmarkEnd w:id="93"/>
    <w:p w14:paraId="267E5145"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起息控制</w:t>
      </w:r>
    </w:p>
    <w:p w14:paraId="57007D3C" w14:textId="77777777" w:rsidR="00A5471B" w:rsidRDefault="00A5471B" w:rsidP="00595291">
      <w:pPr>
        <w:numPr>
          <w:ilvl w:val="0"/>
          <w:numId w:val="68"/>
        </w:numPr>
        <w:spacing w:line="360" w:lineRule="auto"/>
        <w:rPr>
          <w:rFonts w:ascii="宋体" w:hAnsi="宋体" w:cs="Arial"/>
        </w:rPr>
      </w:pPr>
      <w:r w:rsidRPr="000434A9">
        <w:rPr>
          <w:rFonts w:ascii="宋体" w:hAnsi="宋体" w:cs="Arial" w:hint="eastAsia"/>
        </w:rPr>
        <w:t>起息日的限制：</w:t>
      </w:r>
    </w:p>
    <w:p w14:paraId="48D15757" w14:textId="77777777" w:rsidR="00A5471B" w:rsidRPr="000434A9" w:rsidRDefault="00A5471B" w:rsidP="00C80BFB">
      <w:pPr>
        <w:numPr>
          <w:ilvl w:val="0"/>
          <w:numId w:val="35"/>
        </w:numPr>
        <w:spacing w:line="360" w:lineRule="auto"/>
        <w:rPr>
          <w:rFonts w:ascii="宋体" w:hAnsi="宋体" w:cs="Arial"/>
        </w:rPr>
      </w:pPr>
      <w:r>
        <w:rPr>
          <w:rFonts w:ascii="宋体" w:hAnsi="宋体" w:hint="eastAsia"/>
        </w:rPr>
        <w:t>均通过参数控制能否</w:t>
      </w:r>
      <w:r w:rsidRPr="00861BFC">
        <w:rPr>
          <w:rFonts w:ascii="宋体" w:hAnsi="宋体" w:hint="eastAsia"/>
        </w:rPr>
        <w:t>发起倒起息</w:t>
      </w:r>
      <w:r>
        <w:rPr>
          <w:rFonts w:ascii="宋体" w:hAnsi="宋体" w:hint="eastAsia"/>
        </w:rPr>
        <w:t>和远期</w:t>
      </w:r>
      <w:proofErr w:type="gramStart"/>
      <w:r>
        <w:rPr>
          <w:rFonts w:ascii="宋体" w:hAnsi="宋体" w:hint="eastAsia"/>
        </w:rPr>
        <w:t>息</w:t>
      </w:r>
      <w:proofErr w:type="gramEnd"/>
      <w:r w:rsidRPr="00861BFC">
        <w:rPr>
          <w:rFonts w:ascii="宋体" w:hAnsi="宋体" w:hint="eastAsia"/>
        </w:rPr>
        <w:t>交易。</w:t>
      </w:r>
      <w:r w:rsidRPr="000434A9">
        <w:rPr>
          <w:rFonts w:ascii="宋体" w:hAnsi="宋体" w:cs="Arial" w:hint="eastAsia"/>
        </w:rPr>
        <w:t>手工记账和应用系统产生账务的起息日的期限受开放周期的限制。</w:t>
      </w:r>
    </w:p>
    <w:p w14:paraId="221077B4" w14:textId="77777777" w:rsidR="00A5471B" w:rsidRPr="000434A9" w:rsidRDefault="00A5471B" w:rsidP="00C80BFB">
      <w:pPr>
        <w:numPr>
          <w:ilvl w:val="0"/>
          <w:numId w:val="35"/>
        </w:numPr>
        <w:spacing w:line="360" w:lineRule="auto"/>
        <w:rPr>
          <w:rFonts w:ascii="宋体" w:hAnsi="宋体" w:cs="Arial"/>
        </w:rPr>
      </w:pPr>
      <w:r w:rsidRPr="000434A9">
        <w:rPr>
          <w:rFonts w:ascii="宋体" w:hAnsi="宋体" w:cs="Arial" w:hint="eastAsia"/>
        </w:rPr>
        <w:t>倒起息日期不得小于开户日期。</w:t>
      </w:r>
    </w:p>
    <w:p w14:paraId="6CCCF8B9" w14:textId="36168BF0" w:rsidR="00A5471B" w:rsidRDefault="00A5471B" w:rsidP="00595291">
      <w:pPr>
        <w:numPr>
          <w:ilvl w:val="0"/>
          <w:numId w:val="68"/>
        </w:numPr>
        <w:spacing w:line="360" w:lineRule="auto"/>
        <w:rPr>
          <w:rFonts w:ascii="宋体" w:hAnsi="宋体" w:cs="Arial"/>
        </w:rPr>
      </w:pPr>
      <w:r>
        <w:rPr>
          <w:rFonts w:ascii="宋体" w:hAnsi="宋体" w:cs="Arial" w:hint="eastAsia"/>
        </w:rPr>
        <w:t>倒起息处理（</w:t>
      </w:r>
      <w:r w:rsidRPr="000434A9">
        <w:rPr>
          <w:rFonts w:ascii="宋体" w:hAnsi="宋体" w:cs="Arial" w:hint="eastAsia"/>
        </w:rPr>
        <w:t>Back Value</w:t>
      </w:r>
      <w:r>
        <w:rPr>
          <w:rFonts w:ascii="宋体" w:hAnsi="宋体" w:cs="Arial" w:hint="eastAsia"/>
        </w:rPr>
        <w:t>）</w:t>
      </w:r>
    </w:p>
    <w:p w14:paraId="5A70A6EB" w14:textId="77777777" w:rsidR="00A5471B" w:rsidRPr="00152A9D" w:rsidRDefault="00A5471B" w:rsidP="00152A9D">
      <w:pPr>
        <w:spacing w:line="360" w:lineRule="auto"/>
        <w:ind w:left="1200"/>
        <w:rPr>
          <w:rFonts w:ascii="宋体" w:hAnsi="宋体"/>
        </w:rPr>
      </w:pPr>
      <w:r w:rsidRPr="00152A9D">
        <w:rPr>
          <w:rFonts w:ascii="宋体" w:hAnsi="宋体" w:hint="eastAsia"/>
        </w:rPr>
        <w:t>倒起息处理（Back Value）方式只更新当日总账和</w:t>
      </w:r>
      <w:proofErr w:type="gramStart"/>
      <w:r w:rsidRPr="00152A9D">
        <w:rPr>
          <w:rFonts w:ascii="宋体" w:hAnsi="宋体" w:hint="eastAsia"/>
        </w:rPr>
        <w:t>内部户</w:t>
      </w:r>
      <w:proofErr w:type="gramEnd"/>
      <w:r w:rsidRPr="00152A9D">
        <w:rPr>
          <w:rFonts w:ascii="宋体" w:hAnsi="宋体" w:hint="eastAsia"/>
        </w:rPr>
        <w:t>的余额及发生额，对</w:t>
      </w:r>
      <w:r w:rsidRPr="00152A9D">
        <w:rPr>
          <w:rFonts w:ascii="宋体" w:hAnsi="宋体" w:hint="eastAsia"/>
        </w:rPr>
        <w:lastRenderedPageBreak/>
        <w:t>以前总账和</w:t>
      </w:r>
      <w:proofErr w:type="gramStart"/>
      <w:r w:rsidRPr="00152A9D">
        <w:rPr>
          <w:rFonts w:ascii="宋体" w:hAnsi="宋体" w:hint="eastAsia"/>
        </w:rPr>
        <w:t>内部户</w:t>
      </w:r>
      <w:proofErr w:type="gramEnd"/>
      <w:r w:rsidRPr="00152A9D">
        <w:rPr>
          <w:rFonts w:ascii="宋体" w:hAnsi="宋体" w:hint="eastAsia"/>
        </w:rPr>
        <w:t>的历史余额都不产生影响，只会影响外部分户的历史余额。</w:t>
      </w:r>
    </w:p>
    <w:p w14:paraId="24C0EFEA" w14:textId="77777777" w:rsidR="00A5471B" w:rsidRPr="00673EB3" w:rsidRDefault="00A5471B" w:rsidP="00A5471B">
      <w:pPr>
        <w:spacing w:line="360" w:lineRule="auto"/>
        <w:rPr>
          <w:rFonts w:ascii="宋体" w:hAnsi="宋体" w:cs="Arial"/>
        </w:rPr>
      </w:pPr>
    </w:p>
    <w:p w14:paraId="18C09756" w14:textId="22612966"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冲账业务规则</w:t>
      </w:r>
    </w:p>
    <w:p w14:paraId="2F7A81FB" w14:textId="156B1991" w:rsidR="00A5471B" w:rsidRPr="00B87A41" w:rsidRDefault="00A5471B" w:rsidP="00C80BFB">
      <w:pPr>
        <w:numPr>
          <w:ilvl w:val="0"/>
          <w:numId w:val="33"/>
        </w:numPr>
        <w:spacing w:line="360" w:lineRule="auto"/>
        <w:rPr>
          <w:rFonts w:ascii="宋体" w:hAnsi="宋体"/>
        </w:rPr>
      </w:pPr>
      <w:r w:rsidRPr="00B87A41">
        <w:rPr>
          <w:rFonts w:ascii="宋体" w:hAnsi="宋体" w:hint="eastAsia"/>
        </w:rPr>
        <w:t>年内错账都采用同</w:t>
      </w:r>
      <w:proofErr w:type="gramStart"/>
      <w:r w:rsidRPr="00B87A41">
        <w:rPr>
          <w:rFonts w:ascii="宋体" w:hAnsi="宋体" w:hint="eastAsia"/>
        </w:rPr>
        <w:t>向红字冲正</w:t>
      </w:r>
      <w:proofErr w:type="gramEnd"/>
      <w:r w:rsidRPr="00B87A41">
        <w:rPr>
          <w:rFonts w:ascii="宋体" w:hAnsi="宋体" w:hint="eastAsia"/>
        </w:rPr>
        <w:t>，跨年采用反向蓝字冲正。</w:t>
      </w:r>
      <w:r>
        <w:rPr>
          <w:rFonts w:ascii="宋体" w:hAnsi="宋体" w:hint="eastAsia"/>
        </w:rPr>
        <w:t>重新补账</w:t>
      </w:r>
      <w:r w:rsidR="00C875A1">
        <w:rPr>
          <w:rFonts w:ascii="宋体" w:hAnsi="宋体" w:hint="eastAsia"/>
        </w:rPr>
        <w:t>（</w:t>
      </w:r>
      <w:r w:rsidR="000E632E">
        <w:rPr>
          <w:rFonts w:ascii="宋体" w:hAnsi="宋体" w:hint="eastAsia"/>
        </w:rPr>
        <w:t>即</w:t>
      </w:r>
      <w:r w:rsidR="00C875A1">
        <w:rPr>
          <w:rFonts w:ascii="宋体" w:hAnsi="宋体" w:hint="eastAsia"/>
        </w:rPr>
        <w:t>倒起息交易）</w:t>
      </w:r>
      <w:r>
        <w:rPr>
          <w:rFonts w:ascii="宋体" w:hAnsi="宋体" w:hint="eastAsia"/>
        </w:rPr>
        <w:t>采用</w:t>
      </w:r>
      <w:proofErr w:type="gramStart"/>
      <w:r>
        <w:rPr>
          <w:rFonts w:ascii="宋体" w:hAnsi="宋体" w:hint="eastAsia"/>
        </w:rPr>
        <w:t>蓝字补账的</w:t>
      </w:r>
      <w:proofErr w:type="gramEnd"/>
      <w:r>
        <w:rPr>
          <w:rFonts w:ascii="宋体" w:hAnsi="宋体" w:hint="eastAsia"/>
        </w:rPr>
        <w:t>原则。</w:t>
      </w:r>
    </w:p>
    <w:p w14:paraId="09D93575" w14:textId="40411983" w:rsidR="00A5471B" w:rsidRPr="00595291" w:rsidRDefault="00415104" w:rsidP="00C80BFB">
      <w:pPr>
        <w:numPr>
          <w:ilvl w:val="0"/>
          <w:numId w:val="33"/>
        </w:numPr>
        <w:spacing w:line="360" w:lineRule="auto"/>
        <w:rPr>
          <w:rFonts w:ascii="宋体" w:hAnsi="宋体"/>
          <w:color w:val="000000" w:themeColor="text1"/>
        </w:rPr>
      </w:pPr>
      <w:r w:rsidRPr="00595291">
        <w:rPr>
          <w:rFonts w:ascii="宋体" w:hAnsi="宋体" w:hint="eastAsia"/>
          <w:color w:val="000000" w:themeColor="text1"/>
        </w:rPr>
        <w:t>关于现金冲账，当天可以冲现金账，冲账计入现金科目。</w:t>
      </w:r>
      <w:r w:rsidRPr="00595291">
        <w:rPr>
          <w:rFonts w:ascii="宋体" w:hAnsi="宋体" w:hint="eastAsia"/>
          <w:color w:val="000000" w:themeColor="text1"/>
          <w:sz w:val="20"/>
          <w:szCs w:val="20"/>
        </w:rPr>
        <w:t>现金科目隔日冲账不能计入现金科目，要求只能通过现金冲账过渡科目（非现金科目），</w:t>
      </w:r>
      <w:proofErr w:type="gramStart"/>
      <w:r w:rsidRPr="00595291">
        <w:rPr>
          <w:rFonts w:ascii="宋体" w:hAnsi="宋体" w:hint="eastAsia"/>
          <w:color w:val="000000" w:themeColor="text1"/>
          <w:sz w:val="20"/>
          <w:szCs w:val="20"/>
        </w:rPr>
        <w:t>补账时</w:t>
      </w:r>
      <w:proofErr w:type="gramEnd"/>
      <w:r w:rsidRPr="00595291">
        <w:rPr>
          <w:rFonts w:ascii="宋体" w:hAnsi="宋体" w:hint="eastAsia"/>
          <w:color w:val="000000" w:themeColor="text1"/>
          <w:sz w:val="20"/>
          <w:szCs w:val="20"/>
        </w:rPr>
        <w:t>将过渡科目冲销，采用挂销账机制，挂账类型为</w:t>
      </w:r>
      <w:r w:rsidRPr="00595291">
        <w:rPr>
          <w:rFonts w:ascii="Verdana" w:hAnsi="Verdana" w:hint="eastAsia"/>
          <w:color w:val="000000" w:themeColor="text1"/>
          <w:sz w:val="20"/>
          <w:szCs w:val="20"/>
        </w:rPr>
        <w:t>“</w:t>
      </w:r>
      <w:r w:rsidRPr="00595291">
        <w:rPr>
          <w:rFonts w:ascii="宋体" w:hAnsi="宋体" w:hint="eastAsia"/>
          <w:color w:val="000000" w:themeColor="text1"/>
          <w:sz w:val="20"/>
          <w:szCs w:val="20"/>
        </w:rPr>
        <w:t>一挂一销</w:t>
      </w:r>
      <w:r w:rsidRPr="00595291">
        <w:rPr>
          <w:rFonts w:ascii="Verdana" w:hAnsi="Verdana" w:hint="eastAsia"/>
          <w:color w:val="000000" w:themeColor="text1"/>
          <w:sz w:val="20"/>
          <w:szCs w:val="20"/>
        </w:rPr>
        <w:t>”。</w:t>
      </w:r>
      <w:r w:rsidRPr="00595291">
        <w:rPr>
          <w:rFonts w:ascii="宋体" w:hAnsi="宋体" w:hint="eastAsia"/>
          <w:color w:val="000000" w:themeColor="text1"/>
          <w:sz w:val="20"/>
          <w:szCs w:val="20"/>
        </w:rPr>
        <w:t>现金冲账过渡科目账户需设成</w:t>
      </w:r>
      <w:r w:rsidRPr="00595291">
        <w:rPr>
          <w:rFonts w:ascii="Verdana" w:hAnsi="Verdana"/>
          <w:color w:val="000000" w:themeColor="text1"/>
          <w:sz w:val="20"/>
          <w:szCs w:val="20"/>
        </w:rPr>
        <w:t>“</w:t>
      </w:r>
      <w:r w:rsidRPr="00595291">
        <w:rPr>
          <w:rFonts w:ascii="宋体" w:hAnsi="宋体" w:hint="eastAsia"/>
          <w:color w:val="000000" w:themeColor="text1"/>
          <w:sz w:val="20"/>
          <w:szCs w:val="20"/>
        </w:rPr>
        <w:t>日终余额为</w:t>
      </w:r>
      <w:r w:rsidRPr="00595291">
        <w:rPr>
          <w:rFonts w:ascii="Verdana" w:hAnsi="Verdana"/>
          <w:color w:val="000000" w:themeColor="text1"/>
          <w:sz w:val="20"/>
          <w:szCs w:val="20"/>
        </w:rPr>
        <w:t>0”</w:t>
      </w:r>
      <w:r w:rsidRPr="00595291">
        <w:rPr>
          <w:rFonts w:ascii="宋体" w:hAnsi="宋体" w:hint="eastAsia"/>
          <w:color w:val="000000" w:themeColor="text1"/>
          <w:sz w:val="20"/>
          <w:szCs w:val="20"/>
        </w:rPr>
        <w:t>，机构关门不为零时需要主管授权。</w:t>
      </w:r>
    </w:p>
    <w:p w14:paraId="6CE4709D" w14:textId="612195FE" w:rsidR="00A5471B" w:rsidRPr="00B87A41" w:rsidRDefault="00A5471B" w:rsidP="00C80BFB">
      <w:pPr>
        <w:numPr>
          <w:ilvl w:val="0"/>
          <w:numId w:val="33"/>
        </w:numPr>
        <w:spacing w:line="360" w:lineRule="auto"/>
        <w:rPr>
          <w:rFonts w:ascii="宋体" w:hAnsi="宋体"/>
        </w:rPr>
      </w:pPr>
      <w:r w:rsidRPr="00861BFC">
        <w:rPr>
          <w:rFonts w:ascii="宋体" w:hAnsi="宋体" w:hint="eastAsia"/>
        </w:rPr>
        <w:t>系统对冲账时限</w:t>
      </w:r>
      <w:r>
        <w:rPr>
          <w:rFonts w:ascii="宋体" w:hAnsi="宋体" w:hint="eastAsia"/>
        </w:rPr>
        <w:t>采用参数</w:t>
      </w:r>
      <w:r w:rsidRPr="00861BFC">
        <w:rPr>
          <w:rFonts w:ascii="宋体" w:hAnsi="宋体" w:hint="eastAsia"/>
        </w:rPr>
        <w:t>控制</w:t>
      </w:r>
      <w:r w:rsidR="00D73675">
        <w:rPr>
          <w:rFonts w:ascii="宋体" w:hAnsi="宋体" w:hint="eastAsia"/>
        </w:rPr>
        <w:t>（开放周期参数）</w:t>
      </w:r>
      <w:r w:rsidRPr="00861BFC">
        <w:rPr>
          <w:rFonts w:ascii="宋体" w:hAnsi="宋体" w:hint="eastAsia"/>
        </w:rPr>
        <w:t>。</w:t>
      </w:r>
    </w:p>
    <w:p w14:paraId="12C13033" w14:textId="38F1A094" w:rsidR="00A5471B" w:rsidRPr="00291FD8" w:rsidRDefault="00A5471B" w:rsidP="00C80BFB">
      <w:pPr>
        <w:numPr>
          <w:ilvl w:val="0"/>
          <w:numId w:val="33"/>
        </w:numPr>
        <w:spacing w:line="360" w:lineRule="auto"/>
        <w:rPr>
          <w:rFonts w:ascii="宋体" w:hAnsi="宋体"/>
        </w:rPr>
      </w:pPr>
      <w:r w:rsidRPr="00861BFC">
        <w:rPr>
          <w:rFonts w:ascii="宋体" w:hAnsi="宋体" w:hint="eastAsia"/>
        </w:rPr>
        <w:t>系统</w:t>
      </w:r>
      <w:r w:rsidR="007C46C1">
        <w:rPr>
          <w:rFonts w:ascii="宋体" w:hAnsi="宋体" w:hint="eastAsia"/>
        </w:rPr>
        <w:t>控制当日</w:t>
      </w:r>
      <w:proofErr w:type="gramStart"/>
      <w:r w:rsidR="007C46C1">
        <w:rPr>
          <w:rFonts w:ascii="宋体" w:hAnsi="宋体" w:hint="eastAsia"/>
        </w:rPr>
        <w:t>错账冲正</w:t>
      </w:r>
      <w:proofErr w:type="gramEnd"/>
      <w:r w:rsidR="007C46C1">
        <w:rPr>
          <w:rFonts w:ascii="宋体" w:hAnsi="宋体" w:hint="eastAsia"/>
        </w:rPr>
        <w:t>必须是经办用户</w:t>
      </w:r>
      <w:r w:rsidR="005326E4">
        <w:rPr>
          <w:rFonts w:ascii="宋体" w:hAnsi="宋体" w:hint="eastAsia"/>
        </w:rPr>
        <w:t>操作</w:t>
      </w:r>
      <w:r w:rsidR="007C46C1">
        <w:rPr>
          <w:rFonts w:ascii="宋体" w:hAnsi="宋体" w:hint="eastAsia"/>
        </w:rPr>
        <w:t>。</w:t>
      </w:r>
      <w:r w:rsidR="007C46C1">
        <w:rPr>
          <w:rFonts w:ascii="宋体" w:hAnsi="宋体"/>
        </w:rPr>
        <w:t>无论当日错账或隔日错账的冲正必须</w:t>
      </w:r>
      <w:r w:rsidR="005326E4">
        <w:rPr>
          <w:rFonts w:ascii="宋体" w:hAnsi="宋体"/>
        </w:rPr>
        <w:t>主管</w:t>
      </w:r>
      <w:r w:rsidRPr="00861BFC">
        <w:rPr>
          <w:rFonts w:ascii="宋体" w:hAnsi="宋体" w:hint="eastAsia"/>
        </w:rPr>
        <w:t>授权。</w:t>
      </w:r>
    </w:p>
    <w:p w14:paraId="1862BD11" w14:textId="0FF746CA" w:rsidR="00A5471B" w:rsidRPr="00B87A41" w:rsidRDefault="00A5471B" w:rsidP="00C80BFB">
      <w:pPr>
        <w:numPr>
          <w:ilvl w:val="0"/>
          <w:numId w:val="33"/>
        </w:numPr>
        <w:spacing w:line="360" w:lineRule="auto"/>
        <w:rPr>
          <w:rFonts w:ascii="宋体" w:hAnsi="宋体"/>
        </w:rPr>
      </w:pPr>
      <w:r w:rsidRPr="00701F00">
        <w:rPr>
          <w:rFonts w:ascii="宋体" w:hAnsi="宋体" w:hint="eastAsia"/>
        </w:rPr>
        <w:t>由于冲账涉及错账，在处理冲账</w:t>
      </w:r>
      <w:r>
        <w:rPr>
          <w:rFonts w:ascii="宋体" w:hAnsi="宋体" w:hint="eastAsia"/>
        </w:rPr>
        <w:t>及</w:t>
      </w:r>
      <w:proofErr w:type="gramStart"/>
      <w:r>
        <w:rPr>
          <w:rFonts w:ascii="宋体" w:hAnsi="宋体" w:hint="eastAsia"/>
        </w:rPr>
        <w:t>补账</w:t>
      </w:r>
      <w:r w:rsidRPr="00701F00">
        <w:rPr>
          <w:rFonts w:ascii="宋体" w:hAnsi="宋体" w:hint="eastAsia"/>
        </w:rPr>
        <w:t>交易</w:t>
      </w:r>
      <w:proofErr w:type="gramEnd"/>
      <w:r w:rsidRPr="00701F00">
        <w:rPr>
          <w:rFonts w:ascii="宋体" w:hAnsi="宋体" w:hint="eastAsia"/>
        </w:rPr>
        <w:t>时应强制在系统录入重要要素：如错</w:t>
      </w:r>
      <w:r w:rsidR="00F57031">
        <w:rPr>
          <w:rFonts w:ascii="宋体" w:hAnsi="宋体" w:hint="eastAsia"/>
        </w:rPr>
        <w:t>账</w:t>
      </w:r>
      <w:r w:rsidRPr="00701F00">
        <w:rPr>
          <w:rFonts w:ascii="宋体" w:hAnsi="宋体" w:hint="eastAsia"/>
        </w:rPr>
        <w:t>日期，冲正原因，并由系统自动产生</w:t>
      </w:r>
      <w:r w:rsidR="00123211">
        <w:rPr>
          <w:rFonts w:ascii="宋体" w:hAnsi="宋体" w:hint="eastAsia"/>
        </w:rPr>
        <w:t>冲账</w:t>
      </w:r>
      <w:r w:rsidRPr="00701F00">
        <w:rPr>
          <w:rFonts w:ascii="宋体" w:hAnsi="宋体" w:hint="eastAsia"/>
        </w:rPr>
        <w:t>传票。</w:t>
      </w:r>
    </w:p>
    <w:p w14:paraId="1EFBF2EB" w14:textId="77777777" w:rsidR="00A5471B" w:rsidRPr="00B87A41" w:rsidRDefault="00A5471B" w:rsidP="00C80BFB">
      <w:pPr>
        <w:numPr>
          <w:ilvl w:val="0"/>
          <w:numId w:val="33"/>
        </w:numPr>
        <w:spacing w:line="360" w:lineRule="auto"/>
        <w:rPr>
          <w:rFonts w:ascii="宋体" w:hAnsi="宋体"/>
        </w:rPr>
      </w:pPr>
      <w:r w:rsidRPr="00B87A41">
        <w:rPr>
          <w:rFonts w:ascii="宋体" w:hAnsi="宋体" w:hint="eastAsia"/>
        </w:rPr>
        <w:t>账务的冲正处理：</w:t>
      </w:r>
    </w:p>
    <w:p w14:paraId="42A2EE9F" w14:textId="3873F656" w:rsidR="00A5471B" w:rsidRPr="00194CBA" w:rsidRDefault="00A5471B" w:rsidP="00C80BFB">
      <w:pPr>
        <w:numPr>
          <w:ilvl w:val="0"/>
          <w:numId w:val="37"/>
        </w:numPr>
        <w:spacing w:line="360" w:lineRule="auto"/>
        <w:rPr>
          <w:rFonts w:ascii="宋体" w:hAnsi="宋体" w:cs="Arial"/>
        </w:rPr>
      </w:pPr>
      <w:r w:rsidRPr="00194CBA">
        <w:rPr>
          <w:rFonts w:ascii="宋体" w:hAnsi="宋体" w:cs="Arial" w:hint="eastAsia"/>
        </w:rPr>
        <w:t>利息冲正采用</w:t>
      </w:r>
      <w:r w:rsidR="00440C31">
        <w:rPr>
          <w:rFonts w:ascii="宋体" w:hAnsi="宋体" w:cs="Arial" w:hint="eastAsia"/>
        </w:rPr>
        <w:t>倒起息（</w:t>
      </w:r>
      <w:r w:rsidRPr="00194CBA">
        <w:rPr>
          <w:rFonts w:ascii="宋体" w:hAnsi="宋体" w:cs="Arial"/>
        </w:rPr>
        <w:t>B</w:t>
      </w:r>
      <w:r w:rsidRPr="00194CBA">
        <w:rPr>
          <w:rFonts w:ascii="宋体" w:hAnsi="宋体" w:cs="Arial" w:hint="eastAsia"/>
        </w:rPr>
        <w:t xml:space="preserve">ack </w:t>
      </w:r>
      <w:r w:rsidRPr="00194CBA">
        <w:rPr>
          <w:rFonts w:ascii="宋体" w:hAnsi="宋体" w:cs="Arial"/>
        </w:rPr>
        <w:t>V</w:t>
      </w:r>
      <w:r w:rsidRPr="00194CBA">
        <w:rPr>
          <w:rFonts w:ascii="宋体" w:hAnsi="宋体" w:cs="Arial" w:hint="eastAsia"/>
        </w:rPr>
        <w:t>alue</w:t>
      </w:r>
      <w:r w:rsidR="00440C31">
        <w:rPr>
          <w:rFonts w:ascii="宋体" w:hAnsi="宋体" w:cs="Arial" w:hint="eastAsia"/>
        </w:rPr>
        <w:t>）</w:t>
      </w:r>
      <w:r w:rsidRPr="00194CBA">
        <w:rPr>
          <w:rFonts w:ascii="宋体" w:hAnsi="宋体" w:cs="Arial" w:hint="eastAsia"/>
        </w:rPr>
        <w:t>方式处理。</w:t>
      </w:r>
    </w:p>
    <w:p w14:paraId="7FA92E03" w14:textId="77777777" w:rsidR="00A5471B" w:rsidRDefault="00A5471B" w:rsidP="00C80BFB">
      <w:pPr>
        <w:numPr>
          <w:ilvl w:val="0"/>
          <w:numId w:val="37"/>
        </w:numPr>
        <w:spacing w:line="360" w:lineRule="auto"/>
        <w:rPr>
          <w:rFonts w:ascii="宋体" w:hAnsi="宋体" w:cs="Arial"/>
        </w:rPr>
      </w:pPr>
      <w:r w:rsidRPr="00194CBA">
        <w:rPr>
          <w:rFonts w:ascii="宋体" w:hAnsi="宋体" w:cs="Arial" w:hint="eastAsia"/>
        </w:rPr>
        <w:t>当日的冲正账务反映在当天。</w:t>
      </w:r>
    </w:p>
    <w:p w14:paraId="1D4B3D1A" w14:textId="413FB616" w:rsidR="00196264" w:rsidRPr="00196264" w:rsidRDefault="00196264" w:rsidP="00196264">
      <w:pPr>
        <w:numPr>
          <w:ilvl w:val="0"/>
          <w:numId w:val="37"/>
        </w:numPr>
        <w:spacing w:line="360" w:lineRule="auto"/>
        <w:rPr>
          <w:rFonts w:ascii="宋体" w:hAnsi="宋体" w:cs="Arial"/>
        </w:rPr>
      </w:pPr>
      <w:r>
        <w:rPr>
          <w:rFonts w:ascii="宋体" w:hAnsi="宋体" w:cs="Arial" w:hint="eastAsia"/>
        </w:rPr>
        <w:t>当日发生冲正，</w:t>
      </w:r>
      <w:r w:rsidR="002B4E07">
        <w:rPr>
          <w:rFonts w:ascii="宋体" w:hAnsi="宋体" w:cs="Arial" w:hint="eastAsia"/>
        </w:rPr>
        <w:t>原交易记录未打印存折或对账单，则交易冲正后冲正记录也不反映在存折或对账单上，</w:t>
      </w:r>
      <w:r w:rsidR="002B4E07">
        <w:rPr>
          <w:rFonts w:ascii="宋体" w:hAnsi="宋体" w:cs="Arial"/>
        </w:rPr>
        <w:t>否则需要将冲正记录反映在存折或对账单上</w:t>
      </w:r>
      <w:r w:rsidR="002B4E07">
        <w:rPr>
          <w:rFonts w:ascii="宋体" w:hAnsi="宋体" w:cs="Arial" w:hint="eastAsia"/>
        </w:rPr>
        <w:t>。对于补账（倒起息）交易，倒起息记录按照交易</w:t>
      </w:r>
      <w:proofErr w:type="gramStart"/>
      <w:r w:rsidR="002B4E07">
        <w:rPr>
          <w:rFonts w:ascii="宋体" w:hAnsi="宋体" w:cs="Arial" w:hint="eastAsia"/>
        </w:rPr>
        <w:t>日反映</w:t>
      </w:r>
      <w:proofErr w:type="gramEnd"/>
      <w:r w:rsidR="002B4E07">
        <w:rPr>
          <w:rFonts w:ascii="宋体" w:hAnsi="宋体" w:cs="Arial" w:hint="eastAsia"/>
        </w:rPr>
        <w:t>在存折或对账单上。</w:t>
      </w:r>
    </w:p>
    <w:p w14:paraId="18572AA5" w14:textId="77777777" w:rsidR="00A5471B" w:rsidRPr="00194CBA" w:rsidRDefault="00A5471B" w:rsidP="00C80BFB">
      <w:pPr>
        <w:numPr>
          <w:ilvl w:val="0"/>
          <w:numId w:val="37"/>
        </w:numPr>
        <w:spacing w:line="360" w:lineRule="auto"/>
        <w:rPr>
          <w:rFonts w:ascii="宋体" w:hAnsi="宋体" w:cs="Arial"/>
        </w:rPr>
      </w:pPr>
      <w:r w:rsidRPr="00194CBA">
        <w:rPr>
          <w:rFonts w:ascii="宋体" w:hAnsi="宋体" w:cs="Arial" w:hint="eastAsia"/>
        </w:rPr>
        <w:t>隔日的冲正，账务反映在当天，总账不会调整以往的总账余额，但是分户会自动调整之前的分户余额，例如存款会重新计算</w:t>
      </w:r>
      <w:proofErr w:type="gramStart"/>
      <w:r w:rsidRPr="00194CBA">
        <w:rPr>
          <w:rFonts w:ascii="宋体" w:hAnsi="宋体" w:cs="Arial" w:hint="eastAsia"/>
        </w:rPr>
        <w:t>存款息</w:t>
      </w:r>
      <w:proofErr w:type="gramEnd"/>
      <w:r w:rsidRPr="00194CBA">
        <w:rPr>
          <w:rFonts w:ascii="宋体" w:hAnsi="宋体" w:cs="Arial" w:hint="eastAsia"/>
        </w:rPr>
        <w:t>和更新之前的本金。</w:t>
      </w:r>
    </w:p>
    <w:p w14:paraId="630BB1AA" w14:textId="77777777" w:rsidR="00A5471B" w:rsidRPr="00194CBA" w:rsidRDefault="00A5471B" w:rsidP="00C80BFB">
      <w:pPr>
        <w:numPr>
          <w:ilvl w:val="0"/>
          <w:numId w:val="37"/>
        </w:numPr>
        <w:spacing w:line="360" w:lineRule="auto"/>
        <w:rPr>
          <w:rFonts w:ascii="宋体" w:hAnsi="宋体" w:cs="Arial"/>
        </w:rPr>
      </w:pPr>
      <w:r w:rsidRPr="00194CBA">
        <w:rPr>
          <w:rFonts w:ascii="宋体" w:hAnsi="宋体" w:cs="Arial"/>
        </w:rPr>
        <w:t>对于冲账引起的计提差额部分</w:t>
      </w:r>
      <w:r w:rsidRPr="00194CBA">
        <w:rPr>
          <w:rFonts w:ascii="宋体" w:hAnsi="宋体" w:cs="Arial" w:hint="eastAsia"/>
        </w:rPr>
        <w:t>、积数</w:t>
      </w:r>
      <w:r w:rsidRPr="00194CBA">
        <w:rPr>
          <w:rFonts w:ascii="宋体" w:hAnsi="宋体" w:cs="Arial"/>
        </w:rPr>
        <w:t>，由各应用系统进行调整。</w:t>
      </w:r>
    </w:p>
    <w:p w14:paraId="52ABA9AA" w14:textId="77777777" w:rsidR="00A5471B" w:rsidRDefault="00A5471B" w:rsidP="00C80BFB">
      <w:pPr>
        <w:numPr>
          <w:ilvl w:val="0"/>
          <w:numId w:val="33"/>
        </w:numPr>
        <w:spacing w:line="360" w:lineRule="auto"/>
        <w:rPr>
          <w:rFonts w:ascii="宋体" w:hAnsi="宋体" w:cs="Arial"/>
        </w:rPr>
      </w:pPr>
      <w:r>
        <w:rPr>
          <w:rFonts w:ascii="宋体" w:hAnsi="宋体" w:hint="eastAsia"/>
        </w:rPr>
        <w:t>在冲账交易完成后系统自动弹出相应</w:t>
      </w:r>
      <w:proofErr w:type="gramStart"/>
      <w:r>
        <w:rPr>
          <w:rFonts w:ascii="宋体" w:hAnsi="宋体" w:hint="eastAsia"/>
        </w:rPr>
        <w:t>的补账界面</w:t>
      </w:r>
      <w:proofErr w:type="gramEnd"/>
      <w:r>
        <w:rPr>
          <w:rFonts w:ascii="宋体" w:hAnsi="宋体" w:hint="eastAsia"/>
        </w:rPr>
        <w:t>处理正确的账务，或授权无需处理。冲账后实时反映客户账（即内</w:t>
      </w:r>
      <w:proofErr w:type="gramStart"/>
      <w:r>
        <w:rPr>
          <w:rFonts w:ascii="宋体" w:hAnsi="宋体" w:hint="eastAsia"/>
        </w:rPr>
        <w:t>外部户账</w:t>
      </w:r>
      <w:proofErr w:type="gramEnd"/>
      <w:r>
        <w:rPr>
          <w:rFonts w:ascii="宋体" w:hAnsi="宋体" w:hint="eastAsia"/>
        </w:rPr>
        <w:t>）。</w:t>
      </w:r>
    </w:p>
    <w:p w14:paraId="1E98AF9C" w14:textId="4FFC9B1C" w:rsidR="00A5471B" w:rsidRPr="00140737" w:rsidRDefault="00A5471B" w:rsidP="00C80BFB">
      <w:pPr>
        <w:numPr>
          <w:ilvl w:val="0"/>
          <w:numId w:val="33"/>
        </w:numPr>
        <w:spacing w:line="360" w:lineRule="auto"/>
        <w:rPr>
          <w:rFonts w:ascii="宋体" w:hAnsi="宋体" w:cs="Arial"/>
        </w:rPr>
      </w:pPr>
      <w:r w:rsidRPr="00194CBA">
        <w:rPr>
          <w:rFonts w:ascii="宋体" w:hAnsi="宋体" w:cs="Arial" w:hint="eastAsia"/>
        </w:rPr>
        <w:lastRenderedPageBreak/>
        <w:t>对于当日错账或隔日错账，都采用冲账的方式处理。对于当日冲账以及隔日冲账的交易均适用以下规则：对于</w:t>
      </w:r>
      <w:proofErr w:type="gramStart"/>
      <w:r w:rsidRPr="00194CBA">
        <w:rPr>
          <w:rFonts w:ascii="宋体" w:hAnsi="宋体" w:cs="Arial" w:hint="eastAsia"/>
        </w:rPr>
        <w:t>外部户</w:t>
      </w:r>
      <w:proofErr w:type="gramEnd"/>
      <w:r w:rsidRPr="00194CBA">
        <w:rPr>
          <w:rFonts w:ascii="宋体" w:hAnsi="宋体" w:cs="Arial" w:hint="eastAsia"/>
        </w:rPr>
        <w:t>和内部户</w:t>
      </w:r>
      <w:r w:rsidR="00440C31">
        <w:rPr>
          <w:rFonts w:ascii="宋体" w:hAnsi="宋体" w:cs="Arial" w:hint="eastAsia"/>
        </w:rPr>
        <w:t>，</w:t>
      </w:r>
      <w:r w:rsidRPr="00194CBA">
        <w:rPr>
          <w:rFonts w:ascii="宋体" w:hAnsi="宋体" w:cs="Arial" w:hint="eastAsia"/>
        </w:rPr>
        <w:t>发现的错账，账务引擎和核心交易系统能够进行追溯到原始的交易流水号，冲账后实时反映</w:t>
      </w:r>
      <w:proofErr w:type="gramStart"/>
      <w:r w:rsidRPr="00194CBA">
        <w:rPr>
          <w:rFonts w:ascii="宋体" w:hAnsi="宋体" w:cs="Arial" w:hint="eastAsia"/>
        </w:rPr>
        <w:t>外部户</w:t>
      </w:r>
      <w:proofErr w:type="gramEnd"/>
      <w:r w:rsidRPr="00194CBA">
        <w:rPr>
          <w:rFonts w:ascii="宋体" w:hAnsi="宋体" w:cs="Arial" w:hint="eastAsia"/>
        </w:rPr>
        <w:t>和内部户。</w:t>
      </w:r>
      <w:r w:rsidRPr="000D4A06">
        <w:rPr>
          <w:rFonts w:ascii="宋体" w:hAnsi="宋体" w:cs="Arial" w:hint="eastAsia"/>
        </w:rPr>
        <w:t>如果冲账时</w:t>
      </w:r>
      <w:r w:rsidRPr="008851C1">
        <w:rPr>
          <w:rFonts w:ascii="宋体" w:hAnsi="宋体" w:cs="Arial" w:hint="eastAsia"/>
        </w:rPr>
        <w:t>科目状态异常（注销、停用），则自动</w:t>
      </w:r>
      <w:r w:rsidR="005038A1">
        <w:rPr>
          <w:rFonts w:ascii="宋体" w:hAnsi="宋体" w:cs="Arial" w:hint="eastAsia"/>
        </w:rPr>
        <w:t>通过核算异常科目垫平</w:t>
      </w:r>
      <w:r w:rsidRPr="00AF6968">
        <w:rPr>
          <w:rFonts w:ascii="宋体" w:hAnsi="宋体" w:cs="Arial" w:hint="eastAsia"/>
        </w:rPr>
        <w:t>。</w:t>
      </w:r>
    </w:p>
    <w:p w14:paraId="1214DA43" w14:textId="77777777" w:rsidR="00B93701" w:rsidRDefault="00A5471B" w:rsidP="00C80BFB">
      <w:pPr>
        <w:numPr>
          <w:ilvl w:val="0"/>
          <w:numId w:val="33"/>
        </w:numPr>
        <w:spacing w:line="360" w:lineRule="auto"/>
        <w:rPr>
          <w:rFonts w:ascii="宋体" w:hAnsi="宋体"/>
        </w:rPr>
      </w:pPr>
      <w:r>
        <w:rPr>
          <w:rFonts w:ascii="宋体" w:hAnsi="宋体" w:hint="eastAsia"/>
        </w:rPr>
        <w:t>涉及计提的错账，</w:t>
      </w:r>
    </w:p>
    <w:p w14:paraId="6295A6C5" w14:textId="207F50D9" w:rsidR="00A5471B" w:rsidRDefault="00B93701" w:rsidP="00D73675">
      <w:pPr>
        <w:numPr>
          <w:ilvl w:val="1"/>
          <w:numId w:val="33"/>
        </w:numPr>
        <w:spacing w:line="360" w:lineRule="auto"/>
        <w:rPr>
          <w:rFonts w:ascii="宋体" w:hAnsi="宋体"/>
        </w:rPr>
      </w:pPr>
      <w:r>
        <w:rPr>
          <w:rFonts w:ascii="宋体" w:hAnsi="宋体"/>
        </w:rPr>
        <w:t>涉及本结息周期的错账</w:t>
      </w:r>
      <w:r>
        <w:rPr>
          <w:rFonts w:ascii="宋体" w:hAnsi="宋体" w:hint="eastAsia"/>
        </w:rPr>
        <w:t>，</w:t>
      </w:r>
      <w:proofErr w:type="gramStart"/>
      <w:r w:rsidR="00A5471B">
        <w:rPr>
          <w:rFonts w:ascii="宋体" w:hAnsi="宋体" w:hint="eastAsia"/>
        </w:rPr>
        <w:t>系统从错账</w:t>
      </w:r>
      <w:proofErr w:type="gramEnd"/>
      <w:r w:rsidR="00A5471B">
        <w:rPr>
          <w:rFonts w:ascii="宋体" w:hAnsi="宋体" w:hint="eastAsia"/>
        </w:rPr>
        <w:t>日开始至冲账日</w:t>
      </w:r>
      <w:proofErr w:type="gramStart"/>
      <w:r w:rsidR="00A5471B">
        <w:rPr>
          <w:rFonts w:ascii="宋体" w:hAnsi="宋体" w:hint="eastAsia"/>
        </w:rPr>
        <w:t>止重新</w:t>
      </w:r>
      <w:proofErr w:type="gramEnd"/>
      <w:r w:rsidR="00A5471B">
        <w:rPr>
          <w:rFonts w:ascii="宋体" w:hAnsi="宋体" w:hint="eastAsia"/>
        </w:rPr>
        <w:t>计提，</w:t>
      </w:r>
      <w:r>
        <w:rPr>
          <w:rFonts w:ascii="宋体" w:hAnsi="宋体" w:hint="eastAsia"/>
        </w:rPr>
        <w:t>调整计提利息</w:t>
      </w:r>
      <w:r w:rsidR="00A5471B">
        <w:rPr>
          <w:rFonts w:ascii="宋体" w:hAnsi="宋体" w:hint="eastAsia"/>
        </w:rPr>
        <w:t>，账务均反映在冲账日当日。如涉及积数，系统自动计算正确积数，并作为冲账日的积数。</w:t>
      </w:r>
    </w:p>
    <w:p w14:paraId="222BCF20" w14:textId="356DF399" w:rsidR="00A5471B" w:rsidRDefault="00A5471B" w:rsidP="00D73675">
      <w:pPr>
        <w:numPr>
          <w:ilvl w:val="1"/>
          <w:numId w:val="33"/>
        </w:numPr>
        <w:spacing w:line="360" w:lineRule="auto"/>
        <w:rPr>
          <w:rFonts w:ascii="宋体" w:hAnsi="宋体"/>
        </w:rPr>
      </w:pPr>
      <w:r w:rsidRPr="00F47796">
        <w:rPr>
          <w:rFonts w:ascii="宋体" w:hAnsi="宋体" w:hint="eastAsia"/>
        </w:rPr>
        <w:t>涉及</w:t>
      </w:r>
      <w:r w:rsidR="006D419C">
        <w:rPr>
          <w:rFonts w:ascii="宋体" w:hAnsi="宋体" w:hint="eastAsia"/>
        </w:rPr>
        <w:t>跨</w:t>
      </w:r>
      <w:r w:rsidRPr="00F47796">
        <w:rPr>
          <w:rFonts w:ascii="宋体" w:hAnsi="宋体" w:hint="eastAsia"/>
        </w:rPr>
        <w:t>结息</w:t>
      </w:r>
      <w:r w:rsidR="006D419C">
        <w:rPr>
          <w:rFonts w:ascii="宋体" w:hAnsi="宋体" w:hint="eastAsia"/>
        </w:rPr>
        <w:t>周期</w:t>
      </w:r>
      <w:r w:rsidRPr="00F47796">
        <w:rPr>
          <w:rFonts w:ascii="宋体" w:hAnsi="宋体" w:hint="eastAsia"/>
        </w:rPr>
        <w:t>的错账，系统自动寻找</w:t>
      </w:r>
      <w:r w:rsidR="006D419C">
        <w:rPr>
          <w:rFonts w:ascii="宋体" w:hAnsi="宋体" w:hint="eastAsia"/>
        </w:rPr>
        <w:t>冲</w:t>
      </w:r>
      <w:r w:rsidRPr="00F47796">
        <w:rPr>
          <w:rFonts w:ascii="宋体" w:hAnsi="宋体" w:hint="eastAsia"/>
        </w:rPr>
        <w:t>账</w:t>
      </w:r>
      <w:r w:rsidR="006D419C">
        <w:rPr>
          <w:rFonts w:ascii="宋体" w:hAnsi="宋体" w:hint="eastAsia"/>
        </w:rPr>
        <w:t>日</w:t>
      </w:r>
      <w:r w:rsidRPr="00F47796">
        <w:rPr>
          <w:rFonts w:ascii="宋体" w:hAnsi="宋体" w:hint="eastAsia"/>
        </w:rPr>
        <w:t>前的最后一个结息日，</w:t>
      </w:r>
      <w:proofErr w:type="gramStart"/>
      <w:r w:rsidR="006D419C">
        <w:rPr>
          <w:rFonts w:ascii="宋体" w:hAnsi="宋体" w:hint="eastAsia"/>
        </w:rPr>
        <w:t>计算</w:t>
      </w:r>
      <w:r w:rsidRPr="00F47796">
        <w:rPr>
          <w:rFonts w:ascii="宋体" w:hAnsi="宋体" w:hint="eastAsia"/>
        </w:rPr>
        <w:t>从</w:t>
      </w:r>
      <w:r w:rsidR="006D419C">
        <w:rPr>
          <w:rFonts w:ascii="宋体" w:hAnsi="宋体" w:hint="eastAsia"/>
        </w:rPr>
        <w:t>错账</w:t>
      </w:r>
      <w:proofErr w:type="gramEnd"/>
      <w:r w:rsidRPr="00F47796">
        <w:rPr>
          <w:rFonts w:ascii="宋体" w:hAnsi="宋体" w:hint="eastAsia"/>
        </w:rPr>
        <w:t>日起至</w:t>
      </w:r>
      <w:r w:rsidR="006D419C">
        <w:rPr>
          <w:rFonts w:ascii="宋体" w:hAnsi="宋体" w:hint="eastAsia"/>
        </w:rPr>
        <w:t>最后一个结息</w:t>
      </w:r>
      <w:r w:rsidRPr="00F47796">
        <w:rPr>
          <w:rFonts w:ascii="宋体" w:hAnsi="宋体" w:hint="eastAsia"/>
        </w:rPr>
        <w:t>日止的计提利息</w:t>
      </w:r>
      <w:r w:rsidR="00B05134">
        <w:rPr>
          <w:rFonts w:ascii="宋体" w:hAnsi="宋体" w:hint="eastAsia"/>
        </w:rPr>
        <w:t>，账务反映在冲账日当日</w:t>
      </w:r>
      <w:r w:rsidRPr="00F47796">
        <w:rPr>
          <w:rFonts w:ascii="宋体" w:hAnsi="宋体" w:hint="eastAsia"/>
        </w:rPr>
        <w:t>；再</w:t>
      </w:r>
      <w:r w:rsidR="00342923">
        <w:rPr>
          <w:rFonts w:ascii="宋体" w:hAnsi="宋体" w:hint="eastAsia"/>
        </w:rPr>
        <w:t>从</w:t>
      </w:r>
      <w:r w:rsidR="006D419C">
        <w:rPr>
          <w:rFonts w:ascii="宋体" w:hAnsi="宋体" w:hint="eastAsia"/>
        </w:rPr>
        <w:t>最后一个结息</w:t>
      </w:r>
      <w:r w:rsidRPr="00F47796">
        <w:rPr>
          <w:rFonts w:ascii="宋体" w:hAnsi="宋体" w:hint="eastAsia"/>
        </w:rPr>
        <w:t>日起</w:t>
      </w:r>
      <w:r w:rsidR="006D419C">
        <w:rPr>
          <w:rFonts w:ascii="宋体" w:hAnsi="宋体" w:hint="eastAsia"/>
        </w:rPr>
        <w:t>至</w:t>
      </w:r>
      <w:r w:rsidRPr="00F47796">
        <w:rPr>
          <w:rFonts w:ascii="宋体" w:hAnsi="宋体" w:hint="eastAsia"/>
        </w:rPr>
        <w:t>冲账日</w:t>
      </w:r>
      <w:proofErr w:type="gramStart"/>
      <w:r w:rsidR="00342923">
        <w:rPr>
          <w:rFonts w:ascii="宋体" w:hAnsi="宋体" w:hint="eastAsia"/>
        </w:rPr>
        <w:t>止重新</w:t>
      </w:r>
      <w:proofErr w:type="gramEnd"/>
      <w:r w:rsidR="00342923">
        <w:rPr>
          <w:rFonts w:ascii="宋体" w:hAnsi="宋体" w:hint="eastAsia"/>
        </w:rPr>
        <w:t>计算</w:t>
      </w:r>
      <w:r w:rsidR="00B05134">
        <w:rPr>
          <w:rFonts w:ascii="宋体" w:hAnsi="宋体" w:hint="eastAsia"/>
        </w:rPr>
        <w:t>积数和计提利息</w:t>
      </w:r>
      <w:r w:rsidRPr="002717A5">
        <w:rPr>
          <w:rFonts w:ascii="宋体" w:hAnsi="宋体" w:hint="eastAsia"/>
        </w:rPr>
        <w:t>。</w:t>
      </w:r>
      <w:r w:rsidR="00B05134">
        <w:rPr>
          <w:rFonts w:ascii="宋体" w:hAnsi="宋体" w:hint="eastAsia"/>
        </w:rPr>
        <w:t>跨结息日的调整利息，与本结息周期的利息，最后在本结息日结息处理。</w:t>
      </w:r>
    </w:p>
    <w:p w14:paraId="45F64A65" w14:textId="36B30E53" w:rsidR="00FE383A" w:rsidRDefault="00FE383A" w:rsidP="00D73675">
      <w:pPr>
        <w:spacing w:line="360" w:lineRule="auto"/>
        <w:ind w:left="1260"/>
        <w:rPr>
          <w:rFonts w:ascii="宋体" w:hAnsi="宋体"/>
        </w:rPr>
      </w:pPr>
      <w:r>
        <w:rPr>
          <w:rFonts w:ascii="宋体" w:hAnsi="宋体"/>
        </w:rPr>
        <w:t>例如</w:t>
      </w:r>
      <w:r>
        <w:rPr>
          <w:rFonts w:ascii="宋体" w:hAnsi="宋体" w:hint="eastAsia"/>
        </w:rPr>
        <w:t>：</w:t>
      </w:r>
      <w:r>
        <w:rPr>
          <w:rFonts w:ascii="宋体" w:hAnsi="宋体"/>
        </w:rPr>
        <w:t>活期账户每</w:t>
      </w:r>
      <w:r>
        <w:rPr>
          <w:rFonts w:ascii="宋体" w:hAnsi="宋体" w:hint="eastAsia"/>
        </w:rPr>
        <w:t>季20日结息，</w:t>
      </w:r>
      <w:proofErr w:type="gramStart"/>
      <w:r>
        <w:rPr>
          <w:rFonts w:ascii="宋体" w:hAnsi="宋体" w:hint="eastAsia"/>
        </w:rPr>
        <w:t>原</w:t>
      </w:r>
      <w:r w:rsidR="00911EDF">
        <w:rPr>
          <w:rFonts w:ascii="宋体" w:hAnsi="宋体" w:hint="eastAsia"/>
        </w:rPr>
        <w:t>错账</w:t>
      </w:r>
      <w:r>
        <w:rPr>
          <w:rFonts w:ascii="宋体" w:hAnsi="宋体" w:hint="eastAsia"/>
        </w:rPr>
        <w:t>交易</w:t>
      </w:r>
      <w:proofErr w:type="gramEnd"/>
      <w:r>
        <w:rPr>
          <w:rFonts w:ascii="宋体" w:hAnsi="宋体" w:hint="eastAsia"/>
        </w:rPr>
        <w:t>日期为3月5日</w:t>
      </w:r>
      <w:r w:rsidR="00911EDF">
        <w:rPr>
          <w:rFonts w:ascii="宋体" w:hAnsi="宋体" w:hint="eastAsia"/>
        </w:rPr>
        <w:t>，冲账日为6月13日；</w:t>
      </w:r>
    </w:p>
    <w:p w14:paraId="0E395DBF" w14:textId="6DD52F1F" w:rsidR="00911EDF" w:rsidRPr="00D73675" w:rsidRDefault="00911EDF" w:rsidP="00D73675">
      <w:pPr>
        <w:pStyle w:val="ad"/>
        <w:numPr>
          <w:ilvl w:val="0"/>
          <w:numId w:val="123"/>
        </w:numPr>
        <w:spacing w:line="360" w:lineRule="auto"/>
        <w:ind w:firstLineChars="0"/>
        <w:rPr>
          <w:rFonts w:ascii="宋体" w:hAnsi="宋体"/>
        </w:rPr>
      </w:pPr>
      <w:r w:rsidRPr="00D73675">
        <w:rPr>
          <w:rFonts w:ascii="宋体" w:hAnsi="宋体" w:hint="eastAsia"/>
        </w:rPr>
        <w:t>冲账日前的最后一个</w:t>
      </w:r>
      <w:r w:rsidR="00DC61DE">
        <w:rPr>
          <w:rFonts w:ascii="宋体" w:hAnsi="宋体" w:hint="eastAsia"/>
        </w:rPr>
        <w:t>结息日</w:t>
      </w:r>
      <w:r w:rsidRPr="00D73675">
        <w:rPr>
          <w:rFonts w:ascii="宋体" w:hAnsi="宋体" w:hint="eastAsia"/>
        </w:rPr>
        <w:t>为3月20日</w:t>
      </w:r>
      <w:r>
        <w:rPr>
          <w:rFonts w:ascii="宋体" w:hAnsi="宋体" w:hint="eastAsia"/>
        </w:rPr>
        <w:t>；</w:t>
      </w:r>
    </w:p>
    <w:p w14:paraId="6FCB6DFA" w14:textId="5826066C" w:rsidR="00911EDF" w:rsidRPr="00D73675" w:rsidRDefault="00911EDF" w:rsidP="00D73675">
      <w:pPr>
        <w:pStyle w:val="ad"/>
        <w:numPr>
          <w:ilvl w:val="0"/>
          <w:numId w:val="123"/>
        </w:numPr>
        <w:spacing w:line="360" w:lineRule="auto"/>
        <w:ind w:firstLineChars="0"/>
        <w:rPr>
          <w:rFonts w:ascii="宋体" w:hAnsi="宋体"/>
        </w:rPr>
      </w:pPr>
      <w:r w:rsidRPr="00D73675">
        <w:rPr>
          <w:rFonts w:ascii="宋体" w:hAnsi="宋体" w:hint="eastAsia"/>
        </w:rPr>
        <w:t>计算错账日3月5日至3月20的调整利息；</w:t>
      </w:r>
    </w:p>
    <w:p w14:paraId="70EA87F4" w14:textId="3D9790FD" w:rsidR="00911EDF" w:rsidRDefault="005D3B80" w:rsidP="00D73675">
      <w:pPr>
        <w:pStyle w:val="ad"/>
        <w:numPr>
          <w:ilvl w:val="0"/>
          <w:numId w:val="123"/>
        </w:numPr>
        <w:spacing w:line="360" w:lineRule="auto"/>
        <w:ind w:firstLineChars="0"/>
        <w:rPr>
          <w:rFonts w:ascii="宋体" w:hAnsi="宋体"/>
        </w:rPr>
      </w:pPr>
      <w:r>
        <w:rPr>
          <w:rFonts w:ascii="宋体" w:hAnsi="宋体"/>
        </w:rPr>
        <w:t>根据错</w:t>
      </w:r>
      <w:proofErr w:type="gramStart"/>
      <w:r>
        <w:rPr>
          <w:rFonts w:ascii="宋体" w:hAnsi="宋体"/>
        </w:rPr>
        <w:t>账金额</w:t>
      </w:r>
      <w:proofErr w:type="gramEnd"/>
      <w:r>
        <w:rPr>
          <w:rFonts w:ascii="宋体" w:hAnsi="宋体"/>
        </w:rPr>
        <w:t>重新</w:t>
      </w:r>
      <w:r w:rsidR="00911EDF" w:rsidRPr="00D73675">
        <w:rPr>
          <w:rFonts w:ascii="宋体" w:hAnsi="宋体" w:hint="eastAsia"/>
        </w:rPr>
        <w:t>计算3月20日至6月13日的积数，</w:t>
      </w:r>
      <w:r>
        <w:rPr>
          <w:rFonts w:ascii="宋体" w:hAnsi="宋体" w:hint="eastAsia"/>
        </w:rPr>
        <w:t>日</w:t>
      </w:r>
      <w:proofErr w:type="gramStart"/>
      <w:r>
        <w:rPr>
          <w:rFonts w:ascii="宋体" w:hAnsi="宋体" w:hint="eastAsia"/>
        </w:rPr>
        <w:t>终</w:t>
      </w:r>
      <w:r w:rsidR="00361172">
        <w:rPr>
          <w:rFonts w:ascii="宋体" w:hAnsi="宋体" w:hint="eastAsia"/>
        </w:rPr>
        <w:t>计算</w:t>
      </w:r>
      <w:proofErr w:type="gramEnd"/>
      <w:r w:rsidR="00361172">
        <w:rPr>
          <w:rFonts w:ascii="宋体" w:hAnsi="宋体" w:hint="eastAsia"/>
        </w:rPr>
        <w:t>6月13日的计提利息</w:t>
      </w:r>
      <w:r w:rsidR="00911EDF" w:rsidRPr="00D73675">
        <w:rPr>
          <w:rFonts w:ascii="宋体" w:hAnsi="宋体" w:hint="eastAsia"/>
        </w:rPr>
        <w:t>；</w:t>
      </w:r>
    </w:p>
    <w:p w14:paraId="05C26D5C" w14:textId="54B8D22E" w:rsidR="00361172" w:rsidRPr="00D73675" w:rsidRDefault="00361172" w:rsidP="00D73675">
      <w:pPr>
        <w:pStyle w:val="ad"/>
        <w:numPr>
          <w:ilvl w:val="0"/>
          <w:numId w:val="123"/>
        </w:numPr>
        <w:spacing w:line="360" w:lineRule="auto"/>
        <w:ind w:firstLineChars="0"/>
        <w:rPr>
          <w:rFonts w:ascii="宋体" w:hAnsi="宋体"/>
        </w:rPr>
      </w:pPr>
      <w:r>
        <w:rPr>
          <w:rFonts w:ascii="宋体" w:hAnsi="宋体"/>
        </w:rPr>
        <w:t>本结息日期</w:t>
      </w:r>
      <w:r>
        <w:rPr>
          <w:rFonts w:ascii="宋体" w:hAnsi="宋体" w:hint="eastAsia"/>
        </w:rPr>
        <w:t>6月20日</w:t>
      </w:r>
      <w:r w:rsidR="00B21791">
        <w:rPr>
          <w:rFonts w:ascii="宋体" w:hAnsi="宋体" w:hint="eastAsia"/>
        </w:rPr>
        <w:t>结息</w:t>
      </w:r>
      <w:r>
        <w:rPr>
          <w:rFonts w:ascii="宋体" w:hAnsi="宋体" w:hint="eastAsia"/>
        </w:rPr>
        <w:t>，结息金额包括b)的调整利息和3月20日至6月20日的计提利息</w:t>
      </w:r>
    </w:p>
    <w:p w14:paraId="05B5C643" w14:textId="77777777" w:rsidR="00A5471B" w:rsidRPr="00601466" w:rsidRDefault="00A5471B" w:rsidP="00C80BFB">
      <w:pPr>
        <w:numPr>
          <w:ilvl w:val="0"/>
          <w:numId w:val="33"/>
        </w:numPr>
        <w:spacing w:line="360" w:lineRule="auto"/>
        <w:rPr>
          <w:rFonts w:ascii="宋体" w:hAnsi="宋体"/>
        </w:rPr>
      </w:pPr>
      <w:r w:rsidRPr="00601466">
        <w:rPr>
          <w:rFonts w:ascii="宋体" w:hAnsi="宋体" w:hint="eastAsia"/>
        </w:rPr>
        <w:t>外围系统发送账务或交易给核心，其冲账操作由外围系统发起。</w:t>
      </w:r>
    </w:p>
    <w:p w14:paraId="29839E55" w14:textId="59D295B1" w:rsidR="00A5471B" w:rsidRPr="00601466" w:rsidRDefault="00A5471B" w:rsidP="00C80BFB">
      <w:pPr>
        <w:numPr>
          <w:ilvl w:val="0"/>
          <w:numId w:val="33"/>
        </w:numPr>
        <w:spacing w:line="360" w:lineRule="auto"/>
        <w:rPr>
          <w:rFonts w:ascii="宋体" w:hAnsi="宋体"/>
        </w:rPr>
      </w:pPr>
      <w:r w:rsidRPr="00601466">
        <w:rPr>
          <w:rFonts w:ascii="宋体" w:hAnsi="宋体" w:hint="eastAsia"/>
        </w:rPr>
        <w:t>如涉及迁移前的交易发生错账的，统一</w:t>
      </w:r>
      <w:r w:rsidR="00C018C9">
        <w:rPr>
          <w:rFonts w:ascii="宋体" w:hAnsi="宋体" w:hint="eastAsia"/>
        </w:rPr>
        <w:t>采用应急方案</w:t>
      </w:r>
      <w:r w:rsidR="00326758">
        <w:rPr>
          <w:rFonts w:ascii="宋体" w:hAnsi="宋体" w:hint="eastAsia"/>
        </w:rPr>
        <w:t>由信息科技部</w:t>
      </w:r>
      <w:r w:rsidR="00C018C9">
        <w:rPr>
          <w:rFonts w:ascii="宋体" w:hAnsi="宋体" w:hint="eastAsia"/>
        </w:rPr>
        <w:t>处理，以</w:t>
      </w:r>
      <w:r w:rsidRPr="00601466">
        <w:rPr>
          <w:rFonts w:ascii="宋体" w:hAnsi="宋体" w:hint="eastAsia"/>
        </w:rPr>
        <w:t>反向蓝字</w:t>
      </w:r>
      <w:proofErr w:type="gramStart"/>
      <w:r w:rsidRPr="00601466">
        <w:rPr>
          <w:rFonts w:ascii="宋体" w:hAnsi="宋体" w:hint="eastAsia"/>
        </w:rPr>
        <w:t>补账方式</w:t>
      </w:r>
      <w:proofErr w:type="gramEnd"/>
      <w:r w:rsidR="00C018C9">
        <w:rPr>
          <w:rFonts w:ascii="宋体" w:hAnsi="宋体" w:hint="eastAsia"/>
        </w:rPr>
        <w:t>解决</w:t>
      </w:r>
      <w:r w:rsidRPr="00601466">
        <w:rPr>
          <w:rFonts w:ascii="宋体" w:hAnsi="宋体" w:hint="eastAsia"/>
        </w:rPr>
        <w:t>。</w:t>
      </w:r>
    </w:p>
    <w:p w14:paraId="395DD9E1" w14:textId="77777777" w:rsidR="00A5471B" w:rsidRPr="00194CBA" w:rsidRDefault="00A5471B" w:rsidP="00C80BFB">
      <w:pPr>
        <w:numPr>
          <w:ilvl w:val="0"/>
          <w:numId w:val="33"/>
        </w:numPr>
        <w:spacing w:line="360" w:lineRule="auto"/>
        <w:rPr>
          <w:rFonts w:ascii="宋体" w:hAnsi="宋体" w:cs="Arial"/>
        </w:rPr>
      </w:pPr>
      <w:r w:rsidRPr="00194CBA">
        <w:rPr>
          <w:rFonts w:ascii="宋体" w:hAnsi="宋体" w:cs="Arial" w:hint="eastAsia"/>
        </w:rPr>
        <w:t>挂销账冲正处理(参考“挂销账冲账原则”)。</w:t>
      </w:r>
    </w:p>
    <w:p w14:paraId="607C4CA7" w14:textId="76F5E7FB" w:rsidR="00A5471B" w:rsidRPr="00F86ECE" w:rsidRDefault="00A5471B" w:rsidP="00F35CA4">
      <w:pPr>
        <w:pStyle w:val="af6"/>
        <w:numPr>
          <w:ilvl w:val="3"/>
          <w:numId w:val="1"/>
        </w:numPr>
        <w:spacing w:before="156" w:after="156"/>
        <w:ind w:left="426" w:hanging="437"/>
      </w:pPr>
      <w:r>
        <w:rPr>
          <w:rFonts w:hint="eastAsia"/>
        </w:rPr>
        <w:t>内部</w:t>
      </w:r>
      <w:r w:rsidRPr="00F86ECE">
        <w:rPr>
          <w:rFonts w:hint="eastAsia"/>
        </w:rPr>
        <w:t>清算</w:t>
      </w:r>
      <w:r>
        <w:rPr>
          <w:rFonts w:hint="eastAsia"/>
        </w:rPr>
        <w:t>原则</w:t>
      </w:r>
    </w:p>
    <w:p w14:paraId="69279C14" w14:textId="415C531A" w:rsidR="00A06816" w:rsidRPr="00EB40E8" w:rsidRDefault="00A5471B" w:rsidP="00A06816">
      <w:pPr>
        <w:spacing w:line="360" w:lineRule="auto"/>
        <w:ind w:leftChars="176" w:left="370" w:firstLineChars="200" w:firstLine="420"/>
        <w:rPr>
          <w:rFonts w:ascii="宋体" w:hAnsi="宋体" w:cs="Arial"/>
        </w:rPr>
      </w:pPr>
      <w:r w:rsidRPr="00EB40E8">
        <w:rPr>
          <w:rFonts w:ascii="宋体" w:hAnsi="宋体" w:cs="Arial" w:hint="eastAsia"/>
        </w:rPr>
        <w:lastRenderedPageBreak/>
        <w:t>对于跨机构</w:t>
      </w:r>
      <w:r w:rsidR="00A06816">
        <w:rPr>
          <w:rFonts w:ascii="宋体" w:hAnsi="宋体" w:cs="Arial" w:hint="eastAsia"/>
        </w:rPr>
        <w:t>往来</w:t>
      </w:r>
      <w:r w:rsidRPr="00EB40E8">
        <w:rPr>
          <w:rFonts w:ascii="宋体" w:hAnsi="宋体" w:cs="Arial" w:hint="eastAsia"/>
        </w:rPr>
        <w:t>的业务，系统需要进行内部清算，以保持机构的账务平衡。</w:t>
      </w:r>
      <w:del w:id="94" w:author="胡增祥" w:date="2025-06-16T10:23:00Z">
        <w:r w:rsidR="00A06816" w:rsidRPr="00A06816" w:rsidDel="003F4984">
          <w:rPr>
            <w:rFonts w:ascii="宋体" w:hAnsi="宋体" w:cs="Arial" w:hint="eastAsia"/>
            <w:highlight w:val="yellow"/>
          </w:rPr>
          <w:delText>苏州银行</w:delText>
        </w:r>
      </w:del>
      <w:ins w:id="95" w:author="胡增祥" w:date="2025-06-16T10:23:00Z">
        <w:r w:rsidR="003F4984">
          <w:rPr>
            <w:rFonts w:ascii="宋体" w:hAnsi="宋体" w:cs="Arial" w:hint="eastAsia"/>
            <w:highlight w:val="yellow"/>
          </w:rPr>
          <w:t>XX银行</w:t>
        </w:r>
      </w:ins>
      <w:r w:rsidRPr="00A06816">
        <w:rPr>
          <w:rFonts w:ascii="宋体" w:hAnsi="宋体" w:cs="Arial" w:hint="eastAsia"/>
          <w:highlight w:val="yellow"/>
        </w:rPr>
        <w:t>内部清算采用准零级清算模式，通过</w:t>
      </w:r>
      <w:r w:rsidR="001929F7" w:rsidRPr="00A06816">
        <w:rPr>
          <w:rFonts w:ascii="宋体" w:hAnsi="宋体" w:cs="Arial" w:hint="eastAsia"/>
          <w:highlight w:val="yellow"/>
        </w:rPr>
        <w:t>行</w:t>
      </w:r>
      <w:r w:rsidRPr="00A06816">
        <w:rPr>
          <w:rFonts w:ascii="宋体" w:hAnsi="宋体" w:cs="Arial" w:hint="eastAsia"/>
          <w:highlight w:val="yellow"/>
        </w:rPr>
        <w:t>内往来科目自动配平机构账务。</w:t>
      </w:r>
    </w:p>
    <w:p w14:paraId="507D3CE8" w14:textId="77777777" w:rsidR="00A5471B" w:rsidRPr="00B87A41" w:rsidRDefault="00A5471B" w:rsidP="00C80BFB">
      <w:pPr>
        <w:pStyle w:val="ad"/>
        <w:numPr>
          <w:ilvl w:val="0"/>
          <w:numId w:val="43"/>
        </w:numPr>
        <w:spacing w:line="360" w:lineRule="auto"/>
        <w:ind w:firstLineChars="0"/>
        <w:rPr>
          <w:rFonts w:ascii="宋体" w:hAnsi="宋体" w:cs="Arial"/>
          <w:szCs w:val="21"/>
        </w:rPr>
      </w:pPr>
      <w:r w:rsidRPr="00B87A41">
        <w:rPr>
          <w:rFonts w:ascii="宋体" w:hAnsi="宋体" w:cs="Arial" w:hint="eastAsia"/>
          <w:szCs w:val="21"/>
        </w:rPr>
        <w:t>对于联机业务，系统实时对每套传票进行内部清算，对于批量业务，系统将所有批量产生的传票汇总后，统一进行内部清算。</w:t>
      </w:r>
    </w:p>
    <w:p w14:paraId="6F967655" w14:textId="77777777" w:rsidR="00A5471B" w:rsidRPr="00B87A41" w:rsidRDefault="00A5471B" w:rsidP="00C80BFB">
      <w:pPr>
        <w:pStyle w:val="ad"/>
        <w:numPr>
          <w:ilvl w:val="0"/>
          <w:numId w:val="43"/>
        </w:numPr>
        <w:spacing w:line="360" w:lineRule="auto"/>
        <w:ind w:firstLineChars="0"/>
        <w:rPr>
          <w:rFonts w:ascii="宋体" w:hAnsi="宋体" w:cs="Arial"/>
          <w:szCs w:val="21"/>
        </w:rPr>
      </w:pPr>
      <w:r w:rsidRPr="00B87A41">
        <w:rPr>
          <w:rFonts w:ascii="宋体" w:hAnsi="宋体" w:cs="Arial" w:hint="eastAsia"/>
          <w:szCs w:val="21"/>
        </w:rPr>
        <w:t>内部清算直接在相关的机构之间进行，不需要通过专门的清算机构。清算时，按账务机构、账套、货币、起息日、借贷方向进行金额轧差，并补充会计分录如下：</w:t>
      </w:r>
    </w:p>
    <w:p w14:paraId="7A4683DA" w14:textId="47E94478" w:rsidR="00A5471B" w:rsidRPr="00EB40E8" w:rsidRDefault="00A5471B" w:rsidP="00C80BFB">
      <w:pPr>
        <w:numPr>
          <w:ilvl w:val="0"/>
          <w:numId w:val="36"/>
        </w:numPr>
        <w:spacing w:line="360" w:lineRule="auto"/>
        <w:rPr>
          <w:rFonts w:ascii="宋体" w:hAnsi="宋体" w:cs="Arial"/>
        </w:rPr>
      </w:pPr>
      <w:r w:rsidRPr="00EB40E8">
        <w:rPr>
          <w:rFonts w:ascii="宋体" w:hAnsi="宋体" w:cs="Arial" w:hint="eastAsia"/>
        </w:rPr>
        <w:t>如果轧差后的金额在借方，则</w:t>
      </w:r>
      <w:r w:rsidRPr="00EB40E8">
        <w:rPr>
          <w:rFonts w:ascii="宋体" w:hAnsi="宋体" w:cs="Arial"/>
        </w:rPr>
        <w:t xml:space="preserve">  CR</w:t>
      </w:r>
      <w:r w:rsidRPr="00EB40E8">
        <w:rPr>
          <w:rFonts w:ascii="宋体" w:hAnsi="宋体" w:cs="Arial"/>
        </w:rPr>
        <w:tab/>
      </w:r>
      <w:r w:rsidR="0043615C">
        <w:rPr>
          <w:rFonts w:ascii="宋体" w:hAnsi="宋体" w:cs="Arial" w:hint="eastAsia"/>
        </w:rPr>
        <w:t>行</w:t>
      </w:r>
      <w:r w:rsidR="0043615C" w:rsidRPr="00E23D26">
        <w:rPr>
          <w:rFonts w:ascii="宋体" w:hAnsi="宋体" w:cs="Arial" w:hint="eastAsia"/>
        </w:rPr>
        <w:t>内往来</w:t>
      </w:r>
      <w:r w:rsidRPr="00EB40E8">
        <w:rPr>
          <w:rFonts w:ascii="宋体" w:hAnsi="宋体" w:cs="Arial" w:hint="eastAsia"/>
        </w:rPr>
        <w:t>科目</w:t>
      </w:r>
      <w:r w:rsidRPr="00EB40E8">
        <w:rPr>
          <w:rFonts w:ascii="宋体" w:hAnsi="宋体" w:cs="Arial"/>
        </w:rPr>
        <w:tab/>
      </w:r>
      <w:r w:rsidRPr="00EB40E8">
        <w:rPr>
          <w:rFonts w:ascii="宋体" w:hAnsi="宋体" w:cs="Arial" w:hint="eastAsia"/>
        </w:rPr>
        <w:t>轧差金额</w:t>
      </w:r>
    </w:p>
    <w:p w14:paraId="7E3D2E77" w14:textId="7129C5ED" w:rsidR="00A5471B" w:rsidRPr="00EB40E8" w:rsidRDefault="00A5471B" w:rsidP="00C80BFB">
      <w:pPr>
        <w:numPr>
          <w:ilvl w:val="0"/>
          <w:numId w:val="36"/>
        </w:numPr>
        <w:spacing w:line="360" w:lineRule="auto"/>
        <w:rPr>
          <w:rFonts w:ascii="宋体" w:hAnsi="宋体" w:cs="Arial"/>
        </w:rPr>
      </w:pPr>
      <w:r w:rsidRPr="00EB40E8">
        <w:rPr>
          <w:rFonts w:ascii="宋体" w:hAnsi="宋体" w:cs="Arial" w:hint="eastAsia"/>
        </w:rPr>
        <w:t>如果轧差后的金额在贷方，则</w:t>
      </w:r>
      <w:r w:rsidRPr="00EB40E8">
        <w:rPr>
          <w:rFonts w:ascii="宋体" w:hAnsi="宋体" w:cs="Arial"/>
        </w:rPr>
        <w:t xml:space="preserve">  DR</w:t>
      </w:r>
      <w:r w:rsidRPr="00EB40E8">
        <w:rPr>
          <w:rFonts w:ascii="宋体" w:hAnsi="宋体" w:cs="Arial"/>
        </w:rPr>
        <w:tab/>
      </w:r>
      <w:r w:rsidR="0043615C">
        <w:rPr>
          <w:rFonts w:ascii="宋体" w:hAnsi="宋体" w:cs="Arial" w:hint="eastAsia"/>
        </w:rPr>
        <w:t>行</w:t>
      </w:r>
      <w:r w:rsidR="0043615C" w:rsidRPr="00E23D26">
        <w:rPr>
          <w:rFonts w:ascii="宋体" w:hAnsi="宋体" w:cs="Arial" w:hint="eastAsia"/>
        </w:rPr>
        <w:t>内往来</w:t>
      </w:r>
      <w:r w:rsidRPr="00EB40E8">
        <w:rPr>
          <w:rFonts w:ascii="宋体" w:hAnsi="宋体" w:cs="Arial" w:hint="eastAsia"/>
        </w:rPr>
        <w:t>科目</w:t>
      </w:r>
      <w:r w:rsidRPr="00EB40E8">
        <w:rPr>
          <w:rFonts w:ascii="宋体" w:hAnsi="宋体" w:cs="Arial"/>
        </w:rPr>
        <w:tab/>
      </w:r>
      <w:r w:rsidRPr="00EB40E8">
        <w:rPr>
          <w:rFonts w:ascii="宋体" w:hAnsi="宋体" w:cs="Arial" w:hint="eastAsia"/>
        </w:rPr>
        <w:t>轧差金额</w:t>
      </w:r>
    </w:p>
    <w:p w14:paraId="0C2C7735" w14:textId="77777777" w:rsidR="00A5471B" w:rsidRDefault="00A5471B" w:rsidP="00A5471B">
      <w:pPr>
        <w:pStyle w:val="-31"/>
        <w:spacing w:line="360" w:lineRule="auto"/>
        <w:ind w:left="434" w:firstLineChars="0" w:firstLine="0"/>
        <w:rPr>
          <w:rFonts w:ascii="宋体" w:hAnsi="宋体" w:cs="Arial"/>
          <w:sz w:val="21"/>
          <w:szCs w:val="21"/>
        </w:rPr>
      </w:pPr>
    </w:p>
    <w:p w14:paraId="231074A8" w14:textId="08F9C7B9" w:rsidR="001929F7" w:rsidRDefault="001929F7" w:rsidP="001929F7">
      <w:pPr>
        <w:spacing w:line="360" w:lineRule="auto"/>
        <w:ind w:leftChars="176" w:left="370" w:firstLineChars="200" w:firstLine="420"/>
        <w:rPr>
          <w:rFonts w:ascii="宋体" w:hAnsi="宋体" w:cs="Arial"/>
        </w:rPr>
      </w:pPr>
      <w:r w:rsidRPr="00A06816">
        <w:rPr>
          <w:rFonts w:ascii="宋体" w:hAnsi="宋体" w:cs="Arial"/>
          <w:highlight w:val="yellow"/>
        </w:rPr>
        <w:t>由于</w:t>
      </w:r>
      <w:del w:id="96" w:author="胡增祥" w:date="2025-06-16T10:23:00Z">
        <w:r w:rsidRPr="00A06816" w:rsidDel="003F4984">
          <w:rPr>
            <w:rFonts w:ascii="宋体" w:hAnsi="宋体" w:cs="Arial"/>
            <w:highlight w:val="yellow"/>
          </w:rPr>
          <w:delText>苏州银行</w:delText>
        </w:r>
      </w:del>
      <w:ins w:id="97" w:author="胡增祥" w:date="2025-06-16T10:23:00Z">
        <w:r w:rsidR="003F4984">
          <w:rPr>
            <w:rFonts w:ascii="宋体" w:hAnsi="宋体" w:cs="Arial"/>
            <w:highlight w:val="yellow"/>
          </w:rPr>
          <w:t>XX银行</w:t>
        </w:r>
      </w:ins>
      <w:r w:rsidRPr="00A06816">
        <w:rPr>
          <w:rFonts w:ascii="宋体" w:hAnsi="宋体" w:cs="Arial"/>
          <w:highlight w:val="yellow"/>
        </w:rPr>
        <w:t>存在四家村镇银行</w:t>
      </w:r>
      <w:r w:rsidRPr="00A06816">
        <w:rPr>
          <w:rFonts w:ascii="宋体" w:hAnsi="宋体" w:cs="Arial" w:hint="eastAsia"/>
          <w:highlight w:val="yellow"/>
        </w:rPr>
        <w:t>，</w:t>
      </w:r>
      <w:del w:id="98" w:author="胡增祥" w:date="2025-06-16T10:23:00Z">
        <w:r w:rsidRPr="00A06816" w:rsidDel="003F4984">
          <w:rPr>
            <w:rFonts w:ascii="宋体" w:hAnsi="宋体" w:cs="Arial" w:hint="eastAsia"/>
            <w:highlight w:val="yellow"/>
          </w:rPr>
          <w:delText>苏州银行</w:delText>
        </w:r>
      </w:del>
      <w:ins w:id="99" w:author="胡增祥" w:date="2025-06-16T10:23:00Z">
        <w:r w:rsidR="003F4984">
          <w:rPr>
            <w:rFonts w:ascii="宋体" w:hAnsi="宋体" w:cs="Arial" w:hint="eastAsia"/>
            <w:highlight w:val="yellow"/>
          </w:rPr>
          <w:t>XX银行</w:t>
        </w:r>
      </w:ins>
      <w:r w:rsidRPr="00A06816">
        <w:rPr>
          <w:rFonts w:ascii="宋体" w:hAnsi="宋体" w:cs="Arial" w:hint="eastAsia"/>
          <w:highlight w:val="yellow"/>
        </w:rPr>
        <w:t>与4家村镇银行之间采用一级清算</w:t>
      </w:r>
      <w:r w:rsidR="00A06816">
        <w:rPr>
          <w:rFonts w:ascii="宋体" w:hAnsi="宋体" w:cs="Arial" w:hint="eastAsia"/>
          <w:highlight w:val="yellow"/>
        </w:rPr>
        <w:t>模式</w:t>
      </w:r>
      <w:r w:rsidRPr="00A06816">
        <w:rPr>
          <w:rFonts w:ascii="宋体" w:hAnsi="宋体" w:cs="Arial" w:hint="eastAsia"/>
          <w:highlight w:val="yellow"/>
        </w:rPr>
        <w:t>，即村镇银行在</w:t>
      </w:r>
      <w:r w:rsidR="003F4984">
        <w:rPr>
          <w:rFonts w:ascii="宋体" w:hAnsi="宋体" w:cs="Arial" w:hint="eastAsia"/>
          <w:highlight w:val="yellow"/>
        </w:rPr>
        <w:t>某某</w:t>
      </w:r>
      <w:r w:rsidRPr="00A06816">
        <w:rPr>
          <w:rFonts w:ascii="宋体" w:hAnsi="宋体" w:cs="Arial" w:hint="eastAsia"/>
          <w:highlight w:val="yellow"/>
        </w:rPr>
        <w:t>总行开立头寸户（VOSTRO)，同时在村镇银行自身开立清算头寸影子户(NOSTRO)。村镇银行内部是准零级清算，行内往来科目自动配平机构账务。</w:t>
      </w:r>
    </w:p>
    <w:p w14:paraId="6AAAA6BB" w14:textId="6413DAF7" w:rsidR="00A06816" w:rsidRDefault="00D17AEF" w:rsidP="001929F7">
      <w:pPr>
        <w:spacing w:line="360" w:lineRule="auto"/>
        <w:ind w:leftChars="176" w:left="370" w:firstLineChars="200" w:firstLine="420"/>
        <w:rPr>
          <w:rFonts w:ascii="宋体" w:hAnsi="宋体" w:cs="Arial"/>
        </w:rPr>
      </w:pPr>
      <w:r>
        <w:rPr>
          <w:rFonts w:ascii="宋体" w:hAnsi="宋体" w:cs="Arial"/>
          <w:highlight w:val="yellow"/>
        </w:rPr>
        <w:t>例</w:t>
      </w:r>
      <w:r>
        <w:rPr>
          <w:rFonts w:ascii="宋体" w:hAnsi="宋体" w:cs="Arial" w:hint="eastAsia"/>
          <w:highlight w:val="yellow"/>
        </w:rPr>
        <w:t>1</w:t>
      </w:r>
      <w:r w:rsidR="00A06816">
        <w:rPr>
          <w:rFonts w:ascii="宋体" w:hAnsi="宋体" w:cs="Arial" w:hint="eastAsia"/>
          <w:highlight w:val="yellow"/>
        </w:rPr>
        <w:t>：</w:t>
      </w:r>
      <w:r w:rsidR="00A06816">
        <w:rPr>
          <w:rFonts w:ascii="宋体" w:hAnsi="宋体" w:cs="Arial"/>
          <w:highlight w:val="yellow"/>
        </w:rPr>
        <w:t>村镇银行</w:t>
      </w:r>
      <w:r w:rsidR="00A06816" w:rsidRPr="00AE086D">
        <w:rPr>
          <w:rFonts w:ascii="宋体" w:hAnsi="宋体" w:cs="Arial" w:hint="eastAsia"/>
          <w:highlight w:val="yellow"/>
        </w:rPr>
        <w:t>1</w:t>
      </w:r>
      <w:r w:rsidR="00A06816" w:rsidRPr="00AE086D">
        <w:rPr>
          <w:rFonts w:ascii="宋体" w:hAnsi="宋体" w:cs="Arial"/>
          <w:highlight w:val="yellow"/>
        </w:rPr>
        <w:t xml:space="preserve"> </w:t>
      </w:r>
      <w:r w:rsidR="00A06816" w:rsidRPr="00AE086D">
        <w:rPr>
          <w:rFonts w:ascii="宋体" w:hAnsi="宋体" w:cs="Arial" w:hint="eastAsia"/>
          <w:highlight w:val="yellow"/>
        </w:rPr>
        <w:t>的客户到村镇银行2办理一笔转账业</w:t>
      </w:r>
      <w:r w:rsidR="00A06816">
        <w:rPr>
          <w:rFonts w:ascii="宋体" w:hAnsi="宋体" w:cs="Arial" w:hint="eastAsia"/>
          <w:highlight w:val="yellow"/>
        </w:rPr>
        <w:t>务。</w:t>
      </w:r>
    </w:p>
    <w:p w14:paraId="20F51B9A" w14:textId="6EBF9C05" w:rsidR="00A06816" w:rsidRPr="00A06816" w:rsidRDefault="00A06816" w:rsidP="00D17AEF">
      <w:pPr>
        <w:pStyle w:val="ad"/>
        <w:numPr>
          <w:ilvl w:val="0"/>
          <w:numId w:val="97"/>
        </w:numPr>
        <w:spacing w:line="360" w:lineRule="auto"/>
        <w:ind w:firstLineChars="0"/>
        <w:rPr>
          <w:rFonts w:ascii="宋体" w:hAnsi="宋体" w:cs="Arial"/>
          <w:szCs w:val="21"/>
        </w:rPr>
      </w:pPr>
      <w:r w:rsidRPr="00A06816">
        <w:rPr>
          <w:rFonts w:ascii="宋体" w:hAnsi="宋体" w:cs="Arial" w:hint="eastAsia"/>
          <w:szCs w:val="21"/>
          <w:highlight w:val="yellow"/>
        </w:rPr>
        <w:t>村镇银行1在</w:t>
      </w:r>
      <w:del w:id="100" w:author="胡增祥" w:date="2025-06-16T10:23:00Z">
        <w:r w:rsidRPr="00A06816" w:rsidDel="003F4984">
          <w:rPr>
            <w:rFonts w:ascii="宋体" w:hAnsi="宋体" w:cs="Arial" w:hint="eastAsia"/>
            <w:szCs w:val="21"/>
            <w:highlight w:val="yellow"/>
          </w:rPr>
          <w:delText>苏州银行</w:delText>
        </w:r>
      </w:del>
      <w:ins w:id="101" w:author="胡增祥" w:date="2025-06-16T10:23:00Z">
        <w:r w:rsidR="003F4984">
          <w:rPr>
            <w:rFonts w:ascii="宋体" w:hAnsi="宋体" w:cs="Arial" w:hint="eastAsia"/>
            <w:szCs w:val="21"/>
            <w:highlight w:val="yellow"/>
          </w:rPr>
          <w:t>XX银行</w:t>
        </w:r>
      </w:ins>
      <w:r w:rsidRPr="00A06816">
        <w:rPr>
          <w:rFonts w:ascii="宋体" w:hAnsi="宋体" w:cs="Arial" w:hint="eastAsia"/>
          <w:szCs w:val="21"/>
          <w:highlight w:val="yellow"/>
        </w:rPr>
        <w:t>清算中心开立清算</w:t>
      </w:r>
      <w:proofErr w:type="gramStart"/>
      <w:r w:rsidRPr="00A06816">
        <w:rPr>
          <w:rFonts w:ascii="宋体" w:hAnsi="宋体" w:cs="Arial" w:hint="eastAsia"/>
          <w:szCs w:val="21"/>
          <w:highlight w:val="yellow"/>
        </w:rPr>
        <w:t>头寸户</w:t>
      </w:r>
      <w:proofErr w:type="gramEnd"/>
      <w:r w:rsidRPr="00A06816">
        <w:rPr>
          <w:rFonts w:ascii="宋体" w:hAnsi="宋体" w:cs="Arial" w:hint="eastAsia"/>
          <w:szCs w:val="21"/>
          <w:highlight w:val="yellow"/>
        </w:rPr>
        <w:t>VOSTRO AC1，在村镇银行1清算中心开立清算影子户NOSTRO AC1；</w:t>
      </w:r>
    </w:p>
    <w:p w14:paraId="6E17699E" w14:textId="47D169D8" w:rsidR="00A06816" w:rsidRPr="00A06816" w:rsidRDefault="00A06816" w:rsidP="00A06816">
      <w:pPr>
        <w:pStyle w:val="ad"/>
        <w:spacing w:line="360" w:lineRule="auto"/>
        <w:ind w:left="840" w:firstLineChars="0" w:firstLine="0"/>
        <w:rPr>
          <w:rFonts w:ascii="宋体" w:hAnsi="宋体" w:cs="Arial"/>
          <w:szCs w:val="21"/>
          <w:highlight w:val="yellow"/>
        </w:rPr>
      </w:pPr>
      <w:r w:rsidRPr="00A06816">
        <w:rPr>
          <w:rFonts w:ascii="宋体" w:hAnsi="宋体" w:cs="Arial" w:hint="eastAsia"/>
          <w:szCs w:val="21"/>
          <w:highlight w:val="yellow"/>
        </w:rPr>
        <w:t>村镇银行</w:t>
      </w:r>
      <w:r>
        <w:rPr>
          <w:rFonts w:ascii="宋体" w:hAnsi="宋体" w:cs="Arial"/>
          <w:szCs w:val="21"/>
          <w:highlight w:val="yellow"/>
        </w:rPr>
        <w:t>2</w:t>
      </w:r>
      <w:r w:rsidRPr="00A06816">
        <w:rPr>
          <w:rFonts w:ascii="宋体" w:hAnsi="宋体" w:cs="Arial" w:hint="eastAsia"/>
          <w:szCs w:val="21"/>
          <w:highlight w:val="yellow"/>
        </w:rPr>
        <w:t>在</w:t>
      </w:r>
      <w:del w:id="102" w:author="胡增祥" w:date="2025-06-16T10:23:00Z">
        <w:r w:rsidRPr="00A06816" w:rsidDel="003F4984">
          <w:rPr>
            <w:rFonts w:ascii="宋体" w:hAnsi="宋体" w:cs="Arial" w:hint="eastAsia"/>
            <w:szCs w:val="21"/>
            <w:highlight w:val="yellow"/>
          </w:rPr>
          <w:delText>苏州银行</w:delText>
        </w:r>
      </w:del>
      <w:ins w:id="103" w:author="胡增祥" w:date="2025-06-16T10:23:00Z">
        <w:r w:rsidR="003F4984">
          <w:rPr>
            <w:rFonts w:ascii="宋体" w:hAnsi="宋体" w:cs="Arial" w:hint="eastAsia"/>
            <w:szCs w:val="21"/>
            <w:highlight w:val="yellow"/>
          </w:rPr>
          <w:t>XX银行</w:t>
        </w:r>
      </w:ins>
      <w:r w:rsidRPr="00A06816">
        <w:rPr>
          <w:rFonts w:ascii="宋体" w:hAnsi="宋体" w:cs="Arial" w:hint="eastAsia"/>
          <w:szCs w:val="21"/>
          <w:highlight w:val="yellow"/>
        </w:rPr>
        <w:t>清算中心开立清算</w:t>
      </w:r>
      <w:proofErr w:type="gramStart"/>
      <w:r w:rsidRPr="00A06816">
        <w:rPr>
          <w:rFonts w:ascii="宋体" w:hAnsi="宋体" w:cs="Arial" w:hint="eastAsia"/>
          <w:szCs w:val="21"/>
          <w:highlight w:val="yellow"/>
        </w:rPr>
        <w:t>头寸户</w:t>
      </w:r>
      <w:proofErr w:type="gramEnd"/>
      <w:r w:rsidRPr="00A06816">
        <w:rPr>
          <w:rFonts w:ascii="宋体" w:hAnsi="宋体" w:cs="Arial" w:hint="eastAsia"/>
          <w:szCs w:val="21"/>
          <w:highlight w:val="yellow"/>
        </w:rPr>
        <w:t>VOSTRO AC</w:t>
      </w:r>
      <w:r>
        <w:rPr>
          <w:rFonts w:ascii="宋体" w:hAnsi="宋体" w:cs="Arial"/>
          <w:szCs w:val="21"/>
          <w:highlight w:val="yellow"/>
        </w:rPr>
        <w:t>2</w:t>
      </w:r>
      <w:r w:rsidRPr="00A06816">
        <w:rPr>
          <w:rFonts w:ascii="宋体" w:hAnsi="宋体" w:cs="Arial" w:hint="eastAsia"/>
          <w:szCs w:val="21"/>
          <w:highlight w:val="yellow"/>
        </w:rPr>
        <w:t>，在村镇银行</w:t>
      </w:r>
      <w:r>
        <w:rPr>
          <w:rFonts w:ascii="宋体" w:hAnsi="宋体" w:cs="Arial"/>
          <w:szCs w:val="21"/>
          <w:highlight w:val="yellow"/>
        </w:rPr>
        <w:t>2</w:t>
      </w:r>
      <w:r w:rsidRPr="00A06816">
        <w:rPr>
          <w:rFonts w:ascii="宋体" w:hAnsi="宋体" w:cs="Arial" w:hint="eastAsia"/>
          <w:szCs w:val="21"/>
          <w:highlight w:val="yellow"/>
        </w:rPr>
        <w:t>清算中心开立清算影子户NOSTRO AC</w:t>
      </w:r>
      <w:r>
        <w:rPr>
          <w:rFonts w:ascii="宋体" w:hAnsi="宋体" w:cs="Arial"/>
          <w:szCs w:val="21"/>
          <w:highlight w:val="yellow"/>
        </w:rPr>
        <w:t>2</w:t>
      </w:r>
      <w:r w:rsidRPr="00A06816">
        <w:rPr>
          <w:rFonts w:ascii="宋体" w:hAnsi="宋体" w:cs="Arial" w:hint="eastAsia"/>
          <w:szCs w:val="21"/>
          <w:highlight w:val="yellow"/>
        </w:rPr>
        <w:t>；</w:t>
      </w:r>
    </w:p>
    <w:p w14:paraId="6896F214" w14:textId="45FF686F" w:rsidR="00A06816" w:rsidRPr="00A06816" w:rsidRDefault="00A06816" w:rsidP="00D17AEF">
      <w:pPr>
        <w:pStyle w:val="ad"/>
        <w:numPr>
          <w:ilvl w:val="0"/>
          <w:numId w:val="97"/>
        </w:numPr>
        <w:spacing w:line="360" w:lineRule="auto"/>
        <w:ind w:firstLineChars="0"/>
        <w:rPr>
          <w:rFonts w:ascii="宋体" w:hAnsi="宋体" w:cs="Arial"/>
          <w:szCs w:val="21"/>
          <w:highlight w:val="yellow"/>
        </w:rPr>
      </w:pPr>
      <w:r w:rsidRPr="00A06816">
        <w:rPr>
          <w:rFonts w:ascii="宋体" w:hAnsi="宋体" w:cs="Arial" w:hint="eastAsia"/>
          <w:szCs w:val="21"/>
          <w:highlight w:val="yellow"/>
        </w:rPr>
        <w:t>日间转账交易：</w:t>
      </w:r>
    </w:p>
    <w:p w14:paraId="01D1E26E" w14:textId="77777777" w:rsidR="00A06816" w:rsidRPr="00A06816" w:rsidRDefault="00A06816" w:rsidP="00A06816">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村镇1网点：     </w:t>
      </w:r>
      <w:proofErr w:type="gramStart"/>
      <w:r w:rsidRPr="00A06816">
        <w:rPr>
          <w:rFonts w:ascii="宋体" w:hAnsi="宋体" w:cs="Arial" w:hint="eastAsia"/>
          <w:highlight w:val="yellow"/>
        </w:rPr>
        <w:t>DR  DD</w:t>
      </w:r>
      <w:proofErr w:type="gramEnd"/>
      <w:r w:rsidRPr="00A06816">
        <w:rPr>
          <w:rFonts w:ascii="宋体" w:hAnsi="宋体" w:cs="Arial" w:hint="eastAsia"/>
          <w:highlight w:val="yellow"/>
        </w:rPr>
        <w:t xml:space="preserve"> AC1;</w:t>
      </w:r>
    </w:p>
    <w:p w14:paraId="6BE83E6B" w14:textId="77777777" w:rsidR="00A06816" w:rsidRPr="00A06816" w:rsidRDefault="00A06816" w:rsidP="00A06816">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村镇1网点：     CR  行内往来内部户（系统自动配平）</w:t>
      </w:r>
    </w:p>
    <w:p w14:paraId="47AF925F" w14:textId="77777777" w:rsidR="00A06816" w:rsidRPr="00A06816" w:rsidRDefault="00A06816" w:rsidP="00A06816">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村镇2网点：     DR  行内往来内部户（系统自动配平）</w:t>
      </w:r>
    </w:p>
    <w:p w14:paraId="358F2EE3" w14:textId="77777777" w:rsidR="00A06816" w:rsidRPr="00A06816" w:rsidRDefault="00A06816" w:rsidP="00A06816">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村镇2网点：     </w:t>
      </w:r>
      <w:proofErr w:type="gramStart"/>
      <w:r w:rsidRPr="00A06816">
        <w:rPr>
          <w:rFonts w:ascii="宋体" w:hAnsi="宋体" w:cs="Arial" w:hint="eastAsia"/>
          <w:highlight w:val="yellow"/>
        </w:rPr>
        <w:t>CR  DD</w:t>
      </w:r>
      <w:proofErr w:type="gramEnd"/>
      <w:r w:rsidRPr="00A06816">
        <w:rPr>
          <w:rFonts w:ascii="宋体" w:hAnsi="宋体" w:cs="Arial" w:hint="eastAsia"/>
          <w:highlight w:val="yellow"/>
        </w:rPr>
        <w:t xml:space="preserve"> AC2;</w:t>
      </w:r>
    </w:p>
    <w:p w14:paraId="51069547" w14:textId="3E3654CB" w:rsidR="00A06816" w:rsidRPr="00AE086D" w:rsidRDefault="00A06816" w:rsidP="00D17AEF">
      <w:pPr>
        <w:pStyle w:val="ad"/>
        <w:numPr>
          <w:ilvl w:val="0"/>
          <w:numId w:val="97"/>
        </w:numPr>
        <w:spacing w:line="360" w:lineRule="auto"/>
        <w:ind w:firstLineChars="0"/>
        <w:rPr>
          <w:rFonts w:ascii="宋体" w:hAnsi="宋体" w:cs="Arial"/>
          <w:szCs w:val="21"/>
          <w:highlight w:val="yellow"/>
        </w:rPr>
      </w:pPr>
      <w:r w:rsidRPr="00AE086D">
        <w:rPr>
          <w:rFonts w:ascii="宋体" w:hAnsi="宋体" w:cs="Arial" w:hint="eastAsia"/>
          <w:szCs w:val="21"/>
          <w:highlight w:val="yellow"/>
        </w:rPr>
        <w:t>日终</w:t>
      </w:r>
      <w:r w:rsidR="00AE086D">
        <w:rPr>
          <w:rFonts w:ascii="宋体" w:hAnsi="宋体" w:cs="Arial" w:hint="eastAsia"/>
          <w:szCs w:val="21"/>
          <w:highlight w:val="yellow"/>
        </w:rPr>
        <w:t>[</w:t>
      </w:r>
      <w:r w:rsidRPr="00AE086D">
        <w:rPr>
          <w:rFonts w:ascii="宋体" w:hAnsi="宋体" w:cs="Arial" w:hint="eastAsia"/>
          <w:szCs w:val="21"/>
          <w:highlight w:val="yellow"/>
        </w:rPr>
        <w:t>跨法人银行清算</w:t>
      </w:r>
      <w:r w:rsidR="00AE086D">
        <w:rPr>
          <w:rFonts w:ascii="宋体" w:hAnsi="宋体" w:cs="Arial" w:hint="eastAsia"/>
          <w:szCs w:val="21"/>
          <w:highlight w:val="yellow"/>
        </w:rPr>
        <w:t>]</w:t>
      </w:r>
      <w:r w:rsidRPr="00AE086D">
        <w:rPr>
          <w:rFonts w:ascii="宋体" w:hAnsi="宋体" w:cs="Arial" w:hint="eastAsia"/>
          <w:szCs w:val="21"/>
          <w:highlight w:val="yellow"/>
        </w:rPr>
        <w:t>批处理，根据村镇银行的“行内往来科目”余额，进行轧差清算处理</w:t>
      </w:r>
    </w:p>
    <w:p w14:paraId="0499A455" w14:textId="138AF15E" w:rsidR="00A06816" w:rsidRPr="00AE086D" w:rsidRDefault="00A06816" w:rsidP="00D17AEF">
      <w:pPr>
        <w:pStyle w:val="ad"/>
        <w:numPr>
          <w:ilvl w:val="0"/>
          <w:numId w:val="98"/>
        </w:numPr>
        <w:spacing w:line="360" w:lineRule="auto"/>
        <w:ind w:firstLineChars="0"/>
        <w:rPr>
          <w:rFonts w:ascii="宋体" w:hAnsi="宋体" w:cs="Arial"/>
          <w:highlight w:val="yellow"/>
        </w:rPr>
      </w:pPr>
      <w:r w:rsidRPr="00AE086D">
        <w:rPr>
          <w:rFonts w:ascii="宋体" w:hAnsi="宋体" w:cs="Arial" w:hint="eastAsia"/>
          <w:highlight w:val="yellow"/>
        </w:rPr>
        <w:t>如果村镇银行1行内往来</w:t>
      </w:r>
      <w:proofErr w:type="gramStart"/>
      <w:r w:rsidRPr="00AE086D">
        <w:rPr>
          <w:rFonts w:ascii="宋体" w:hAnsi="宋体" w:cs="Arial" w:hint="eastAsia"/>
          <w:highlight w:val="yellow"/>
        </w:rPr>
        <w:t>内部户</w:t>
      </w:r>
      <w:proofErr w:type="gramEnd"/>
      <w:r w:rsidRPr="00AE086D">
        <w:rPr>
          <w:rFonts w:ascii="宋体" w:hAnsi="宋体" w:cs="Arial" w:hint="eastAsia"/>
          <w:highlight w:val="yellow"/>
        </w:rPr>
        <w:t>余额为CR,其会计分录：</w:t>
      </w:r>
    </w:p>
    <w:p w14:paraId="1541F4B3" w14:textId="77777777"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村镇1清算中心： </w:t>
      </w:r>
      <w:proofErr w:type="gramStart"/>
      <w:r w:rsidRPr="00A06816">
        <w:rPr>
          <w:rFonts w:ascii="宋体" w:hAnsi="宋体" w:cs="Arial" w:hint="eastAsia"/>
          <w:highlight w:val="yellow"/>
        </w:rPr>
        <w:t>CR  NOSTRO</w:t>
      </w:r>
      <w:proofErr w:type="gramEnd"/>
      <w:r w:rsidRPr="00A06816">
        <w:rPr>
          <w:rFonts w:ascii="宋体" w:hAnsi="宋体" w:cs="Arial" w:hint="eastAsia"/>
          <w:highlight w:val="yellow"/>
        </w:rPr>
        <w:t xml:space="preserve"> AC1</w:t>
      </w:r>
    </w:p>
    <w:p w14:paraId="1E5523C3" w14:textId="77777777"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lastRenderedPageBreak/>
        <w:t xml:space="preserve">  村镇1清算中心： DR  行内往来内部户（系统自动配平）</w:t>
      </w:r>
    </w:p>
    <w:p w14:paraId="4349B42D" w14:textId="646DF730"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清算中心：</w:t>
      </w:r>
      <w:r w:rsidR="00AE086D">
        <w:rPr>
          <w:rFonts w:ascii="宋体" w:hAnsi="宋体" w:cs="Arial" w:hint="eastAsia"/>
          <w:highlight w:val="yellow"/>
        </w:rPr>
        <w:t xml:space="preserve"> </w:t>
      </w:r>
      <w:r w:rsidRPr="00A06816">
        <w:rPr>
          <w:rFonts w:ascii="宋体" w:hAnsi="宋体" w:cs="Arial" w:hint="eastAsia"/>
          <w:highlight w:val="yellow"/>
        </w:rPr>
        <w:t xml:space="preserve">  CR  行内往来内部户（系统自动配平）</w:t>
      </w:r>
    </w:p>
    <w:p w14:paraId="7D91EEFF" w14:textId="3E0F5F54"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sidR="00AE086D">
        <w:rPr>
          <w:rFonts w:ascii="宋体" w:hAnsi="宋体" w:cs="Arial"/>
          <w:highlight w:val="yellow"/>
        </w:rPr>
        <w:t xml:space="preserve"> </w:t>
      </w:r>
      <w:r w:rsidRPr="00A06816">
        <w:rPr>
          <w:rFonts w:ascii="宋体" w:hAnsi="宋体" w:cs="Arial" w:hint="eastAsia"/>
          <w:highlight w:val="yellow"/>
        </w:rPr>
        <w:t xml:space="preserve"> </w:t>
      </w:r>
      <w:proofErr w:type="gramStart"/>
      <w:r w:rsidRPr="00A06816">
        <w:rPr>
          <w:rFonts w:ascii="宋体" w:hAnsi="宋体" w:cs="Arial" w:hint="eastAsia"/>
          <w:highlight w:val="yellow"/>
        </w:rPr>
        <w:t>DR  VOSTRO</w:t>
      </w:r>
      <w:proofErr w:type="gramEnd"/>
      <w:r w:rsidRPr="00A06816">
        <w:rPr>
          <w:rFonts w:ascii="宋体" w:hAnsi="宋体" w:cs="Arial" w:hint="eastAsia"/>
          <w:highlight w:val="yellow"/>
        </w:rPr>
        <w:t xml:space="preserve"> AC1</w:t>
      </w:r>
    </w:p>
    <w:p w14:paraId="628AA5DE" w14:textId="1C72839C" w:rsidR="00A06816" w:rsidRPr="00A06816" w:rsidRDefault="00A06816" w:rsidP="00D17AEF">
      <w:pPr>
        <w:pStyle w:val="ad"/>
        <w:numPr>
          <w:ilvl w:val="0"/>
          <w:numId w:val="98"/>
        </w:numPr>
        <w:spacing w:line="360" w:lineRule="auto"/>
        <w:ind w:firstLineChars="0"/>
        <w:rPr>
          <w:rFonts w:ascii="宋体" w:hAnsi="宋体" w:cs="Arial"/>
          <w:highlight w:val="yellow"/>
        </w:rPr>
      </w:pPr>
      <w:r w:rsidRPr="00A06816">
        <w:rPr>
          <w:rFonts w:ascii="宋体" w:hAnsi="宋体" w:cs="Arial" w:hint="eastAsia"/>
          <w:highlight w:val="yellow"/>
        </w:rPr>
        <w:t>如果村镇银行2行内往来</w:t>
      </w:r>
      <w:proofErr w:type="gramStart"/>
      <w:r w:rsidRPr="00A06816">
        <w:rPr>
          <w:rFonts w:ascii="宋体" w:hAnsi="宋体" w:cs="Arial" w:hint="eastAsia"/>
          <w:highlight w:val="yellow"/>
        </w:rPr>
        <w:t>内部户</w:t>
      </w:r>
      <w:proofErr w:type="gramEnd"/>
      <w:r w:rsidRPr="00A06816">
        <w:rPr>
          <w:rFonts w:ascii="宋体" w:hAnsi="宋体" w:cs="Arial" w:hint="eastAsia"/>
          <w:highlight w:val="yellow"/>
        </w:rPr>
        <w:t>余额为DR,其会计分录：</w:t>
      </w:r>
    </w:p>
    <w:p w14:paraId="7C0A31F3" w14:textId="77777777"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村镇2清算中心： </w:t>
      </w:r>
      <w:proofErr w:type="gramStart"/>
      <w:r w:rsidRPr="00A06816">
        <w:rPr>
          <w:rFonts w:ascii="宋体" w:hAnsi="宋体" w:cs="Arial" w:hint="eastAsia"/>
          <w:highlight w:val="yellow"/>
        </w:rPr>
        <w:t>DR  NOSTRO</w:t>
      </w:r>
      <w:proofErr w:type="gramEnd"/>
      <w:r w:rsidRPr="00A06816">
        <w:rPr>
          <w:rFonts w:ascii="宋体" w:hAnsi="宋体" w:cs="Arial" w:hint="eastAsia"/>
          <w:highlight w:val="yellow"/>
        </w:rPr>
        <w:t xml:space="preserve"> AC2</w:t>
      </w:r>
    </w:p>
    <w:p w14:paraId="2E2B4498" w14:textId="77777777"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村镇2清算中心： CR  行内往来内部户（系统自动配平）</w:t>
      </w:r>
    </w:p>
    <w:p w14:paraId="4CF344DF" w14:textId="2B97997A" w:rsidR="00A06816" w:rsidRPr="00A06816"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sidR="00AE086D">
        <w:rPr>
          <w:rFonts w:ascii="宋体" w:hAnsi="宋体" w:cs="Arial"/>
          <w:highlight w:val="yellow"/>
        </w:rPr>
        <w:t xml:space="preserve"> </w:t>
      </w:r>
      <w:r w:rsidRPr="00A06816">
        <w:rPr>
          <w:rFonts w:ascii="宋体" w:hAnsi="宋体" w:cs="Arial" w:hint="eastAsia"/>
          <w:highlight w:val="yellow"/>
        </w:rPr>
        <w:t xml:space="preserve"> DR  行内往来内部户（系统自动配平）</w:t>
      </w:r>
    </w:p>
    <w:p w14:paraId="2498C936" w14:textId="5FAA05BD" w:rsidR="00A06816" w:rsidRPr="00AE086D" w:rsidRDefault="00A06816" w:rsidP="00AE086D">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sidR="00AE086D">
        <w:rPr>
          <w:rFonts w:ascii="宋体" w:hAnsi="宋体" w:cs="Arial"/>
          <w:highlight w:val="yellow"/>
        </w:rPr>
        <w:t xml:space="preserve"> </w:t>
      </w:r>
      <w:proofErr w:type="gramStart"/>
      <w:r w:rsidRPr="00A06816">
        <w:rPr>
          <w:rFonts w:ascii="宋体" w:hAnsi="宋体" w:cs="Arial" w:hint="eastAsia"/>
          <w:highlight w:val="yellow"/>
        </w:rPr>
        <w:t>CR  VOSTRO</w:t>
      </w:r>
      <w:proofErr w:type="gramEnd"/>
      <w:r w:rsidRPr="00A06816">
        <w:rPr>
          <w:rFonts w:ascii="宋体" w:hAnsi="宋体" w:cs="Arial" w:hint="eastAsia"/>
          <w:highlight w:val="yellow"/>
        </w:rPr>
        <w:t xml:space="preserve"> AC2</w:t>
      </w:r>
    </w:p>
    <w:p w14:paraId="37A71C4A" w14:textId="475A1AA9" w:rsidR="00A06816" w:rsidRDefault="00AE086D" w:rsidP="00A06816">
      <w:pPr>
        <w:spacing w:line="360" w:lineRule="auto"/>
        <w:ind w:leftChars="176" w:left="370" w:firstLineChars="200" w:firstLine="420"/>
        <w:rPr>
          <w:rFonts w:ascii="宋体" w:hAnsi="宋体" w:cs="Arial"/>
        </w:rPr>
      </w:pPr>
      <w:r>
        <w:rPr>
          <w:rFonts w:ascii="宋体" w:hAnsi="宋体" w:cs="Arial" w:hint="eastAsia"/>
        </w:rPr>
        <w:t xml:space="preserve"> </w:t>
      </w:r>
    </w:p>
    <w:p w14:paraId="6A9C38F4" w14:textId="47D6713D" w:rsidR="00A75B23" w:rsidRPr="00013B24" w:rsidRDefault="00D17AEF" w:rsidP="00A06816">
      <w:pPr>
        <w:spacing w:line="360" w:lineRule="auto"/>
        <w:ind w:leftChars="176" w:left="370" w:firstLineChars="200" w:firstLine="420"/>
        <w:rPr>
          <w:rFonts w:ascii="宋体" w:hAnsi="宋体" w:cs="Arial"/>
          <w:highlight w:val="yellow"/>
        </w:rPr>
      </w:pPr>
      <w:r>
        <w:rPr>
          <w:rFonts w:ascii="宋体" w:hAnsi="宋体" w:cs="Arial" w:hint="eastAsia"/>
          <w:highlight w:val="yellow"/>
        </w:rPr>
        <w:t>例2：</w:t>
      </w:r>
      <w:r w:rsidR="00A75B23" w:rsidRPr="00013B24">
        <w:rPr>
          <w:rFonts w:ascii="宋体" w:hAnsi="宋体" w:cs="Arial"/>
          <w:highlight w:val="yellow"/>
        </w:rPr>
        <w:t>村镇银行与</w:t>
      </w:r>
      <w:del w:id="104" w:author="胡增祥" w:date="2025-06-16T10:23:00Z">
        <w:r w:rsidR="00A75B23" w:rsidRPr="00013B24" w:rsidDel="003F4984">
          <w:rPr>
            <w:rFonts w:ascii="宋体" w:hAnsi="宋体" w:cs="Arial"/>
            <w:highlight w:val="yellow"/>
          </w:rPr>
          <w:delText>苏州银行</w:delText>
        </w:r>
      </w:del>
      <w:ins w:id="105" w:author="胡增祥" w:date="2025-06-16T10:23:00Z">
        <w:r w:rsidR="003F4984">
          <w:rPr>
            <w:rFonts w:ascii="宋体" w:hAnsi="宋体" w:cs="Arial"/>
            <w:highlight w:val="yellow"/>
          </w:rPr>
          <w:t>XX银行</w:t>
        </w:r>
      </w:ins>
      <w:r w:rsidR="00A75B23" w:rsidRPr="00013B24">
        <w:rPr>
          <w:rFonts w:ascii="宋体" w:hAnsi="宋体" w:cs="Arial"/>
          <w:highlight w:val="yellow"/>
        </w:rPr>
        <w:t>往来</w:t>
      </w:r>
      <w:r>
        <w:rPr>
          <w:rFonts w:ascii="宋体" w:hAnsi="宋体" w:cs="Arial" w:hint="eastAsia"/>
          <w:highlight w:val="yellow"/>
        </w:rPr>
        <w:t>：</w:t>
      </w:r>
    </w:p>
    <w:p w14:paraId="0418C56E" w14:textId="08C30EF9" w:rsidR="00A75B23" w:rsidRPr="00013B24" w:rsidRDefault="00A75B23" w:rsidP="00D17AEF">
      <w:pPr>
        <w:pStyle w:val="ad"/>
        <w:numPr>
          <w:ilvl w:val="0"/>
          <w:numId w:val="107"/>
        </w:numPr>
        <w:spacing w:line="360" w:lineRule="auto"/>
        <w:ind w:firstLineChars="0"/>
        <w:rPr>
          <w:rFonts w:ascii="宋体" w:hAnsi="宋体" w:cs="Arial"/>
          <w:szCs w:val="21"/>
          <w:highlight w:val="yellow"/>
        </w:rPr>
      </w:pPr>
      <w:r w:rsidRPr="00013B24">
        <w:rPr>
          <w:rFonts w:ascii="宋体" w:hAnsi="宋体" w:cs="Arial" w:hint="eastAsia"/>
          <w:szCs w:val="21"/>
          <w:highlight w:val="yellow"/>
        </w:rPr>
        <w:t>日间</w:t>
      </w:r>
      <w:r w:rsidR="004F17CE" w:rsidRPr="00013B24">
        <w:rPr>
          <w:rFonts w:ascii="宋体" w:hAnsi="宋体" w:cs="Arial"/>
          <w:highlight w:val="yellow"/>
        </w:rPr>
        <w:t>村镇银行网点与</w:t>
      </w:r>
      <w:del w:id="106" w:author="胡增祥" w:date="2025-06-16T10:23:00Z">
        <w:r w:rsidR="004F17CE" w:rsidRPr="00013B24" w:rsidDel="003F4984">
          <w:rPr>
            <w:rFonts w:ascii="宋体" w:hAnsi="宋体" w:cs="Arial"/>
            <w:highlight w:val="yellow"/>
          </w:rPr>
          <w:delText>苏州银行</w:delText>
        </w:r>
      </w:del>
      <w:ins w:id="107" w:author="胡增祥" w:date="2025-06-16T10:23:00Z">
        <w:r w:rsidR="003F4984">
          <w:rPr>
            <w:rFonts w:ascii="宋体" w:hAnsi="宋体" w:cs="Arial"/>
            <w:highlight w:val="yellow"/>
          </w:rPr>
          <w:t>XX银行</w:t>
        </w:r>
      </w:ins>
      <w:r w:rsidR="004F17CE" w:rsidRPr="00013B24">
        <w:rPr>
          <w:rFonts w:ascii="宋体" w:hAnsi="宋体" w:cs="Arial"/>
          <w:highlight w:val="yellow"/>
        </w:rPr>
        <w:t>网点发生</w:t>
      </w:r>
      <w:r w:rsidRPr="00013B24">
        <w:rPr>
          <w:rFonts w:ascii="宋体" w:hAnsi="宋体" w:cs="Arial" w:hint="eastAsia"/>
          <w:szCs w:val="21"/>
          <w:highlight w:val="yellow"/>
        </w:rPr>
        <w:t>转账交易：</w:t>
      </w:r>
    </w:p>
    <w:p w14:paraId="455ABEF0" w14:textId="77777777" w:rsidR="00A75B23" w:rsidRPr="00013B24" w:rsidRDefault="00A75B23" w:rsidP="00A75B23">
      <w:pPr>
        <w:spacing w:line="360" w:lineRule="auto"/>
        <w:ind w:leftChars="176" w:left="370" w:firstLineChars="200" w:firstLine="420"/>
        <w:rPr>
          <w:rFonts w:ascii="宋体" w:hAnsi="宋体" w:cs="Arial"/>
          <w:highlight w:val="yellow"/>
        </w:rPr>
      </w:pPr>
      <w:r w:rsidRPr="00013B24">
        <w:rPr>
          <w:rFonts w:ascii="宋体" w:hAnsi="宋体" w:cs="Arial"/>
          <w:highlight w:val="yellow"/>
        </w:rPr>
        <w:t xml:space="preserve">  村镇1网点：     </w:t>
      </w:r>
      <w:proofErr w:type="gramStart"/>
      <w:r w:rsidRPr="00013B24">
        <w:rPr>
          <w:rFonts w:ascii="宋体" w:hAnsi="宋体" w:cs="Arial"/>
          <w:highlight w:val="yellow"/>
        </w:rPr>
        <w:t>DR  DD</w:t>
      </w:r>
      <w:proofErr w:type="gramEnd"/>
      <w:r w:rsidRPr="00013B24">
        <w:rPr>
          <w:rFonts w:ascii="宋体" w:hAnsi="宋体" w:cs="Arial"/>
          <w:highlight w:val="yellow"/>
        </w:rPr>
        <w:t xml:space="preserve"> AC1;</w:t>
      </w:r>
    </w:p>
    <w:p w14:paraId="455BDCF2" w14:textId="77777777" w:rsidR="00A75B23" w:rsidRPr="00A06816" w:rsidRDefault="00A75B23" w:rsidP="00A75B23">
      <w:pPr>
        <w:spacing w:line="360" w:lineRule="auto"/>
        <w:ind w:leftChars="176" w:left="370" w:firstLineChars="200" w:firstLine="420"/>
        <w:rPr>
          <w:rFonts w:ascii="宋体" w:hAnsi="宋体" w:cs="Arial"/>
          <w:highlight w:val="yellow"/>
        </w:rPr>
      </w:pPr>
      <w:r w:rsidRPr="00013B24">
        <w:rPr>
          <w:rFonts w:ascii="宋体" w:hAnsi="宋体" w:cs="Arial"/>
          <w:highlight w:val="yellow"/>
        </w:rPr>
        <w:t xml:space="preserve">  村镇1网点：     CR  行内往来内部户（系统自动配</w:t>
      </w:r>
      <w:r w:rsidRPr="00A06816">
        <w:rPr>
          <w:rFonts w:ascii="宋体" w:hAnsi="宋体" w:cs="Arial" w:hint="eastAsia"/>
          <w:highlight w:val="yellow"/>
        </w:rPr>
        <w:t>平）</w:t>
      </w:r>
    </w:p>
    <w:p w14:paraId="70380EFF" w14:textId="3E2229D1" w:rsidR="00A75B23" w:rsidRPr="00A06816" w:rsidRDefault="00A75B23" w:rsidP="00A75B23">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w:t>
      </w:r>
      <w:del w:id="108" w:author="胡增祥" w:date="2025-06-16T10:23:00Z">
        <w:r w:rsidDel="003F4984">
          <w:rPr>
            <w:rFonts w:ascii="宋体" w:hAnsi="宋体" w:cs="Arial" w:hint="eastAsia"/>
            <w:highlight w:val="yellow"/>
          </w:rPr>
          <w:delText>苏州银行</w:delText>
        </w:r>
      </w:del>
      <w:ins w:id="109" w:author="胡增祥" w:date="2025-06-16T10:23:00Z">
        <w:r w:rsidR="003F4984">
          <w:rPr>
            <w:rFonts w:ascii="宋体" w:hAnsi="宋体" w:cs="Arial" w:hint="eastAsia"/>
            <w:highlight w:val="yellow"/>
          </w:rPr>
          <w:t>XX银行</w:t>
        </w:r>
      </w:ins>
      <w:r w:rsidRPr="00A06816">
        <w:rPr>
          <w:rFonts w:ascii="宋体" w:hAnsi="宋体" w:cs="Arial" w:hint="eastAsia"/>
          <w:highlight w:val="yellow"/>
        </w:rPr>
        <w:t>网点：   DR  行内往来内部户（系统自动配平）</w:t>
      </w:r>
    </w:p>
    <w:p w14:paraId="31A439BC" w14:textId="3FAB1C14" w:rsidR="00A75B23" w:rsidRPr="00A06816" w:rsidRDefault="00A75B23" w:rsidP="00A75B23">
      <w:pPr>
        <w:spacing w:line="360" w:lineRule="auto"/>
        <w:ind w:leftChars="176" w:left="370" w:firstLineChars="200" w:firstLine="420"/>
        <w:rPr>
          <w:rFonts w:ascii="宋体" w:hAnsi="宋体" w:cs="Arial"/>
          <w:highlight w:val="yellow"/>
        </w:rPr>
      </w:pPr>
      <w:r w:rsidRPr="00A06816">
        <w:rPr>
          <w:rFonts w:ascii="宋体" w:hAnsi="宋体" w:cs="Arial" w:hint="eastAsia"/>
          <w:highlight w:val="yellow"/>
        </w:rPr>
        <w:t xml:space="preserve">  </w:t>
      </w:r>
      <w:del w:id="110" w:author="胡增祥" w:date="2025-06-16T10:23:00Z">
        <w:r w:rsidDel="003F4984">
          <w:rPr>
            <w:rFonts w:ascii="宋体" w:hAnsi="宋体" w:cs="Arial" w:hint="eastAsia"/>
            <w:highlight w:val="yellow"/>
          </w:rPr>
          <w:delText>苏州银行</w:delText>
        </w:r>
      </w:del>
      <w:ins w:id="111" w:author="胡增祥" w:date="2025-06-16T10:23:00Z">
        <w:r w:rsidR="003F4984">
          <w:rPr>
            <w:rFonts w:ascii="宋体" w:hAnsi="宋体" w:cs="Arial" w:hint="eastAsia"/>
            <w:highlight w:val="yellow"/>
          </w:rPr>
          <w:t>XX银行</w:t>
        </w:r>
      </w:ins>
      <w:r w:rsidRPr="00A06816">
        <w:rPr>
          <w:rFonts w:ascii="宋体" w:hAnsi="宋体" w:cs="Arial" w:hint="eastAsia"/>
          <w:highlight w:val="yellow"/>
        </w:rPr>
        <w:t>网点：</w:t>
      </w:r>
      <w:r>
        <w:rPr>
          <w:rFonts w:ascii="宋体" w:hAnsi="宋体" w:cs="Arial" w:hint="eastAsia"/>
          <w:highlight w:val="yellow"/>
        </w:rPr>
        <w:t xml:space="preserve">   </w:t>
      </w:r>
      <w:proofErr w:type="gramStart"/>
      <w:r>
        <w:rPr>
          <w:rFonts w:ascii="宋体" w:hAnsi="宋体" w:cs="Arial" w:hint="eastAsia"/>
          <w:highlight w:val="yellow"/>
        </w:rPr>
        <w:t>CR  DD</w:t>
      </w:r>
      <w:proofErr w:type="gramEnd"/>
      <w:r>
        <w:rPr>
          <w:rFonts w:ascii="宋体" w:hAnsi="宋体" w:cs="Arial" w:hint="eastAsia"/>
          <w:highlight w:val="yellow"/>
        </w:rPr>
        <w:t xml:space="preserve"> AC</w:t>
      </w:r>
      <w:r w:rsidRPr="00A06816">
        <w:rPr>
          <w:rFonts w:ascii="宋体" w:hAnsi="宋体" w:cs="Arial" w:hint="eastAsia"/>
          <w:highlight w:val="yellow"/>
        </w:rPr>
        <w:t>;</w:t>
      </w:r>
    </w:p>
    <w:p w14:paraId="0447A6C2" w14:textId="77777777" w:rsidR="00A75B23" w:rsidRPr="00AE086D" w:rsidRDefault="00A75B23" w:rsidP="00D17AEF">
      <w:pPr>
        <w:pStyle w:val="ad"/>
        <w:numPr>
          <w:ilvl w:val="0"/>
          <w:numId w:val="107"/>
        </w:numPr>
        <w:spacing w:line="360" w:lineRule="auto"/>
        <w:ind w:firstLineChars="0"/>
        <w:rPr>
          <w:rFonts w:ascii="宋体" w:hAnsi="宋体" w:cs="Arial"/>
          <w:szCs w:val="21"/>
          <w:highlight w:val="yellow"/>
        </w:rPr>
      </w:pPr>
      <w:r w:rsidRPr="00AE086D">
        <w:rPr>
          <w:rFonts w:ascii="宋体" w:hAnsi="宋体" w:cs="Arial" w:hint="eastAsia"/>
          <w:szCs w:val="21"/>
          <w:highlight w:val="yellow"/>
        </w:rPr>
        <w:t>日终</w:t>
      </w:r>
      <w:r>
        <w:rPr>
          <w:rFonts w:ascii="宋体" w:hAnsi="宋体" w:cs="Arial" w:hint="eastAsia"/>
          <w:szCs w:val="21"/>
          <w:highlight w:val="yellow"/>
        </w:rPr>
        <w:t>[</w:t>
      </w:r>
      <w:r w:rsidRPr="00AE086D">
        <w:rPr>
          <w:rFonts w:ascii="宋体" w:hAnsi="宋体" w:cs="Arial" w:hint="eastAsia"/>
          <w:szCs w:val="21"/>
          <w:highlight w:val="yellow"/>
        </w:rPr>
        <w:t>跨法人银行清算</w:t>
      </w:r>
      <w:r>
        <w:rPr>
          <w:rFonts w:ascii="宋体" w:hAnsi="宋体" w:cs="Arial" w:hint="eastAsia"/>
          <w:szCs w:val="21"/>
          <w:highlight w:val="yellow"/>
        </w:rPr>
        <w:t>]</w:t>
      </w:r>
      <w:r w:rsidRPr="00AE086D">
        <w:rPr>
          <w:rFonts w:ascii="宋体" w:hAnsi="宋体" w:cs="Arial" w:hint="eastAsia"/>
          <w:szCs w:val="21"/>
          <w:highlight w:val="yellow"/>
        </w:rPr>
        <w:t>批处理，根据村镇银行的“行内往来科目”余额，进行轧差清算处理</w:t>
      </w:r>
    </w:p>
    <w:p w14:paraId="4BD52290" w14:textId="77777777" w:rsidR="00A75B23" w:rsidRPr="00AE086D" w:rsidRDefault="00A75B23" w:rsidP="00D17AEF">
      <w:pPr>
        <w:pStyle w:val="ad"/>
        <w:numPr>
          <w:ilvl w:val="0"/>
          <w:numId w:val="108"/>
        </w:numPr>
        <w:spacing w:line="360" w:lineRule="auto"/>
        <w:ind w:firstLineChars="0"/>
        <w:rPr>
          <w:rFonts w:ascii="宋体" w:hAnsi="宋体" w:cs="Arial"/>
          <w:highlight w:val="yellow"/>
        </w:rPr>
      </w:pPr>
      <w:r w:rsidRPr="00AE086D">
        <w:rPr>
          <w:rFonts w:ascii="宋体" w:hAnsi="宋体" w:cs="Arial" w:hint="eastAsia"/>
          <w:highlight w:val="yellow"/>
        </w:rPr>
        <w:t>如果村镇银行1行内往来</w:t>
      </w:r>
      <w:proofErr w:type="gramStart"/>
      <w:r w:rsidRPr="00AE086D">
        <w:rPr>
          <w:rFonts w:ascii="宋体" w:hAnsi="宋体" w:cs="Arial" w:hint="eastAsia"/>
          <w:highlight w:val="yellow"/>
        </w:rPr>
        <w:t>内部户</w:t>
      </w:r>
      <w:proofErr w:type="gramEnd"/>
      <w:r w:rsidRPr="00AE086D">
        <w:rPr>
          <w:rFonts w:ascii="宋体" w:hAnsi="宋体" w:cs="Arial" w:hint="eastAsia"/>
          <w:highlight w:val="yellow"/>
        </w:rPr>
        <w:t>余额为CR,其会计分录：</w:t>
      </w:r>
    </w:p>
    <w:p w14:paraId="4A9BD018" w14:textId="77777777" w:rsidR="00A75B23" w:rsidRPr="00A06816" w:rsidRDefault="00A75B23" w:rsidP="00A75B23">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村镇1清算中心： </w:t>
      </w:r>
      <w:proofErr w:type="gramStart"/>
      <w:r w:rsidRPr="00A06816">
        <w:rPr>
          <w:rFonts w:ascii="宋体" w:hAnsi="宋体" w:cs="Arial" w:hint="eastAsia"/>
          <w:highlight w:val="yellow"/>
        </w:rPr>
        <w:t>CR  NOSTRO</w:t>
      </w:r>
      <w:proofErr w:type="gramEnd"/>
      <w:r w:rsidRPr="00A06816">
        <w:rPr>
          <w:rFonts w:ascii="宋体" w:hAnsi="宋体" w:cs="Arial" w:hint="eastAsia"/>
          <w:highlight w:val="yellow"/>
        </w:rPr>
        <w:t xml:space="preserve"> AC1</w:t>
      </w:r>
    </w:p>
    <w:p w14:paraId="568B0421" w14:textId="77777777" w:rsidR="00A75B23" w:rsidRPr="00A06816" w:rsidRDefault="00A75B23" w:rsidP="00A75B23">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村镇1清算中心： DR  行内往来内部户（系统自动配平）</w:t>
      </w:r>
    </w:p>
    <w:p w14:paraId="2E2A56E8" w14:textId="7715F7C4" w:rsidR="00A75B23" w:rsidRPr="00A06816" w:rsidRDefault="00A75B23" w:rsidP="00A75B23">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清算中心：</w:t>
      </w:r>
      <w:r>
        <w:rPr>
          <w:rFonts w:ascii="宋体" w:hAnsi="宋体" w:cs="Arial" w:hint="eastAsia"/>
          <w:highlight w:val="yellow"/>
        </w:rPr>
        <w:t xml:space="preserve"> </w:t>
      </w:r>
      <w:r w:rsidRPr="00A06816">
        <w:rPr>
          <w:rFonts w:ascii="宋体" w:hAnsi="宋体" w:cs="Arial" w:hint="eastAsia"/>
          <w:highlight w:val="yellow"/>
        </w:rPr>
        <w:t xml:space="preserve">  CR  行内往来内部户（系统自动配平）</w:t>
      </w:r>
    </w:p>
    <w:p w14:paraId="2954D1DB" w14:textId="43EFDCA2" w:rsidR="00A75B23" w:rsidRPr="00A06816" w:rsidRDefault="00A75B23" w:rsidP="00A75B23">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Pr>
          <w:rFonts w:ascii="宋体" w:hAnsi="宋体" w:cs="Arial"/>
          <w:highlight w:val="yellow"/>
        </w:rPr>
        <w:t xml:space="preserve"> </w:t>
      </w:r>
      <w:r w:rsidRPr="00A06816">
        <w:rPr>
          <w:rFonts w:ascii="宋体" w:hAnsi="宋体" w:cs="Arial" w:hint="eastAsia"/>
          <w:highlight w:val="yellow"/>
        </w:rPr>
        <w:t xml:space="preserve"> </w:t>
      </w:r>
      <w:proofErr w:type="gramStart"/>
      <w:r w:rsidRPr="00A06816">
        <w:rPr>
          <w:rFonts w:ascii="宋体" w:hAnsi="宋体" w:cs="Arial" w:hint="eastAsia"/>
          <w:highlight w:val="yellow"/>
        </w:rPr>
        <w:t>DR  VOSTRO</w:t>
      </w:r>
      <w:proofErr w:type="gramEnd"/>
      <w:r w:rsidRPr="00A06816">
        <w:rPr>
          <w:rFonts w:ascii="宋体" w:hAnsi="宋体" w:cs="Arial" w:hint="eastAsia"/>
          <w:highlight w:val="yellow"/>
        </w:rPr>
        <w:t xml:space="preserve"> AC1</w:t>
      </w:r>
    </w:p>
    <w:p w14:paraId="2FCFCBFF" w14:textId="500B3BC4" w:rsidR="00013B24" w:rsidRPr="00A06816" w:rsidRDefault="00013B24" w:rsidP="00D17AEF">
      <w:pPr>
        <w:pStyle w:val="ad"/>
        <w:numPr>
          <w:ilvl w:val="0"/>
          <w:numId w:val="108"/>
        </w:numPr>
        <w:spacing w:line="360" w:lineRule="auto"/>
        <w:ind w:firstLineChars="0"/>
        <w:rPr>
          <w:rFonts w:ascii="宋体" w:hAnsi="宋体" w:cs="Arial"/>
          <w:highlight w:val="yellow"/>
        </w:rPr>
      </w:pPr>
      <w:r w:rsidRPr="00A06816">
        <w:rPr>
          <w:rFonts w:ascii="宋体" w:hAnsi="宋体" w:cs="Arial" w:hint="eastAsia"/>
          <w:highlight w:val="yellow"/>
        </w:rPr>
        <w:t>如果村镇银行</w:t>
      </w:r>
      <w:r>
        <w:rPr>
          <w:rFonts w:ascii="宋体" w:hAnsi="宋体" w:cs="Arial"/>
          <w:highlight w:val="yellow"/>
        </w:rPr>
        <w:t>1</w:t>
      </w:r>
      <w:r w:rsidRPr="00A06816">
        <w:rPr>
          <w:rFonts w:ascii="宋体" w:hAnsi="宋体" w:cs="Arial" w:hint="eastAsia"/>
          <w:highlight w:val="yellow"/>
        </w:rPr>
        <w:t>行内往来</w:t>
      </w:r>
      <w:proofErr w:type="gramStart"/>
      <w:r w:rsidRPr="00A06816">
        <w:rPr>
          <w:rFonts w:ascii="宋体" w:hAnsi="宋体" w:cs="Arial" w:hint="eastAsia"/>
          <w:highlight w:val="yellow"/>
        </w:rPr>
        <w:t>内部户</w:t>
      </w:r>
      <w:proofErr w:type="gramEnd"/>
      <w:r w:rsidRPr="00A06816">
        <w:rPr>
          <w:rFonts w:ascii="宋体" w:hAnsi="宋体" w:cs="Arial" w:hint="eastAsia"/>
          <w:highlight w:val="yellow"/>
        </w:rPr>
        <w:t>余额为DR,其会计分录：</w:t>
      </w:r>
    </w:p>
    <w:p w14:paraId="51D1C79C" w14:textId="4E42A3F7" w:rsidR="00013B24" w:rsidRPr="00A06816" w:rsidRDefault="00013B24" w:rsidP="00013B24">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w:t>
      </w:r>
      <w:r>
        <w:rPr>
          <w:rFonts w:ascii="宋体" w:hAnsi="宋体" w:cs="Arial"/>
          <w:highlight w:val="yellow"/>
        </w:rPr>
        <w:t>1</w:t>
      </w:r>
      <w:r w:rsidRPr="00A06816">
        <w:rPr>
          <w:rFonts w:ascii="宋体" w:hAnsi="宋体" w:cs="Arial" w:hint="eastAsia"/>
          <w:highlight w:val="yellow"/>
        </w:rPr>
        <w:t xml:space="preserve">清算中心： </w:t>
      </w:r>
      <w:proofErr w:type="gramStart"/>
      <w:r w:rsidRPr="00A06816">
        <w:rPr>
          <w:rFonts w:ascii="宋体" w:hAnsi="宋体" w:cs="Arial" w:hint="eastAsia"/>
          <w:highlight w:val="yellow"/>
        </w:rPr>
        <w:t>DR  NOSTRO</w:t>
      </w:r>
      <w:proofErr w:type="gramEnd"/>
      <w:r w:rsidRPr="00A06816">
        <w:rPr>
          <w:rFonts w:ascii="宋体" w:hAnsi="宋体" w:cs="Arial" w:hint="eastAsia"/>
          <w:highlight w:val="yellow"/>
        </w:rPr>
        <w:t xml:space="preserve"> AC</w:t>
      </w:r>
      <w:r>
        <w:rPr>
          <w:rFonts w:ascii="宋体" w:hAnsi="宋体" w:cs="Arial"/>
          <w:highlight w:val="yellow"/>
        </w:rPr>
        <w:t>1</w:t>
      </w:r>
    </w:p>
    <w:p w14:paraId="77E37A91" w14:textId="61E027F6" w:rsidR="00013B24" w:rsidRPr="00A06816" w:rsidRDefault="00013B24" w:rsidP="00013B24">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村镇</w:t>
      </w:r>
      <w:r>
        <w:rPr>
          <w:rFonts w:ascii="宋体" w:hAnsi="宋体" w:cs="Arial"/>
          <w:highlight w:val="yellow"/>
        </w:rPr>
        <w:t>1</w:t>
      </w:r>
      <w:r w:rsidRPr="00A06816">
        <w:rPr>
          <w:rFonts w:ascii="宋体" w:hAnsi="宋体" w:cs="Arial" w:hint="eastAsia"/>
          <w:highlight w:val="yellow"/>
        </w:rPr>
        <w:t>清算中心： CR  行内往来内部户（系统自动配平）</w:t>
      </w:r>
    </w:p>
    <w:p w14:paraId="6CE21724" w14:textId="09B0E4A9" w:rsidR="00013B24" w:rsidRPr="00A06816" w:rsidRDefault="00013B24" w:rsidP="00013B24">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Pr>
          <w:rFonts w:ascii="宋体" w:hAnsi="宋体" w:cs="Arial"/>
          <w:highlight w:val="yellow"/>
        </w:rPr>
        <w:t xml:space="preserve"> </w:t>
      </w:r>
      <w:r w:rsidRPr="00A06816">
        <w:rPr>
          <w:rFonts w:ascii="宋体" w:hAnsi="宋体" w:cs="Arial" w:hint="eastAsia"/>
          <w:highlight w:val="yellow"/>
        </w:rPr>
        <w:t xml:space="preserve"> DR  行内往来内部户（系统自动配平）</w:t>
      </w:r>
    </w:p>
    <w:p w14:paraId="389EB3B1" w14:textId="6C3658E6" w:rsidR="00013B24" w:rsidRPr="00AE086D" w:rsidRDefault="00013B24" w:rsidP="00013B24">
      <w:pPr>
        <w:pStyle w:val="ad"/>
        <w:spacing w:line="360" w:lineRule="auto"/>
        <w:ind w:left="1210" w:firstLineChars="0" w:firstLine="0"/>
        <w:rPr>
          <w:rFonts w:ascii="宋体" w:hAnsi="宋体" w:cs="Arial"/>
          <w:highlight w:val="yellow"/>
        </w:rPr>
      </w:pPr>
      <w:r w:rsidRPr="00A06816">
        <w:rPr>
          <w:rFonts w:ascii="宋体" w:hAnsi="宋体" w:cs="Arial" w:hint="eastAsia"/>
          <w:highlight w:val="yellow"/>
        </w:rPr>
        <w:lastRenderedPageBreak/>
        <w:t xml:space="preserve">  </w:t>
      </w:r>
      <w:r w:rsidR="003F4984">
        <w:rPr>
          <w:rFonts w:ascii="宋体" w:hAnsi="宋体" w:cs="Arial" w:hint="eastAsia"/>
          <w:highlight w:val="yellow"/>
        </w:rPr>
        <w:t>某某</w:t>
      </w:r>
      <w:r w:rsidRPr="00A06816">
        <w:rPr>
          <w:rFonts w:ascii="宋体" w:hAnsi="宋体" w:cs="Arial" w:hint="eastAsia"/>
          <w:highlight w:val="yellow"/>
        </w:rPr>
        <w:t xml:space="preserve">清算中心：  </w:t>
      </w:r>
      <w:r>
        <w:rPr>
          <w:rFonts w:ascii="宋体" w:hAnsi="宋体" w:cs="Arial"/>
          <w:highlight w:val="yellow"/>
        </w:rPr>
        <w:t xml:space="preserve"> </w:t>
      </w:r>
      <w:proofErr w:type="gramStart"/>
      <w:r w:rsidRPr="00A06816">
        <w:rPr>
          <w:rFonts w:ascii="宋体" w:hAnsi="宋体" w:cs="Arial" w:hint="eastAsia"/>
          <w:highlight w:val="yellow"/>
        </w:rPr>
        <w:t>CR  VOSTRO</w:t>
      </w:r>
      <w:proofErr w:type="gramEnd"/>
      <w:r w:rsidRPr="00A06816">
        <w:rPr>
          <w:rFonts w:ascii="宋体" w:hAnsi="宋体" w:cs="Arial" w:hint="eastAsia"/>
          <w:highlight w:val="yellow"/>
        </w:rPr>
        <w:t xml:space="preserve"> AC</w:t>
      </w:r>
      <w:r>
        <w:rPr>
          <w:rFonts w:ascii="宋体" w:hAnsi="宋体" w:cs="Arial"/>
          <w:highlight w:val="yellow"/>
        </w:rPr>
        <w:t>1</w:t>
      </w:r>
    </w:p>
    <w:p w14:paraId="76DFD5C4" w14:textId="77777777" w:rsidR="00A75B23" w:rsidRDefault="00A75B23" w:rsidP="00A06816">
      <w:pPr>
        <w:spacing w:line="360" w:lineRule="auto"/>
        <w:ind w:leftChars="176" w:left="370" w:firstLineChars="200" w:firstLine="420"/>
        <w:rPr>
          <w:rFonts w:ascii="宋体" w:hAnsi="宋体" w:cs="Arial"/>
        </w:rPr>
      </w:pPr>
    </w:p>
    <w:p w14:paraId="5A9B2308" w14:textId="22610D59" w:rsidR="00AA77C7" w:rsidRDefault="00703700" w:rsidP="00703700">
      <w:pPr>
        <w:spacing w:line="360" w:lineRule="auto"/>
        <w:ind w:leftChars="176" w:left="370" w:firstLineChars="200" w:firstLine="420"/>
        <w:rPr>
          <w:rFonts w:ascii="宋体" w:hAnsi="宋体" w:cs="Arial"/>
        </w:rPr>
      </w:pPr>
      <w:r w:rsidRPr="00703700">
        <w:rPr>
          <w:rFonts w:ascii="宋体" w:hAnsi="宋体" w:cs="Arial" w:hint="eastAsia"/>
          <w:highlight w:val="yellow"/>
        </w:rPr>
        <w:t>村镇银行与</w:t>
      </w:r>
      <w:del w:id="112" w:author="胡增祥" w:date="2025-06-16T10:23:00Z">
        <w:r w:rsidRPr="00703700" w:rsidDel="003F4984">
          <w:rPr>
            <w:rFonts w:ascii="宋体" w:hAnsi="宋体" w:cs="Arial" w:hint="eastAsia"/>
            <w:highlight w:val="yellow"/>
          </w:rPr>
          <w:delText>苏州银行</w:delText>
        </w:r>
      </w:del>
      <w:ins w:id="113" w:author="胡增祥" w:date="2025-06-16T10:23:00Z">
        <w:r w:rsidR="003F4984">
          <w:rPr>
            <w:rFonts w:ascii="宋体" w:hAnsi="宋体" w:cs="Arial" w:hint="eastAsia"/>
            <w:highlight w:val="yellow"/>
          </w:rPr>
          <w:t>XX银行</w:t>
        </w:r>
      </w:ins>
      <w:r w:rsidRPr="00703700">
        <w:rPr>
          <w:rFonts w:ascii="宋体" w:hAnsi="宋体" w:cs="Arial" w:hint="eastAsia"/>
          <w:highlight w:val="yellow"/>
        </w:rPr>
        <w:t>日间往来交易，为了监控跨法人往来的</w:t>
      </w:r>
      <w:proofErr w:type="gramStart"/>
      <w:r w:rsidRPr="00703700">
        <w:rPr>
          <w:rFonts w:ascii="宋体" w:hAnsi="宋体" w:cs="Arial" w:hint="eastAsia"/>
          <w:highlight w:val="yellow"/>
        </w:rPr>
        <w:t>头寸户</w:t>
      </w:r>
      <w:proofErr w:type="gramEnd"/>
      <w:r w:rsidRPr="00703700">
        <w:rPr>
          <w:rFonts w:ascii="宋体" w:hAnsi="宋体" w:cs="Arial" w:hint="eastAsia"/>
          <w:highlight w:val="yellow"/>
        </w:rPr>
        <w:t>透支情况，要求</w:t>
      </w:r>
      <w:r w:rsidR="00AF20DE">
        <w:rPr>
          <w:rFonts w:ascii="宋体" w:hAnsi="宋体" w:cs="Arial" w:hint="eastAsia"/>
          <w:highlight w:val="yellow"/>
        </w:rPr>
        <w:t>IB子</w:t>
      </w:r>
      <w:r w:rsidRPr="00703700">
        <w:rPr>
          <w:rFonts w:ascii="宋体" w:hAnsi="宋体" w:cs="Arial" w:hint="eastAsia"/>
          <w:highlight w:val="yellow"/>
        </w:rPr>
        <w:t>系统在日间设置登记簿，实时登记与村镇的头寸轧差情况。</w:t>
      </w:r>
    </w:p>
    <w:p w14:paraId="308B673E" w14:textId="0049E042" w:rsidR="00703700" w:rsidRDefault="00AA77C7" w:rsidP="00703700">
      <w:pPr>
        <w:spacing w:line="360" w:lineRule="auto"/>
        <w:ind w:leftChars="176" w:left="370" w:firstLineChars="200" w:firstLine="420"/>
        <w:rPr>
          <w:rFonts w:ascii="宋体" w:hAnsi="宋体" w:cs="Arial"/>
        </w:rPr>
      </w:pPr>
      <w:r w:rsidRPr="00AA77C7">
        <w:rPr>
          <w:rFonts w:ascii="宋体" w:hAnsi="宋体" w:cs="Arial" w:hint="eastAsia"/>
          <w:highlight w:val="yellow"/>
        </w:rPr>
        <w:t>当业务发生</w:t>
      </w:r>
      <w:r w:rsidR="00AF20DE" w:rsidRPr="00AA77C7">
        <w:rPr>
          <w:rFonts w:ascii="宋体" w:hAnsi="宋体" w:cs="Arial" w:hint="eastAsia"/>
          <w:highlight w:val="yellow"/>
        </w:rPr>
        <w:t>跨机构往来</w:t>
      </w:r>
      <w:r w:rsidRPr="00AA77C7">
        <w:rPr>
          <w:rFonts w:ascii="宋体" w:hAnsi="宋体" w:cs="Arial" w:hint="eastAsia"/>
          <w:highlight w:val="yellow"/>
        </w:rPr>
        <w:t>交易</w:t>
      </w:r>
      <w:r w:rsidR="00AF20DE" w:rsidRPr="00AA77C7">
        <w:rPr>
          <w:rFonts w:ascii="宋体" w:hAnsi="宋体" w:cs="Arial" w:hint="eastAsia"/>
          <w:highlight w:val="yellow"/>
        </w:rPr>
        <w:t>，</w:t>
      </w:r>
      <w:r w:rsidRPr="00AA77C7">
        <w:rPr>
          <w:rFonts w:ascii="宋体" w:hAnsi="宋体" w:cs="Arial" w:hint="eastAsia"/>
          <w:highlight w:val="yellow"/>
        </w:rPr>
        <w:t>如果交易机构与账户机构不是同一家法人银行，则调用IB子系统相关组件，</w:t>
      </w:r>
      <w:r w:rsidR="00AF20DE" w:rsidRPr="00AA77C7">
        <w:rPr>
          <w:rFonts w:ascii="宋体" w:hAnsi="宋体" w:cs="Arial" w:hint="eastAsia"/>
          <w:highlight w:val="yellow"/>
        </w:rPr>
        <w:t>实时更新</w:t>
      </w:r>
      <w:r w:rsidRPr="00AA77C7">
        <w:rPr>
          <w:rFonts w:ascii="宋体" w:hAnsi="宋体" w:cs="Arial" w:hint="eastAsia"/>
          <w:highlight w:val="yellow"/>
        </w:rPr>
        <w:t>跨法人往来</w:t>
      </w:r>
      <w:r w:rsidR="00AF20DE" w:rsidRPr="00AA77C7">
        <w:rPr>
          <w:rFonts w:ascii="宋体" w:hAnsi="宋体" w:cs="Arial" w:hint="eastAsia"/>
          <w:highlight w:val="yellow"/>
        </w:rPr>
        <w:t>头寸</w:t>
      </w:r>
      <w:r w:rsidRPr="00AA77C7">
        <w:rPr>
          <w:rFonts w:ascii="宋体" w:hAnsi="宋体" w:cs="Arial" w:hint="eastAsia"/>
          <w:highlight w:val="yellow"/>
        </w:rPr>
        <w:t>轧差登记簿</w:t>
      </w:r>
      <w:r w:rsidR="00AF20DE" w:rsidRPr="00AA77C7">
        <w:rPr>
          <w:rFonts w:ascii="宋体" w:hAnsi="宋体" w:cs="Arial" w:hint="eastAsia"/>
          <w:highlight w:val="yellow"/>
        </w:rPr>
        <w:t>的当日发生额轧差</w:t>
      </w:r>
      <w:r w:rsidRPr="00AA77C7">
        <w:rPr>
          <w:rFonts w:ascii="宋体" w:hAnsi="宋体" w:cs="Arial" w:hint="eastAsia"/>
          <w:highlight w:val="yellow"/>
        </w:rPr>
        <w:t>额</w:t>
      </w:r>
      <w:r w:rsidR="00AF20DE" w:rsidRPr="00AA77C7">
        <w:rPr>
          <w:rFonts w:ascii="宋体" w:hAnsi="宋体" w:cs="Arial" w:hint="eastAsia"/>
          <w:highlight w:val="yellow"/>
        </w:rPr>
        <w:t>。</w:t>
      </w:r>
      <w:r w:rsidRPr="00AA77C7">
        <w:rPr>
          <w:rFonts w:ascii="宋体" w:hAnsi="宋体" w:cs="Arial" w:hint="eastAsia"/>
          <w:highlight w:val="yellow"/>
        </w:rPr>
        <w:t>若发现轧差额大于村镇存放</w:t>
      </w:r>
      <w:del w:id="114" w:author="胡增祥" w:date="2025-06-16T10:23:00Z">
        <w:r w:rsidRPr="00AA77C7" w:rsidDel="003F4984">
          <w:rPr>
            <w:rFonts w:ascii="宋体" w:hAnsi="宋体" w:cs="Arial" w:hint="eastAsia"/>
            <w:highlight w:val="yellow"/>
          </w:rPr>
          <w:delText>苏州银行</w:delText>
        </w:r>
      </w:del>
      <w:ins w:id="115" w:author="胡增祥" w:date="2025-06-16T10:23:00Z">
        <w:r w:rsidR="003F4984">
          <w:rPr>
            <w:rFonts w:ascii="宋体" w:hAnsi="宋体" w:cs="Arial" w:hint="eastAsia"/>
            <w:highlight w:val="yellow"/>
          </w:rPr>
          <w:t>XX银行</w:t>
        </w:r>
      </w:ins>
      <w:r w:rsidRPr="00AA77C7">
        <w:rPr>
          <w:rFonts w:ascii="宋体" w:hAnsi="宋体" w:cs="Arial" w:hint="eastAsia"/>
          <w:highlight w:val="yellow"/>
        </w:rPr>
        <w:t>的头寸账户可用额，交易仍通过，但要求村镇补足头寸账户。若村镇未补足，日终轧</w:t>
      </w:r>
      <w:proofErr w:type="gramStart"/>
      <w:r w:rsidRPr="00AA77C7">
        <w:rPr>
          <w:rFonts w:ascii="宋体" w:hAnsi="宋体" w:cs="Arial" w:hint="eastAsia"/>
          <w:highlight w:val="yellow"/>
        </w:rPr>
        <w:t>差仍然</w:t>
      </w:r>
      <w:proofErr w:type="gramEnd"/>
      <w:r w:rsidRPr="00AA77C7">
        <w:rPr>
          <w:rFonts w:ascii="宋体" w:hAnsi="宋体" w:cs="Arial" w:hint="eastAsia"/>
          <w:highlight w:val="yellow"/>
        </w:rPr>
        <w:t>透支，</w:t>
      </w:r>
      <w:proofErr w:type="gramStart"/>
      <w:r w:rsidRPr="00AA77C7">
        <w:rPr>
          <w:rFonts w:ascii="宋体" w:hAnsi="宋体" w:cs="Arial" w:hint="eastAsia"/>
          <w:highlight w:val="yellow"/>
        </w:rPr>
        <w:t>则记透支</w:t>
      </w:r>
      <w:proofErr w:type="gramEnd"/>
      <w:r w:rsidRPr="00AA77C7">
        <w:rPr>
          <w:rFonts w:ascii="宋体" w:hAnsi="宋体" w:cs="Arial" w:hint="eastAsia"/>
          <w:highlight w:val="yellow"/>
        </w:rPr>
        <w:t>息。</w:t>
      </w:r>
    </w:p>
    <w:p w14:paraId="7BC43144" w14:textId="77777777" w:rsidR="00703700" w:rsidRDefault="00703700" w:rsidP="00703700">
      <w:pPr>
        <w:spacing w:line="360" w:lineRule="auto"/>
        <w:ind w:leftChars="176" w:left="370" w:firstLineChars="200" w:firstLine="420"/>
        <w:rPr>
          <w:rFonts w:ascii="宋体" w:hAnsi="宋体" w:cs="Arial"/>
        </w:rPr>
      </w:pPr>
    </w:p>
    <w:p w14:paraId="170476F7" w14:textId="79DA4CC8" w:rsidR="00DA66DB" w:rsidRPr="009A5348" w:rsidRDefault="00DA66DB" w:rsidP="00DA66DB">
      <w:pPr>
        <w:pStyle w:val="af6"/>
        <w:numPr>
          <w:ilvl w:val="3"/>
          <w:numId w:val="1"/>
        </w:numPr>
        <w:spacing w:before="156" w:after="156"/>
        <w:ind w:left="426" w:hanging="437"/>
        <w:rPr>
          <w:highlight w:val="yellow"/>
        </w:rPr>
      </w:pPr>
      <w:r w:rsidRPr="009A5348">
        <w:rPr>
          <w:rFonts w:hint="eastAsia"/>
          <w:highlight w:val="yellow"/>
        </w:rPr>
        <w:t>跨系统往来</w:t>
      </w:r>
      <w:r w:rsidR="00563804" w:rsidRPr="009A5348">
        <w:rPr>
          <w:rFonts w:hint="eastAsia"/>
          <w:highlight w:val="yellow"/>
        </w:rPr>
        <w:t>账务</w:t>
      </w:r>
      <w:r w:rsidRPr="009A5348">
        <w:rPr>
          <w:rFonts w:hint="eastAsia"/>
          <w:highlight w:val="yellow"/>
        </w:rPr>
        <w:t>原则</w:t>
      </w:r>
      <w:r w:rsidR="00285C56">
        <w:rPr>
          <w:rFonts w:hint="eastAsia"/>
          <w:highlight w:val="yellow"/>
        </w:rPr>
        <w:t>（GAP-AI-003-0003）</w:t>
      </w:r>
    </w:p>
    <w:p w14:paraId="21549595" w14:textId="2D2CFE0C" w:rsidR="00DA66DB" w:rsidRPr="009A5348" w:rsidRDefault="00563804" w:rsidP="00DA66DB">
      <w:pPr>
        <w:spacing w:line="360" w:lineRule="auto"/>
        <w:ind w:leftChars="176" w:left="370" w:firstLineChars="200" w:firstLine="420"/>
        <w:rPr>
          <w:rFonts w:ascii="宋体" w:hAnsi="宋体" w:cs="Arial"/>
          <w:highlight w:val="yellow"/>
        </w:rPr>
      </w:pPr>
      <w:del w:id="116" w:author="胡增祥" w:date="2025-06-16T10:23:00Z">
        <w:r w:rsidRPr="009A5348" w:rsidDel="003F4984">
          <w:rPr>
            <w:rFonts w:ascii="宋体" w:hAnsi="宋体" w:cs="Arial" w:hint="eastAsia"/>
            <w:highlight w:val="yellow"/>
          </w:rPr>
          <w:delText>苏州银行</w:delText>
        </w:r>
      </w:del>
      <w:ins w:id="117" w:author="胡增祥" w:date="2025-06-16T10:23:00Z">
        <w:r w:rsidR="003F4984">
          <w:rPr>
            <w:rFonts w:ascii="宋体" w:hAnsi="宋体" w:cs="Arial" w:hint="eastAsia"/>
            <w:highlight w:val="yellow"/>
          </w:rPr>
          <w:t>XX银行</w:t>
        </w:r>
      </w:ins>
      <w:r w:rsidRPr="009A5348">
        <w:rPr>
          <w:rFonts w:ascii="宋体" w:hAnsi="宋体" w:cs="Arial" w:hint="eastAsia"/>
          <w:highlight w:val="yellow"/>
        </w:rPr>
        <w:t>要求对有单独核算模块的业务子系统必须保证按货币账务借贷平衡，各业务子系统的负责各自业务核算处理。</w:t>
      </w:r>
    </w:p>
    <w:p w14:paraId="6204660C" w14:textId="38AE16A0" w:rsidR="00563804" w:rsidRPr="009A5348" w:rsidRDefault="00563804" w:rsidP="00DA66DB">
      <w:pPr>
        <w:spacing w:line="360" w:lineRule="auto"/>
        <w:ind w:leftChars="176" w:left="370" w:firstLineChars="200" w:firstLine="420"/>
        <w:rPr>
          <w:rFonts w:ascii="宋体" w:hAnsi="宋体" w:cs="Arial"/>
          <w:highlight w:val="yellow"/>
        </w:rPr>
      </w:pPr>
      <w:r w:rsidRPr="009A5348">
        <w:rPr>
          <w:rFonts w:ascii="宋体" w:hAnsi="宋体" w:cs="Arial"/>
          <w:highlight w:val="yellow"/>
        </w:rPr>
        <w:t>具有单独核算的业务子系统有</w:t>
      </w:r>
      <w:r w:rsidRPr="009A5348">
        <w:rPr>
          <w:rFonts w:ascii="宋体" w:hAnsi="宋体" w:cs="Arial" w:hint="eastAsia"/>
          <w:highlight w:val="yellow"/>
        </w:rPr>
        <w:t>：核心子系统、信贷子系统、财务系统、票据系统、comstar子系统、信用卡子系统等。银行设置独立核算科目“300408-跨系统往来”科目下按不同的业务子系统设置不同的细目核算。</w:t>
      </w:r>
    </w:p>
    <w:p w14:paraId="134E0894" w14:textId="6E84FDFE" w:rsidR="00563804" w:rsidRPr="009A5348" w:rsidRDefault="00563804" w:rsidP="00563804">
      <w:pPr>
        <w:spacing w:line="360" w:lineRule="auto"/>
        <w:ind w:leftChars="176" w:left="370" w:firstLineChars="200" w:firstLine="420"/>
        <w:rPr>
          <w:rFonts w:ascii="宋体" w:hAnsi="宋体" w:cs="Arial"/>
          <w:highlight w:val="yellow"/>
        </w:rPr>
      </w:pPr>
      <w:r w:rsidRPr="009A5348">
        <w:rPr>
          <w:rFonts w:ascii="宋体" w:hAnsi="宋体" w:cs="Arial" w:hint="eastAsia"/>
          <w:highlight w:val="yellow"/>
        </w:rPr>
        <w:t>这些独立核算的核心外围业务子系统在处理涉及核心的存款账户、</w:t>
      </w:r>
      <w:proofErr w:type="gramStart"/>
      <w:r w:rsidRPr="009A5348">
        <w:rPr>
          <w:rFonts w:ascii="宋体" w:hAnsi="宋体" w:cs="Arial" w:hint="eastAsia"/>
          <w:highlight w:val="yellow"/>
        </w:rPr>
        <w:t>内部户业务</w:t>
      </w:r>
      <w:proofErr w:type="gramEnd"/>
      <w:r w:rsidRPr="009A5348">
        <w:rPr>
          <w:rFonts w:ascii="宋体" w:hAnsi="宋体" w:cs="Arial" w:hint="eastAsia"/>
          <w:highlight w:val="yellow"/>
        </w:rPr>
        <w:t>时，实时调用核心提供的记账接口，完成相关账务的核算处理：核心负责内部账、存款账户的账务核算</w:t>
      </w:r>
      <w:r w:rsidR="007800F8" w:rsidRPr="009A5348">
        <w:rPr>
          <w:rFonts w:ascii="宋体" w:hAnsi="宋体" w:cs="Arial" w:hint="eastAsia"/>
          <w:highlight w:val="yellow"/>
        </w:rPr>
        <w:t>，并通过“跨系统间往来”科目保证账务核算平衡。</w:t>
      </w:r>
      <w:r w:rsidRPr="009A5348">
        <w:rPr>
          <w:rFonts w:ascii="宋体" w:hAnsi="宋体" w:cs="Arial" w:hint="eastAsia"/>
          <w:highlight w:val="yellow"/>
        </w:rPr>
        <w:t>外围业务系统负责其业务的账务核算</w:t>
      </w:r>
      <w:r w:rsidR="007800F8">
        <w:rPr>
          <w:rFonts w:ascii="宋体" w:hAnsi="宋体" w:cs="Arial" w:hint="eastAsia"/>
          <w:highlight w:val="yellow"/>
        </w:rPr>
        <w:t>，也</w:t>
      </w:r>
      <w:r w:rsidR="007800F8" w:rsidRPr="009A5348">
        <w:rPr>
          <w:rFonts w:ascii="宋体" w:hAnsi="宋体" w:cs="Arial" w:hint="eastAsia"/>
          <w:highlight w:val="yellow"/>
        </w:rPr>
        <w:t>通过“跨系统间往来”科目保证账务核算平衡。</w:t>
      </w:r>
    </w:p>
    <w:p w14:paraId="1BC1CD66" w14:textId="6CB4F29E" w:rsidR="005802A8" w:rsidRPr="009A5348" w:rsidRDefault="005802A8" w:rsidP="00563804">
      <w:pPr>
        <w:spacing w:line="360" w:lineRule="auto"/>
        <w:ind w:leftChars="176" w:left="370" w:firstLineChars="200" w:firstLine="420"/>
        <w:rPr>
          <w:rFonts w:ascii="宋体" w:hAnsi="宋体" w:cs="Arial"/>
          <w:highlight w:val="yellow"/>
        </w:rPr>
      </w:pPr>
      <w:r w:rsidRPr="009A5348">
        <w:rPr>
          <w:rFonts w:ascii="宋体" w:hAnsi="宋体" w:cs="Arial"/>
          <w:highlight w:val="yellow"/>
        </w:rPr>
        <w:t>日终核心上送大总账系统的当日传票汇总统计数据时</w:t>
      </w:r>
      <w:r w:rsidRPr="009A5348">
        <w:rPr>
          <w:rFonts w:ascii="宋体" w:hAnsi="宋体" w:cs="Arial" w:hint="eastAsia"/>
          <w:highlight w:val="yellow"/>
        </w:rPr>
        <w:t>，</w:t>
      </w:r>
      <w:r w:rsidRPr="009A5348">
        <w:rPr>
          <w:rFonts w:ascii="宋体" w:hAnsi="宋体" w:cs="Arial"/>
          <w:highlight w:val="yellow"/>
        </w:rPr>
        <w:t>如果涉及跨系统往来业务</w:t>
      </w:r>
      <w:r w:rsidRPr="009A5348">
        <w:rPr>
          <w:rFonts w:ascii="宋体" w:hAnsi="宋体" w:cs="Arial" w:hint="eastAsia"/>
          <w:highlight w:val="yellow"/>
        </w:rPr>
        <w:t>，</w:t>
      </w:r>
      <w:r w:rsidRPr="009A5348">
        <w:rPr>
          <w:rFonts w:ascii="宋体" w:hAnsi="宋体" w:cs="Arial"/>
          <w:highlight w:val="yellow"/>
        </w:rPr>
        <w:t>相关业务的整套传票记录</w:t>
      </w:r>
      <w:r w:rsidRPr="009A5348">
        <w:rPr>
          <w:rFonts w:ascii="宋体" w:hAnsi="宋体" w:cs="Arial" w:hint="eastAsia"/>
          <w:highlight w:val="yellow"/>
        </w:rPr>
        <w:t>“</w:t>
      </w:r>
      <w:r w:rsidRPr="009A5348">
        <w:rPr>
          <w:rFonts w:ascii="宋体" w:hAnsi="宋体" w:cs="Arial" w:hint="eastAsia"/>
          <w:szCs w:val="21"/>
          <w:highlight w:val="yellow"/>
        </w:rPr>
        <w:t>内部往来段”都需要赋值跨系统往来科目值。</w:t>
      </w:r>
    </w:p>
    <w:p w14:paraId="09A6BEC9" w14:textId="22B2ADBC" w:rsidR="00563804" w:rsidRPr="00EB40E8" w:rsidRDefault="00563804" w:rsidP="00563804">
      <w:pPr>
        <w:spacing w:line="360" w:lineRule="auto"/>
        <w:ind w:leftChars="176" w:left="370" w:firstLineChars="200" w:firstLine="420"/>
        <w:rPr>
          <w:rFonts w:ascii="宋体" w:hAnsi="宋体" w:cs="Arial"/>
        </w:rPr>
      </w:pPr>
      <w:r w:rsidRPr="009A5348">
        <w:rPr>
          <w:rFonts w:ascii="宋体" w:hAnsi="宋体" w:cs="Arial" w:hint="eastAsia"/>
          <w:highlight w:val="yellow"/>
        </w:rPr>
        <w:t>由大总账系统对“</w:t>
      </w:r>
      <w:r w:rsidRPr="009A5348">
        <w:rPr>
          <w:rFonts w:ascii="宋体" w:hAnsi="宋体" w:cs="Arial"/>
          <w:highlight w:val="yellow"/>
        </w:rPr>
        <w:t>300408</w:t>
      </w:r>
      <w:r w:rsidRPr="009A5348">
        <w:rPr>
          <w:rFonts w:ascii="宋体" w:hAnsi="宋体" w:cs="Arial" w:hint="eastAsia"/>
          <w:highlight w:val="yellow"/>
        </w:rPr>
        <w:t>-</w:t>
      </w:r>
      <w:r w:rsidRPr="009A5348">
        <w:rPr>
          <w:rFonts w:ascii="宋体" w:hAnsi="宋体" w:cs="Arial"/>
          <w:highlight w:val="yellow"/>
        </w:rPr>
        <w:t>跨系统往来”</w:t>
      </w:r>
      <w:r w:rsidRPr="009A5348">
        <w:rPr>
          <w:rFonts w:ascii="宋体" w:hAnsi="宋体" w:cs="Arial" w:hint="eastAsia"/>
          <w:highlight w:val="yellow"/>
        </w:rPr>
        <w:t>该科目下的细目日终余额进行检查，如余额轧差必须为</w:t>
      </w:r>
      <w:r w:rsidRPr="009A5348">
        <w:rPr>
          <w:rFonts w:ascii="宋体" w:hAnsi="宋体" w:cs="Arial"/>
          <w:highlight w:val="yellow"/>
        </w:rPr>
        <w:t>0</w:t>
      </w:r>
      <w:r w:rsidRPr="009A5348">
        <w:rPr>
          <w:rFonts w:ascii="宋体" w:hAnsi="宋体" w:cs="Arial" w:hint="eastAsia"/>
          <w:highlight w:val="yellow"/>
        </w:rPr>
        <w:t>。</w:t>
      </w:r>
      <w:r w:rsidR="005802A8" w:rsidRPr="009A5348">
        <w:rPr>
          <w:rFonts w:ascii="宋体" w:hAnsi="宋体" w:cs="Arial" w:hint="eastAsia"/>
          <w:highlight w:val="yellow"/>
        </w:rPr>
        <w:t>如果</w:t>
      </w:r>
      <w:r w:rsidRPr="009A5348">
        <w:rPr>
          <w:rFonts w:ascii="宋体" w:hAnsi="宋体" w:cs="Arial" w:hint="eastAsia"/>
          <w:highlight w:val="yellow"/>
        </w:rPr>
        <w:t>日终余额检查有异常的，提供余额异常提示报表。</w:t>
      </w:r>
    </w:p>
    <w:p w14:paraId="5896DCBF" w14:textId="3ABE8214" w:rsidR="008C5576" w:rsidRPr="00F86ECE" w:rsidRDefault="008C5576" w:rsidP="008C5576">
      <w:pPr>
        <w:pStyle w:val="af6"/>
        <w:numPr>
          <w:ilvl w:val="3"/>
          <w:numId w:val="1"/>
        </w:numPr>
        <w:spacing w:before="156" w:after="156"/>
        <w:ind w:left="426" w:hanging="437"/>
      </w:pPr>
      <w:r w:rsidRPr="00065DBE">
        <w:rPr>
          <w:rFonts w:hint="eastAsia"/>
          <w:highlight w:val="yellow"/>
        </w:rPr>
        <w:t>利息税处理原则</w:t>
      </w:r>
    </w:p>
    <w:p w14:paraId="661C1586" w14:textId="77777777" w:rsidR="00F16BC6" w:rsidRPr="003E0DDA" w:rsidRDefault="00F16BC6" w:rsidP="00F16BC6">
      <w:pPr>
        <w:spacing w:line="360" w:lineRule="auto"/>
        <w:ind w:leftChars="176" w:left="370" w:firstLineChars="200" w:firstLine="420"/>
        <w:rPr>
          <w:rFonts w:ascii="宋体" w:hAnsi="宋体" w:cs="Arial"/>
          <w:highlight w:val="yellow"/>
        </w:rPr>
      </w:pPr>
      <w:r w:rsidRPr="003E0DDA">
        <w:rPr>
          <w:rFonts w:ascii="宋体" w:hAnsi="宋体" w:cs="Arial" w:hint="eastAsia"/>
          <w:highlight w:val="yellow"/>
        </w:rPr>
        <w:lastRenderedPageBreak/>
        <w:t>国务院《对储蓄存款利息所得征收个人所得税的实施办法》中规定，应当按照缴款上一月最后一日中国人民银行公布的人民币基准汇价折算人民币，以人民币缴入中央库。目前，中国人民银行公布的只有美元、日元和港币三个币种对人民币的基准汇价。为了统一执行口径，现将其他外币折人民币的问题明确如下：</w:t>
      </w:r>
    </w:p>
    <w:p w14:paraId="5E72A060" w14:textId="77777777" w:rsidR="00F16BC6" w:rsidRPr="003E0DDA" w:rsidRDefault="00F16BC6" w:rsidP="00F16BC6">
      <w:pPr>
        <w:spacing w:line="360" w:lineRule="auto"/>
        <w:ind w:leftChars="176" w:left="370" w:firstLineChars="200" w:firstLine="420"/>
        <w:rPr>
          <w:rFonts w:cs="Arial"/>
          <w:highlight w:val="yellow"/>
        </w:rPr>
      </w:pPr>
      <w:r w:rsidRPr="003E0DDA">
        <w:rPr>
          <w:rFonts w:ascii="宋体" w:hAnsi="宋体" w:cs="Arial" w:hint="eastAsia"/>
          <w:highlight w:val="yellow"/>
        </w:rPr>
        <w:t>扣缴义务人所扣税款为美元、日元、港币以外的其他外币的，应当按照缴款上一月最后一日中国人民银行公布的人民币外汇汇率中的现钞买入价折算人民币，以人民币缴入中央金库</w:t>
      </w:r>
    </w:p>
    <w:p w14:paraId="6E7F75E3" w14:textId="77777777" w:rsidR="00F16BC6" w:rsidRPr="00762BA6" w:rsidRDefault="00F16BC6" w:rsidP="00F16BC6">
      <w:pPr>
        <w:pStyle w:val="ad"/>
        <w:numPr>
          <w:ilvl w:val="0"/>
          <w:numId w:val="85"/>
        </w:numPr>
        <w:spacing w:line="360" w:lineRule="auto"/>
        <w:ind w:firstLineChars="0"/>
        <w:rPr>
          <w:rFonts w:ascii="宋体" w:hAnsi="宋体" w:cs="Arial"/>
          <w:szCs w:val="21"/>
          <w:highlight w:val="yellow"/>
        </w:rPr>
      </w:pPr>
      <w:r w:rsidRPr="00762BA6">
        <w:rPr>
          <w:rFonts w:ascii="宋体" w:hAnsi="宋体" w:cs="Arial" w:hint="eastAsia"/>
          <w:szCs w:val="21"/>
          <w:highlight w:val="yellow"/>
        </w:rPr>
        <w:t>月末，将各网点利息税原币上划指定机构。</w:t>
      </w:r>
    </w:p>
    <w:p w14:paraId="2ADA7EB3"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网点    </w:t>
      </w:r>
      <w:r w:rsidRPr="00762BA6">
        <w:rPr>
          <w:rFonts w:ascii="宋体" w:hAnsi="宋体" w:cs="Arial"/>
          <w:highlight w:val="yellow"/>
        </w:rPr>
        <w:t xml:space="preserve">   </w:t>
      </w:r>
      <w:r w:rsidRPr="00762BA6">
        <w:rPr>
          <w:rFonts w:ascii="宋体" w:hAnsi="宋体" w:cs="Arial" w:hint="eastAsia"/>
          <w:highlight w:val="yellow"/>
        </w:rPr>
        <w:t xml:space="preserve"> DR    </w:t>
      </w:r>
      <w:r w:rsidRPr="00762BA6">
        <w:rPr>
          <w:rFonts w:ascii="宋体" w:hAnsi="宋体" w:cs="Arial"/>
          <w:highlight w:val="yellow"/>
        </w:rPr>
        <w:t xml:space="preserve">  </w:t>
      </w:r>
      <w:r w:rsidRPr="00762BA6">
        <w:rPr>
          <w:rFonts w:ascii="宋体" w:hAnsi="宋体" w:cs="Arial" w:hint="eastAsia"/>
          <w:highlight w:val="yellow"/>
        </w:rPr>
        <w:t>利息税  原币</w:t>
      </w:r>
    </w:p>
    <w:p w14:paraId="1B3B6EF9"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w:t>
      </w:r>
      <w:r w:rsidRPr="00762BA6">
        <w:rPr>
          <w:rFonts w:ascii="宋体" w:hAnsi="宋体" w:cs="Arial"/>
          <w:highlight w:val="yellow"/>
        </w:rPr>
        <w:t xml:space="preserve">  </w:t>
      </w:r>
      <w:r w:rsidRPr="00762BA6">
        <w:rPr>
          <w:rFonts w:ascii="宋体" w:hAnsi="宋体" w:cs="Arial" w:hint="eastAsia"/>
          <w:highlight w:val="yellow"/>
        </w:rPr>
        <w:t xml:space="preserve">  CR    利息税  原币</w:t>
      </w:r>
    </w:p>
    <w:p w14:paraId="521D070B" w14:textId="77777777" w:rsidR="00F16BC6" w:rsidRPr="00762BA6" w:rsidRDefault="00F16BC6" w:rsidP="00F16BC6">
      <w:pPr>
        <w:pStyle w:val="ad"/>
        <w:numPr>
          <w:ilvl w:val="0"/>
          <w:numId w:val="85"/>
        </w:numPr>
        <w:spacing w:line="360" w:lineRule="auto"/>
        <w:ind w:firstLineChars="0"/>
        <w:rPr>
          <w:rFonts w:ascii="宋体" w:hAnsi="宋体" w:cs="Arial"/>
          <w:szCs w:val="21"/>
          <w:highlight w:val="yellow"/>
        </w:rPr>
      </w:pPr>
      <w:r w:rsidRPr="00762BA6">
        <w:rPr>
          <w:rFonts w:ascii="宋体" w:hAnsi="宋体" w:cs="Arial" w:hint="eastAsia"/>
          <w:szCs w:val="21"/>
          <w:highlight w:val="yellow"/>
        </w:rPr>
        <w:t>每月1日日始，将</w:t>
      </w:r>
      <w:r>
        <w:rPr>
          <w:rFonts w:ascii="宋体" w:hAnsi="宋体" w:cs="Arial" w:hint="eastAsia"/>
          <w:szCs w:val="21"/>
          <w:highlight w:val="yellow"/>
        </w:rPr>
        <w:t>美元、日元和港币的</w:t>
      </w:r>
      <w:r w:rsidRPr="00762BA6">
        <w:rPr>
          <w:rFonts w:ascii="宋体" w:hAnsi="宋体" w:cs="Arial" w:hint="eastAsia"/>
          <w:szCs w:val="21"/>
          <w:highlight w:val="yellow"/>
        </w:rPr>
        <w:t>外币利息税按照上月末</w:t>
      </w:r>
      <w:r>
        <w:rPr>
          <w:rFonts w:ascii="宋体" w:hAnsi="宋体" w:cs="Arial" w:hint="eastAsia"/>
          <w:szCs w:val="21"/>
          <w:highlight w:val="yellow"/>
        </w:rPr>
        <w:t>人民币基准汇价</w:t>
      </w:r>
      <w:r w:rsidRPr="00762BA6">
        <w:rPr>
          <w:rFonts w:ascii="宋体" w:hAnsi="宋体" w:cs="Arial" w:hint="eastAsia"/>
          <w:szCs w:val="21"/>
          <w:highlight w:val="yellow"/>
        </w:rPr>
        <w:t>进行结汇。</w:t>
      </w:r>
    </w:p>
    <w:p w14:paraId="3EA420DD"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DR  </w:t>
      </w:r>
      <w:r w:rsidRPr="00762BA6">
        <w:rPr>
          <w:rFonts w:ascii="宋体" w:hAnsi="宋体" w:cs="Arial"/>
          <w:highlight w:val="yellow"/>
        </w:rPr>
        <w:t xml:space="preserve">   </w:t>
      </w:r>
      <w:r w:rsidRPr="00762BA6">
        <w:rPr>
          <w:rFonts w:ascii="宋体" w:hAnsi="宋体" w:cs="Arial" w:hint="eastAsia"/>
          <w:highlight w:val="yellow"/>
        </w:rPr>
        <w:t>外币</w:t>
      </w:r>
      <w:r>
        <w:rPr>
          <w:rFonts w:ascii="宋体" w:hAnsi="宋体" w:cs="Arial" w:hint="eastAsia"/>
          <w:highlight w:val="yellow"/>
        </w:rPr>
        <w:t>（美元、日元、港币）</w:t>
      </w:r>
      <w:r w:rsidRPr="00762BA6">
        <w:rPr>
          <w:rFonts w:ascii="宋体" w:hAnsi="宋体" w:cs="Arial" w:hint="eastAsia"/>
          <w:highlight w:val="yellow"/>
        </w:rPr>
        <w:t xml:space="preserve">  </w:t>
      </w:r>
      <w:r w:rsidRPr="00762BA6">
        <w:rPr>
          <w:rFonts w:ascii="宋体" w:hAnsi="宋体" w:cs="Arial"/>
          <w:highlight w:val="yellow"/>
        </w:rPr>
        <w:t xml:space="preserve">  </w:t>
      </w:r>
      <w:r w:rsidRPr="00762BA6">
        <w:rPr>
          <w:rFonts w:ascii="宋体" w:hAnsi="宋体" w:cs="Arial" w:hint="eastAsia"/>
          <w:highlight w:val="yellow"/>
        </w:rPr>
        <w:t xml:space="preserve">利息税 </w:t>
      </w:r>
    </w:p>
    <w:p w14:paraId="398D9F65"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CR  </w:t>
      </w:r>
      <w:r w:rsidRPr="00762BA6">
        <w:rPr>
          <w:rFonts w:ascii="宋体" w:hAnsi="宋体" w:cs="Arial"/>
          <w:highlight w:val="yellow"/>
        </w:rPr>
        <w:t xml:space="preserve"> </w:t>
      </w:r>
      <w:r w:rsidRPr="00762BA6">
        <w:rPr>
          <w:rFonts w:ascii="宋体" w:hAnsi="宋体" w:cs="Arial" w:hint="eastAsia"/>
          <w:highlight w:val="yellow"/>
        </w:rPr>
        <w:t>外币</w:t>
      </w:r>
      <w:r>
        <w:rPr>
          <w:rFonts w:ascii="宋体" w:hAnsi="宋体" w:cs="Arial" w:hint="eastAsia"/>
          <w:highlight w:val="yellow"/>
        </w:rPr>
        <w:t>（美元、日元、港币）</w:t>
      </w:r>
      <w:r w:rsidRPr="00762BA6">
        <w:rPr>
          <w:rFonts w:ascii="宋体" w:hAnsi="宋体" w:cs="Arial" w:hint="eastAsia"/>
          <w:highlight w:val="yellow"/>
        </w:rPr>
        <w:t xml:space="preserve">  </w:t>
      </w:r>
      <w:r w:rsidRPr="00762BA6">
        <w:rPr>
          <w:rFonts w:ascii="宋体" w:hAnsi="宋体" w:cs="Arial"/>
          <w:highlight w:val="yellow"/>
        </w:rPr>
        <w:t xml:space="preserve">  </w:t>
      </w:r>
      <w:r w:rsidRPr="00762BA6">
        <w:rPr>
          <w:rFonts w:ascii="宋体" w:hAnsi="宋体" w:cs="Arial" w:hint="eastAsia"/>
          <w:highlight w:val="yellow"/>
        </w:rPr>
        <w:t>结售汇科目</w:t>
      </w:r>
    </w:p>
    <w:p w14:paraId="0928A8C2"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DR  </w:t>
      </w:r>
      <w:r w:rsidRPr="00762BA6">
        <w:rPr>
          <w:rFonts w:ascii="宋体" w:hAnsi="宋体" w:cs="Arial"/>
          <w:highlight w:val="yellow"/>
        </w:rPr>
        <w:t xml:space="preserve">  </w:t>
      </w:r>
      <w:r w:rsidRPr="00762BA6">
        <w:rPr>
          <w:rFonts w:ascii="宋体" w:hAnsi="宋体" w:cs="Arial" w:hint="eastAsia"/>
          <w:highlight w:val="yellow"/>
        </w:rPr>
        <w:t xml:space="preserve"> 人民币  结售汇科目</w:t>
      </w:r>
    </w:p>
    <w:p w14:paraId="77DEBD64" w14:textId="77777777" w:rsidR="00F16BC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CR</w:t>
      </w:r>
      <w:r w:rsidRPr="00762BA6">
        <w:rPr>
          <w:rFonts w:ascii="宋体" w:hAnsi="宋体" w:cs="Arial"/>
          <w:highlight w:val="yellow"/>
        </w:rPr>
        <w:t xml:space="preserve"> </w:t>
      </w:r>
      <w:r w:rsidRPr="00762BA6">
        <w:rPr>
          <w:rFonts w:ascii="宋体" w:hAnsi="宋体" w:cs="Arial" w:hint="eastAsia"/>
          <w:highlight w:val="yellow"/>
        </w:rPr>
        <w:t xml:space="preserve"> 人民币  利息税</w:t>
      </w:r>
    </w:p>
    <w:p w14:paraId="371497E5" w14:textId="77777777" w:rsidR="00F16BC6" w:rsidRPr="00762BA6" w:rsidRDefault="00F16BC6" w:rsidP="00F16BC6">
      <w:pPr>
        <w:spacing w:line="360" w:lineRule="auto"/>
        <w:ind w:leftChars="176" w:left="370" w:firstLineChars="200" w:firstLine="420"/>
        <w:rPr>
          <w:rFonts w:ascii="宋体" w:hAnsi="宋体" w:cs="Arial"/>
          <w:highlight w:val="yellow"/>
        </w:rPr>
      </w:pPr>
    </w:p>
    <w:p w14:paraId="2C13FBB1" w14:textId="77777777" w:rsidR="00F16BC6" w:rsidRPr="00762BA6" w:rsidRDefault="00F16BC6" w:rsidP="00F16BC6">
      <w:pPr>
        <w:pStyle w:val="ad"/>
        <w:numPr>
          <w:ilvl w:val="0"/>
          <w:numId w:val="85"/>
        </w:numPr>
        <w:spacing w:line="360" w:lineRule="auto"/>
        <w:ind w:firstLineChars="0"/>
        <w:rPr>
          <w:rFonts w:ascii="宋体" w:hAnsi="宋体" w:cs="Arial"/>
          <w:szCs w:val="21"/>
          <w:highlight w:val="yellow"/>
        </w:rPr>
      </w:pPr>
      <w:r w:rsidRPr="00762BA6">
        <w:rPr>
          <w:rFonts w:ascii="宋体" w:hAnsi="宋体" w:cs="Arial" w:hint="eastAsia"/>
          <w:szCs w:val="21"/>
          <w:highlight w:val="yellow"/>
        </w:rPr>
        <w:t>每月1日日始，将</w:t>
      </w:r>
      <w:r>
        <w:rPr>
          <w:rFonts w:ascii="宋体" w:hAnsi="宋体" w:cs="Arial" w:hint="eastAsia"/>
          <w:szCs w:val="21"/>
          <w:highlight w:val="yellow"/>
        </w:rPr>
        <w:t>非美元、日元和港币的</w:t>
      </w:r>
      <w:r w:rsidRPr="00762BA6">
        <w:rPr>
          <w:rFonts w:ascii="宋体" w:hAnsi="宋体" w:cs="Arial" w:hint="eastAsia"/>
          <w:szCs w:val="21"/>
          <w:highlight w:val="yellow"/>
        </w:rPr>
        <w:t>外币利息税按照上月末</w:t>
      </w:r>
      <w:r w:rsidRPr="00C86295">
        <w:rPr>
          <w:rFonts w:ascii="宋体" w:hAnsi="宋体" w:cs="Arial" w:hint="eastAsia"/>
          <w:highlight w:val="yellow"/>
        </w:rPr>
        <w:t>人民币外汇汇率中的现钞买入价折算人民币</w:t>
      </w:r>
      <w:r w:rsidRPr="00762BA6">
        <w:rPr>
          <w:rFonts w:ascii="宋体" w:hAnsi="宋体" w:cs="Arial" w:hint="eastAsia"/>
          <w:szCs w:val="21"/>
          <w:highlight w:val="yellow"/>
        </w:rPr>
        <w:t>。</w:t>
      </w:r>
    </w:p>
    <w:p w14:paraId="15AB846E"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DR  </w:t>
      </w:r>
      <w:r w:rsidRPr="00762BA6">
        <w:rPr>
          <w:rFonts w:ascii="宋体" w:hAnsi="宋体" w:cs="Arial"/>
          <w:highlight w:val="yellow"/>
        </w:rPr>
        <w:t xml:space="preserve">   </w:t>
      </w:r>
      <w:r w:rsidRPr="00762BA6">
        <w:rPr>
          <w:rFonts w:ascii="宋体" w:hAnsi="宋体" w:cs="Arial" w:hint="eastAsia"/>
          <w:highlight w:val="yellow"/>
        </w:rPr>
        <w:t>外币</w:t>
      </w:r>
      <w:r>
        <w:rPr>
          <w:rFonts w:ascii="宋体" w:hAnsi="宋体" w:cs="Arial" w:hint="eastAsia"/>
          <w:highlight w:val="yellow"/>
        </w:rPr>
        <w:t>（非美元、日元、港币）</w:t>
      </w:r>
      <w:r w:rsidRPr="00762BA6">
        <w:rPr>
          <w:rFonts w:ascii="宋体" w:hAnsi="宋体" w:cs="Arial" w:hint="eastAsia"/>
          <w:highlight w:val="yellow"/>
        </w:rPr>
        <w:t xml:space="preserve">  </w:t>
      </w:r>
      <w:r w:rsidRPr="00762BA6">
        <w:rPr>
          <w:rFonts w:ascii="宋体" w:hAnsi="宋体" w:cs="Arial"/>
          <w:highlight w:val="yellow"/>
        </w:rPr>
        <w:t xml:space="preserve">  </w:t>
      </w:r>
      <w:r w:rsidRPr="00762BA6">
        <w:rPr>
          <w:rFonts w:ascii="宋体" w:hAnsi="宋体" w:cs="Arial" w:hint="eastAsia"/>
          <w:highlight w:val="yellow"/>
        </w:rPr>
        <w:t xml:space="preserve">利息税 </w:t>
      </w:r>
    </w:p>
    <w:p w14:paraId="70041C3E"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CR  </w:t>
      </w:r>
      <w:r w:rsidRPr="00762BA6">
        <w:rPr>
          <w:rFonts w:ascii="宋体" w:hAnsi="宋体" w:cs="Arial"/>
          <w:highlight w:val="yellow"/>
        </w:rPr>
        <w:t xml:space="preserve"> </w:t>
      </w:r>
      <w:r w:rsidRPr="00762BA6">
        <w:rPr>
          <w:rFonts w:ascii="宋体" w:hAnsi="宋体" w:cs="Arial" w:hint="eastAsia"/>
          <w:highlight w:val="yellow"/>
        </w:rPr>
        <w:t>外币</w:t>
      </w:r>
      <w:r>
        <w:rPr>
          <w:rFonts w:ascii="宋体" w:hAnsi="宋体" w:cs="Arial" w:hint="eastAsia"/>
          <w:highlight w:val="yellow"/>
        </w:rPr>
        <w:t>（非美元、日元、港币）</w:t>
      </w:r>
      <w:r w:rsidRPr="00762BA6">
        <w:rPr>
          <w:rFonts w:ascii="宋体" w:hAnsi="宋体" w:cs="Arial" w:hint="eastAsia"/>
          <w:highlight w:val="yellow"/>
        </w:rPr>
        <w:t xml:space="preserve">  </w:t>
      </w:r>
      <w:r w:rsidRPr="00762BA6">
        <w:rPr>
          <w:rFonts w:ascii="宋体" w:hAnsi="宋体" w:cs="Arial"/>
          <w:highlight w:val="yellow"/>
        </w:rPr>
        <w:t xml:space="preserve">  </w:t>
      </w:r>
      <w:r w:rsidRPr="00762BA6">
        <w:rPr>
          <w:rFonts w:ascii="宋体" w:hAnsi="宋体" w:cs="Arial" w:hint="eastAsia"/>
          <w:highlight w:val="yellow"/>
        </w:rPr>
        <w:t>结售汇科目</w:t>
      </w:r>
    </w:p>
    <w:p w14:paraId="68BC5DC6"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DR  </w:t>
      </w:r>
      <w:r w:rsidRPr="00762BA6">
        <w:rPr>
          <w:rFonts w:ascii="宋体" w:hAnsi="宋体" w:cs="Arial"/>
          <w:highlight w:val="yellow"/>
        </w:rPr>
        <w:t xml:space="preserve">  </w:t>
      </w:r>
      <w:r w:rsidRPr="00762BA6">
        <w:rPr>
          <w:rFonts w:ascii="宋体" w:hAnsi="宋体" w:cs="Arial" w:hint="eastAsia"/>
          <w:highlight w:val="yellow"/>
        </w:rPr>
        <w:t xml:space="preserve"> 人民币  结售汇科目</w:t>
      </w:r>
    </w:p>
    <w:p w14:paraId="1D665A76" w14:textId="77777777" w:rsidR="00F16BC6" w:rsidRPr="00762BA6" w:rsidRDefault="00F16BC6" w:rsidP="00F16BC6">
      <w:pPr>
        <w:spacing w:line="360" w:lineRule="auto"/>
        <w:ind w:leftChars="176" w:left="370" w:firstLineChars="200" w:firstLine="420"/>
        <w:rPr>
          <w:rFonts w:ascii="宋体" w:hAnsi="宋体" w:cs="Arial"/>
          <w:highlight w:val="yellow"/>
        </w:rPr>
      </w:pPr>
      <w:r w:rsidRPr="00762BA6">
        <w:rPr>
          <w:rFonts w:ascii="宋体" w:hAnsi="宋体" w:cs="Arial" w:hint="eastAsia"/>
          <w:highlight w:val="yellow"/>
        </w:rPr>
        <w:t xml:space="preserve">   指定机构     CR</w:t>
      </w:r>
      <w:r w:rsidRPr="00762BA6">
        <w:rPr>
          <w:rFonts w:ascii="宋体" w:hAnsi="宋体" w:cs="Arial"/>
          <w:highlight w:val="yellow"/>
        </w:rPr>
        <w:t xml:space="preserve"> </w:t>
      </w:r>
      <w:r w:rsidRPr="00762BA6">
        <w:rPr>
          <w:rFonts w:ascii="宋体" w:hAnsi="宋体" w:cs="Arial" w:hint="eastAsia"/>
          <w:highlight w:val="yellow"/>
        </w:rPr>
        <w:t xml:space="preserve"> 人民币  利息税</w:t>
      </w:r>
    </w:p>
    <w:p w14:paraId="6348C65E" w14:textId="77777777" w:rsidR="00E54D3A" w:rsidRPr="008C5576" w:rsidRDefault="00E54D3A" w:rsidP="00473AB2">
      <w:pPr>
        <w:spacing w:line="360" w:lineRule="auto"/>
        <w:ind w:leftChars="176" w:left="370" w:firstLineChars="200" w:firstLine="420"/>
        <w:rPr>
          <w:rFonts w:ascii="宋体" w:hAnsi="宋体" w:cs="Arial"/>
        </w:rPr>
      </w:pPr>
    </w:p>
    <w:p w14:paraId="20E5D5FE" w14:textId="77777777" w:rsidR="00A5471B" w:rsidRPr="00860D08" w:rsidRDefault="00A5471B" w:rsidP="00B87A41">
      <w:pPr>
        <w:pStyle w:val="30"/>
      </w:pPr>
      <w:bookmarkStart w:id="118" w:name="_Toc395257086"/>
      <w:bookmarkStart w:id="119" w:name="_Toc454875414"/>
      <w:r>
        <w:rPr>
          <w:rFonts w:hint="eastAsia"/>
        </w:rPr>
        <w:lastRenderedPageBreak/>
        <w:t>手</w:t>
      </w:r>
      <w:r w:rsidRPr="00A5471B">
        <w:rPr>
          <w:rFonts w:hint="eastAsia"/>
        </w:rPr>
        <w:t>工记账原则</w:t>
      </w:r>
      <w:bookmarkEnd w:id="118"/>
      <w:bookmarkEnd w:id="119"/>
    </w:p>
    <w:p w14:paraId="2C4F2B6B" w14:textId="77777777" w:rsidR="00A5471B" w:rsidRPr="00601466" w:rsidRDefault="00A5471B" w:rsidP="00207CB0">
      <w:pPr>
        <w:pStyle w:val="ad"/>
        <w:numPr>
          <w:ilvl w:val="0"/>
          <w:numId w:val="100"/>
        </w:numPr>
        <w:spacing w:line="360" w:lineRule="auto"/>
        <w:ind w:firstLineChars="0"/>
        <w:rPr>
          <w:rFonts w:ascii="宋体" w:hAnsi="宋体"/>
          <w:szCs w:val="21"/>
        </w:rPr>
      </w:pPr>
      <w:r w:rsidRPr="00601466">
        <w:rPr>
          <w:rFonts w:ascii="宋体" w:hAnsi="宋体" w:cs="Arial" w:hint="eastAsia"/>
          <w:szCs w:val="21"/>
        </w:rPr>
        <w:t>手工记账的功能是让业务部门在不能够通过应用系统业务交易生成的会计分录时的一种入账手段。</w:t>
      </w:r>
    </w:p>
    <w:p w14:paraId="74417FE9" w14:textId="1C9DBF5A" w:rsidR="00A5471B" w:rsidRDefault="00A5471B" w:rsidP="00207CB0">
      <w:pPr>
        <w:pStyle w:val="ad"/>
        <w:numPr>
          <w:ilvl w:val="0"/>
          <w:numId w:val="100"/>
        </w:numPr>
        <w:spacing w:line="360" w:lineRule="auto"/>
        <w:ind w:firstLineChars="0"/>
        <w:rPr>
          <w:rFonts w:ascii="宋体" w:hAnsi="宋体"/>
          <w:szCs w:val="21"/>
        </w:rPr>
      </w:pPr>
      <w:r w:rsidRPr="00601466">
        <w:rPr>
          <w:rFonts w:ascii="宋体" w:hAnsi="宋体" w:hint="eastAsia"/>
          <w:szCs w:val="21"/>
        </w:rPr>
        <w:t>手工记账功能控制规则如下</w:t>
      </w:r>
      <w:r w:rsidRPr="00601466">
        <w:rPr>
          <w:rFonts w:ascii="宋体" w:hAnsi="宋体"/>
          <w:szCs w:val="21"/>
        </w:rPr>
        <w:t>:</w:t>
      </w:r>
    </w:p>
    <w:p w14:paraId="759FCFCE" w14:textId="394F6149" w:rsidR="00A5471B" w:rsidRDefault="00A5471B" w:rsidP="00C80BFB">
      <w:pPr>
        <w:numPr>
          <w:ilvl w:val="0"/>
          <w:numId w:val="44"/>
        </w:numPr>
        <w:spacing w:line="360" w:lineRule="auto"/>
        <w:rPr>
          <w:rFonts w:ascii="宋体" w:hAnsi="宋体"/>
          <w:szCs w:val="21"/>
        </w:rPr>
      </w:pPr>
      <w:r w:rsidRPr="00601466">
        <w:rPr>
          <w:rFonts w:ascii="宋体" w:hAnsi="宋体" w:hint="eastAsia"/>
          <w:szCs w:val="21"/>
        </w:rPr>
        <w:t>手工记账只允许对</w:t>
      </w:r>
      <w:proofErr w:type="gramStart"/>
      <w:r w:rsidRPr="00601466">
        <w:rPr>
          <w:rFonts w:ascii="宋体" w:hAnsi="宋体" w:hint="eastAsia"/>
          <w:szCs w:val="21"/>
        </w:rPr>
        <w:t>内部户</w:t>
      </w:r>
      <w:proofErr w:type="gramEnd"/>
      <w:r w:rsidR="003839F8">
        <w:rPr>
          <w:rFonts w:ascii="宋体" w:hAnsi="宋体" w:hint="eastAsia"/>
          <w:szCs w:val="21"/>
        </w:rPr>
        <w:t>和纯科目</w:t>
      </w:r>
      <w:r w:rsidRPr="00601466">
        <w:rPr>
          <w:rFonts w:ascii="宋体" w:hAnsi="宋体" w:hint="eastAsia"/>
          <w:szCs w:val="21"/>
        </w:rPr>
        <w:t>进行手工记账，不允许对外部账户进行手工记账。</w:t>
      </w:r>
    </w:p>
    <w:p w14:paraId="565E1435" w14:textId="31BE80A7" w:rsidR="00285C56" w:rsidRDefault="00285C56" w:rsidP="00C80BFB">
      <w:pPr>
        <w:numPr>
          <w:ilvl w:val="0"/>
          <w:numId w:val="44"/>
        </w:numPr>
        <w:spacing w:line="360" w:lineRule="auto"/>
        <w:rPr>
          <w:rFonts w:ascii="宋体" w:hAnsi="宋体"/>
          <w:szCs w:val="21"/>
          <w:highlight w:val="yellow"/>
        </w:rPr>
      </w:pPr>
      <w:r w:rsidRPr="005C22C7">
        <w:rPr>
          <w:rFonts w:ascii="宋体" w:hAnsi="宋体" w:hint="eastAsia"/>
          <w:szCs w:val="21"/>
          <w:highlight w:val="yellow"/>
        </w:rPr>
        <w:t>手工记账不允许对跨法人银行进行记账</w:t>
      </w:r>
    </w:p>
    <w:p w14:paraId="0795D943" w14:textId="6F182CCD" w:rsidR="00305B34" w:rsidRPr="005C22C7" w:rsidRDefault="00305B34" w:rsidP="00C80BFB">
      <w:pPr>
        <w:numPr>
          <w:ilvl w:val="0"/>
          <w:numId w:val="44"/>
        </w:numPr>
        <w:spacing w:line="360" w:lineRule="auto"/>
        <w:rPr>
          <w:rFonts w:ascii="宋体" w:hAnsi="宋体"/>
          <w:szCs w:val="21"/>
          <w:highlight w:val="yellow"/>
        </w:rPr>
      </w:pPr>
      <w:r>
        <w:rPr>
          <w:rFonts w:ascii="宋体" w:hAnsi="宋体" w:hint="eastAsia"/>
          <w:szCs w:val="21"/>
          <w:highlight w:val="yellow"/>
        </w:rPr>
        <w:t>手工记账不支持机构属性为分理处的核算机构。</w:t>
      </w:r>
    </w:p>
    <w:p w14:paraId="0EF400F5" w14:textId="0DD041E6" w:rsidR="00A5471B" w:rsidRPr="00601466" w:rsidRDefault="00334B88" w:rsidP="00C80BFB">
      <w:pPr>
        <w:numPr>
          <w:ilvl w:val="0"/>
          <w:numId w:val="44"/>
        </w:numPr>
        <w:spacing w:line="360" w:lineRule="auto"/>
        <w:rPr>
          <w:rFonts w:ascii="宋体" w:hAnsi="宋体"/>
          <w:szCs w:val="21"/>
        </w:rPr>
      </w:pPr>
      <w:r w:rsidRPr="00334B88">
        <w:rPr>
          <w:rFonts w:ascii="宋体" w:hAnsi="宋体" w:cs="Arial" w:hint="eastAsia"/>
          <w:szCs w:val="21"/>
        </w:rPr>
        <w:t>手工传票记账信息由</w:t>
      </w:r>
      <w:r w:rsidR="00065DBE">
        <w:rPr>
          <w:rFonts w:ascii="宋体" w:hAnsi="宋体" w:cs="Arial" w:hint="eastAsia"/>
          <w:szCs w:val="21"/>
        </w:rPr>
        <w:t>柜面控制进行录入复核控制</w:t>
      </w:r>
    </w:p>
    <w:p w14:paraId="41D578DE" w14:textId="77777777" w:rsidR="00A5471B" w:rsidRPr="00601466" w:rsidRDefault="00A5471B" w:rsidP="00207CB0">
      <w:pPr>
        <w:pStyle w:val="ad"/>
        <w:numPr>
          <w:ilvl w:val="0"/>
          <w:numId w:val="100"/>
        </w:numPr>
        <w:spacing w:line="360" w:lineRule="auto"/>
        <w:ind w:firstLineChars="0"/>
        <w:rPr>
          <w:rFonts w:ascii="宋体" w:hAnsi="宋体"/>
          <w:szCs w:val="21"/>
        </w:rPr>
      </w:pPr>
      <w:r w:rsidRPr="00601466">
        <w:rPr>
          <w:rFonts w:ascii="宋体" w:hAnsi="宋体" w:hint="eastAsia"/>
          <w:szCs w:val="21"/>
        </w:rPr>
        <w:t>手工传票记账规则：</w:t>
      </w:r>
    </w:p>
    <w:p w14:paraId="358AA987" w14:textId="3E9ABD7D" w:rsidR="00A5471B" w:rsidRPr="00601466" w:rsidRDefault="00A5471B" w:rsidP="00C80BFB">
      <w:pPr>
        <w:numPr>
          <w:ilvl w:val="0"/>
          <w:numId w:val="45"/>
        </w:numPr>
        <w:spacing w:line="360" w:lineRule="auto"/>
        <w:rPr>
          <w:rFonts w:ascii="宋体" w:hAnsi="宋体"/>
          <w:szCs w:val="21"/>
        </w:rPr>
      </w:pPr>
      <w:r w:rsidRPr="00601466">
        <w:rPr>
          <w:rFonts w:ascii="宋体" w:hAnsi="宋体" w:hint="eastAsia"/>
          <w:szCs w:val="21"/>
        </w:rPr>
        <w:t>手工记账只允许录入内部户</w:t>
      </w:r>
      <w:r w:rsidR="00C31DEF" w:rsidRPr="00C31DEF">
        <w:rPr>
          <w:rFonts w:ascii="宋体" w:hAnsi="宋体" w:hint="eastAsia"/>
          <w:szCs w:val="21"/>
          <w:highlight w:val="yellow"/>
        </w:rPr>
        <w:t>、纯科目（科目分户标识为“Y”、“G</w:t>
      </w:r>
      <w:r w:rsidR="00C31DEF" w:rsidRPr="00C31DEF">
        <w:rPr>
          <w:rFonts w:ascii="宋体" w:hAnsi="宋体"/>
          <w:szCs w:val="21"/>
          <w:highlight w:val="yellow"/>
        </w:rPr>
        <w:t>”</w:t>
      </w:r>
      <w:r w:rsidR="00C31DEF" w:rsidRPr="00C31DEF">
        <w:rPr>
          <w:rFonts w:ascii="宋体" w:hAnsi="宋体" w:hint="eastAsia"/>
          <w:szCs w:val="21"/>
          <w:highlight w:val="yellow"/>
        </w:rPr>
        <w:t>）</w:t>
      </w:r>
      <w:r w:rsidRPr="00601466">
        <w:rPr>
          <w:rFonts w:ascii="宋体" w:hAnsi="宋体" w:hint="eastAsia"/>
          <w:szCs w:val="21"/>
        </w:rPr>
        <w:t>。</w:t>
      </w:r>
    </w:p>
    <w:p w14:paraId="23966175" w14:textId="62474A00" w:rsidR="00A5471B" w:rsidRPr="00601466" w:rsidRDefault="00A5471B" w:rsidP="00C80BFB">
      <w:pPr>
        <w:numPr>
          <w:ilvl w:val="0"/>
          <w:numId w:val="45"/>
        </w:numPr>
        <w:spacing w:line="360" w:lineRule="auto"/>
        <w:rPr>
          <w:rFonts w:ascii="宋体" w:hAnsi="宋体"/>
          <w:szCs w:val="21"/>
        </w:rPr>
      </w:pPr>
      <w:r w:rsidRPr="00601466">
        <w:rPr>
          <w:rFonts w:ascii="宋体" w:hAnsi="宋体" w:cs="Arial" w:hint="eastAsia"/>
          <w:szCs w:val="21"/>
        </w:rPr>
        <w:t>只有手工记账标识为“允许手工记账”的</w:t>
      </w:r>
      <w:proofErr w:type="gramStart"/>
      <w:r w:rsidRPr="00601466">
        <w:rPr>
          <w:rFonts w:ascii="宋体" w:hAnsi="宋体" w:cs="Arial" w:hint="eastAsia"/>
          <w:szCs w:val="21"/>
        </w:rPr>
        <w:t>内部户</w:t>
      </w:r>
      <w:proofErr w:type="gramEnd"/>
      <w:r w:rsidR="00481009" w:rsidRPr="00481009">
        <w:rPr>
          <w:rFonts w:ascii="宋体" w:hAnsi="宋体" w:cs="Arial" w:hint="eastAsia"/>
          <w:szCs w:val="21"/>
          <w:highlight w:val="yellow"/>
        </w:rPr>
        <w:t>和纯科目</w:t>
      </w:r>
      <w:r w:rsidRPr="00601466">
        <w:rPr>
          <w:rFonts w:ascii="宋体" w:hAnsi="宋体" w:cs="Arial" w:hint="eastAsia"/>
          <w:szCs w:val="21"/>
        </w:rPr>
        <w:t>才能进行手工记账。</w:t>
      </w:r>
    </w:p>
    <w:p w14:paraId="5B258EEF" w14:textId="77777777" w:rsidR="00A5471B" w:rsidRPr="00601466" w:rsidRDefault="00A5471B" w:rsidP="00C80BFB">
      <w:pPr>
        <w:numPr>
          <w:ilvl w:val="0"/>
          <w:numId w:val="45"/>
        </w:numPr>
        <w:spacing w:line="360" w:lineRule="auto"/>
        <w:rPr>
          <w:rFonts w:ascii="宋体" w:hAnsi="宋体"/>
          <w:szCs w:val="21"/>
        </w:rPr>
      </w:pPr>
      <w:r w:rsidRPr="00601466">
        <w:rPr>
          <w:rFonts w:ascii="宋体" w:hAnsi="宋体" w:hint="eastAsia"/>
          <w:szCs w:val="21"/>
        </w:rPr>
        <w:t>手工记账时的起息日受开放周期的限制。</w:t>
      </w:r>
    </w:p>
    <w:p w14:paraId="4AE940F6" w14:textId="5D85A0C7" w:rsidR="00A5471B" w:rsidRPr="00601466" w:rsidRDefault="00A5471B" w:rsidP="00C80BFB">
      <w:pPr>
        <w:numPr>
          <w:ilvl w:val="0"/>
          <w:numId w:val="45"/>
        </w:numPr>
        <w:spacing w:line="360" w:lineRule="auto"/>
        <w:rPr>
          <w:rFonts w:ascii="宋体" w:hAnsi="宋体"/>
          <w:szCs w:val="21"/>
        </w:rPr>
      </w:pPr>
      <w:r w:rsidRPr="00601466">
        <w:rPr>
          <w:rFonts w:ascii="宋体" w:hAnsi="宋体" w:cs="Arial" w:hint="eastAsia"/>
          <w:szCs w:val="21"/>
        </w:rPr>
        <w:t>手工记账的一套传票中，允许同时输入表内科目、表外的科目；且可以有不同的起息日期；对于表</w:t>
      </w:r>
      <w:proofErr w:type="gramStart"/>
      <w:r w:rsidRPr="00601466">
        <w:rPr>
          <w:rFonts w:ascii="宋体" w:hAnsi="宋体" w:cs="Arial" w:hint="eastAsia"/>
          <w:szCs w:val="21"/>
        </w:rPr>
        <w:t>内科目要按</w:t>
      </w:r>
      <w:proofErr w:type="gramEnd"/>
      <w:r w:rsidRPr="00601466">
        <w:rPr>
          <w:rFonts w:ascii="宋体" w:hAnsi="宋体" w:cs="Arial" w:hint="eastAsia"/>
          <w:szCs w:val="21"/>
        </w:rPr>
        <w:t>不同的账套、</w:t>
      </w:r>
      <w:r w:rsidR="00326758">
        <w:rPr>
          <w:rFonts w:ascii="宋体" w:hAnsi="宋体" w:cs="Arial" w:hint="eastAsia"/>
          <w:szCs w:val="21"/>
        </w:rPr>
        <w:t>账务机构、</w:t>
      </w:r>
      <w:r w:rsidRPr="00601466">
        <w:rPr>
          <w:rFonts w:ascii="宋体" w:hAnsi="宋体" w:cs="Arial" w:hint="eastAsia"/>
          <w:szCs w:val="21"/>
        </w:rPr>
        <w:t>货币、起息日借贷平衡，若出现跨核算机构的传票，系统会自动将不同的核算机构通过</w:t>
      </w:r>
      <w:r w:rsidR="00481009">
        <w:rPr>
          <w:rFonts w:ascii="宋体" w:hAnsi="宋体" w:cs="Arial" w:hint="eastAsia"/>
          <w:szCs w:val="21"/>
        </w:rPr>
        <w:t>行</w:t>
      </w:r>
      <w:r w:rsidRPr="00601466">
        <w:rPr>
          <w:rFonts w:ascii="宋体" w:hAnsi="宋体" w:cs="Arial" w:hint="eastAsia"/>
          <w:szCs w:val="21"/>
        </w:rPr>
        <w:t>内往来科目轧差配平，以保持核算机构的账务平衡。</w:t>
      </w:r>
      <w:r w:rsidR="00326758">
        <w:rPr>
          <w:rFonts w:ascii="宋体" w:hAnsi="宋体" w:cs="Arial" w:hint="eastAsia"/>
          <w:szCs w:val="21"/>
        </w:rPr>
        <w:t>对于表外科目不要求借贷平衡。</w:t>
      </w:r>
    </w:p>
    <w:p w14:paraId="716E0AE9" w14:textId="77777777" w:rsidR="00A5471B" w:rsidRPr="00601466" w:rsidRDefault="00A5471B" w:rsidP="00207CB0">
      <w:pPr>
        <w:pStyle w:val="ad"/>
        <w:numPr>
          <w:ilvl w:val="0"/>
          <w:numId w:val="100"/>
        </w:numPr>
        <w:spacing w:line="360" w:lineRule="auto"/>
        <w:ind w:firstLineChars="0"/>
        <w:rPr>
          <w:rFonts w:ascii="宋体" w:hAnsi="宋体"/>
          <w:szCs w:val="21"/>
        </w:rPr>
      </w:pPr>
      <w:r w:rsidRPr="00601466">
        <w:rPr>
          <w:rFonts w:ascii="宋体" w:hAnsi="宋体" w:hint="eastAsia"/>
          <w:szCs w:val="21"/>
        </w:rPr>
        <w:t>手工传票分录录入方式：</w:t>
      </w:r>
    </w:p>
    <w:p w14:paraId="25A57BEA" w14:textId="77777777" w:rsidR="00A5471B" w:rsidRPr="00601466" w:rsidRDefault="00A5471B" w:rsidP="00C80BFB">
      <w:pPr>
        <w:numPr>
          <w:ilvl w:val="0"/>
          <w:numId w:val="46"/>
        </w:numPr>
        <w:spacing w:line="360" w:lineRule="auto"/>
        <w:rPr>
          <w:rFonts w:ascii="宋体" w:hAnsi="宋体"/>
          <w:szCs w:val="21"/>
        </w:rPr>
      </w:pPr>
      <w:r w:rsidRPr="00601466">
        <w:rPr>
          <w:rFonts w:ascii="宋体" w:hAnsi="宋体" w:hint="eastAsia"/>
          <w:szCs w:val="21"/>
        </w:rPr>
        <w:t>手工传票可以通过手工传票联机交易手工录入。</w:t>
      </w:r>
    </w:p>
    <w:p w14:paraId="588F8FCE" w14:textId="77777777" w:rsidR="00A5471B" w:rsidRPr="00601466" w:rsidRDefault="00A5471B" w:rsidP="00C80BFB">
      <w:pPr>
        <w:numPr>
          <w:ilvl w:val="0"/>
          <w:numId w:val="46"/>
        </w:numPr>
        <w:spacing w:line="360" w:lineRule="auto"/>
        <w:rPr>
          <w:rFonts w:ascii="宋体" w:hAnsi="宋体"/>
          <w:szCs w:val="21"/>
        </w:rPr>
      </w:pPr>
      <w:r w:rsidRPr="00601466">
        <w:rPr>
          <w:rFonts w:ascii="宋体" w:hAnsi="宋体" w:hint="eastAsia"/>
          <w:szCs w:val="21"/>
        </w:rPr>
        <w:t>手工传票可以通过模版的方式输入会计分录。</w:t>
      </w:r>
    </w:p>
    <w:p w14:paraId="168CBCD6" w14:textId="77777777" w:rsidR="00A5471B" w:rsidRPr="00207CB0" w:rsidRDefault="00A5471B" w:rsidP="00C80BFB">
      <w:pPr>
        <w:numPr>
          <w:ilvl w:val="0"/>
          <w:numId w:val="46"/>
        </w:numPr>
        <w:spacing w:line="360" w:lineRule="auto"/>
        <w:rPr>
          <w:rFonts w:ascii="宋体" w:hAnsi="宋体"/>
          <w:szCs w:val="21"/>
        </w:rPr>
      </w:pPr>
      <w:r w:rsidRPr="00207CB0">
        <w:rPr>
          <w:rFonts w:ascii="宋体" w:hAnsi="宋体" w:hint="eastAsia"/>
          <w:szCs w:val="21"/>
        </w:rPr>
        <w:t>支持通过</w:t>
      </w:r>
      <w:r w:rsidRPr="00207CB0">
        <w:rPr>
          <w:rFonts w:ascii="宋体" w:hAnsi="宋体"/>
          <w:szCs w:val="21"/>
        </w:rPr>
        <w:t>Excel</w:t>
      </w:r>
      <w:r w:rsidRPr="00207CB0">
        <w:rPr>
          <w:rFonts w:ascii="宋体" w:hAnsi="宋体" w:hint="eastAsia"/>
          <w:szCs w:val="21"/>
        </w:rPr>
        <w:t>建立传票并上传到系统。</w:t>
      </w:r>
    </w:p>
    <w:p w14:paraId="30351FE8" w14:textId="77777777" w:rsidR="00A5471B" w:rsidRPr="00860D08" w:rsidRDefault="00A5471B" w:rsidP="00B87A41">
      <w:pPr>
        <w:pStyle w:val="30"/>
      </w:pPr>
      <w:bookmarkStart w:id="120" w:name="_Toc395257087"/>
      <w:bookmarkStart w:id="121" w:name="_Toc454875415"/>
      <w:r>
        <w:rPr>
          <w:rFonts w:hint="eastAsia"/>
        </w:rPr>
        <w:t>总</w:t>
      </w:r>
      <w:r w:rsidRPr="00A5471B">
        <w:rPr>
          <w:rFonts w:hint="eastAsia"/>
        </w:rPr>
        <w:t>账处理规则</w:t>
      </w:r>
      <w:bookmarkEnd w:id="120"/>
      <w:bookmarkEnd w:id="121"/>
    </w:p>
    <w:p w14:paraId="0115C9AC" w14:textId="77777777" w:rsidR="00A5471B" w:rsidRPr="003859CA" w:rsidRDefault="00A5471B" w:rsidP="00C80BFB">
      <w:pPr>
        <w:numPr>
          <w:ilvl w:val="0"/>
          <w:numId w:val="47"/>
        </w:numPr>
        <w:spacing w:line="360" w:lineRule="auto"/>
        <w:rPr>
          <w:rFonts w:ascii="宋体" w:hAnsi="宋体" w:cs="Arial"/>
        </w:rPr>
      </w:pPr>
      <w:r>
        <w:rPr>
          <w:rFonts w:ascii="宋体" w:hAnsi="宋体" w:cs="Arial" w:hint="eastAsia"/>
        </w:rPr>
        <w:t>系统提供准实时的总账加工方式，提供总账数据的准实时查询功能；</w:t>
      </w:r>
      <w:proofErr w:type="gramStart"/>
      <w:r w:rsidRPr="003206DF">
        <w:rPr>
          <w:rFonts w:ascii="宋体" w:hAnsi="宋体" w:cs="Arial" w:hint="eastAsia"/>
        </w:rPr>
        <w:t>日终</w:t>
      </w:r>
      <w:r>
        <w:rPr>
          <w:rFonts w:ascii="宋体" w:hAnsi="宋体" w:cs="Arial" w:hint="eastAsia"/>
        </w:rPr>
        <w:t>再根据</w:t>
      </w:r>
      <w:proofErr w:type="gramEnd"/>
      <w:r>
        <w:rPr>
          <w:rFonts w:ascii="宋体" w:hAnsi="宋体" w:cs="Arial" w:hint="eastAsia"/>
        </w:rPr>
        <w:t>当日汇总的交易传票</w:t>
      </w:r>
      <w:r w:rsidRPr="003206DF">
        <w:rPr>
          <w:rFonts w:ascii="宋体" w:hAnsi="宋体" w:cs="Arial" w:hint="eastAsia"/>
        </w:rPr>
        <w:t>进行</w:t>
      </w:r>
      <w:r>
        <w:rPr>
          <w:rFonts w:ascii="宋体" w:hAnsi="宋体" w:cs="Arial" w:hint="eastAsia"/>
        </w:rPr>
        <w:t>再次</w:t>
      </w:r>
      <w:r w:rsidRPr="003206DF">
        <w:rPr>
          <w:rFonts w:ascii="宋体" w:hAnsi="宋体" w:cs="Arial" w:hint="eastAsia"/>
        </w:rPr>
        <w:t>加工</w:t>
      </w:r>
      <w:r>
        <w:rPr>
          <w:rFonts w:ascii="宋体" w:hAnsi="宋体" w:cs="Arial" w:hint="eastAsia"/>
        </w:rPr>
        <w:t>，对准实时的总账数据进行核对检查。</w:t>
      </w:r>
    </w:p>
    <w:p w14:paraId="3BE67C6A" w14:textId="77777777" w:rsidR="00A5471B" w:rsidRPr="003859CA" w:rsidRDefault="00A5471B" w:rsidP="00C80BFB">
      <w:pPr>
        <w:numPr>
          <w:ilvl w:val="0"/>
          <w:numId w:val="47"/>
        </w:numPr>
        <w:spacing w:line="360" w:lineRule="auto"/>
        <w:rPr>
          <w:rFonts w:ascii="宋体" w:hAnsi="宋体" w:cs="Arial"/>
        </w:rPr>
      </w:pPr>
      <w:r w:rsidRPr="003859CA">
        <w:rPr>
          <w:rFonts w:ascii="宋体" w:hAnsi="宋体" w:cs="Arial" w:hint="eastAsia"/>
        </w:rPr>
        <w:lastRenderedPageBreak/>
        <w:t>总账账簿有机构、币种、科目、上期借贷方余额、当期借贷方发生额、期末借贷方余额。总账账簿涉及的科目为底层科目，统计时由底层科目逐级向上汇总至上级科目。涉及的机构为网点机构，可根据机构统计关系统计分行、总行总账信息。总账统计周期有日、</w:t>
      </w:r>
      <w:r w:rsidR="00326758">
        <w:rPr>
          <w:rFonts w:ascii="宋体" w:hAnsi="宋体" w:cs="Arial" w:hint="eastAsia"/>
        </w:rPr>
        <w:t>旬、</w:t>
      </w:r>
      <w:r w:rsidRPr="003859CA">
        <w:rPr>
          <w:rFonts w:ascii="宋体" w:hAnsi="宋体" w:cs="Arial" w:hint="eastAsia"/>
        </w:rPr>
        <w:t>月、</w:t>
      </w:r>
      <w:r w:rsidR="00326758">
        <w:rPr>
          <w:rFonts w:ascii="宋体" w:hAnsi="宋体" w:cs="Arial" w:hint="eastAsia"/>
        </w:rPr>
        <w:t>季、半年、</w:t>
      </w:r>
      <w:r w:rsidRPr="003859CA">
        <w:rPr>
          <w:rFonts w:ascii="宋体" w:hAnsi="宋体" w:cs="Arial" w:hint="eastAsia"/>
        </w:rPr>
        <w:t>年。</w:t>
      </w:r>
    </w:p>
    <w:p w14:paraId="143FB971" w14:textId="77777777" w:rsidR="00A5471B" w:rsidRPr="003859CA" w:rsidRDefault="00A5471B" w:rsidP="00C80BFB">
      <w:pPr>
        <w:numPr>
          <w:ilvl w:val="0"/>
          <w:numId w:val="47"/>
        </w:numPr>
        <w:spacing w:line="360" w:lineRule="auto"/>
        <w:rPr>
          <w:rFonts w:ascii="宋体" w:hAnsi="宋体" w:cs="Arial"/>
        </w:rPr>
      </w:pPr>
      <w:r w:rsidRPr="003859CA">
        <w:rPr>
          <w:rFonts w:ascii="宋体" w:hAnsi="宋体" w:cs="Arial" w:hint="eastAsia"/>
        </w:rPr>
        <w:t>总账计算规则：</w:t>
      </w:r>
    </w:p>
    <w:p w14:paraId="6BB9D534" w14:textId="77777777" w:rsidR="00A5471B" w:rsidRPr="003859CA" w:rsidRDefault="00A5471B" w:rsidP="00C80BFB">
      <w:pPr>
        <w:numPr>
          <w:ilvl w:val="1"/>
          <w:numId w:val="48"/>
        </w:numPr>
        <w:autoSpaceDE w:val="0"/>
        <w:autoSpaceDN w:val="0"/>
        <w:adjustRightInd w:val="0"/>
        <w:spacing w:line="360" w:lineRule="auto"/>
        <w:jc w:val="left"/>
        <w:rPr>
          <w:rFonts w:ascii="宋体" w:hAnsi="宋体" w:cs="Arial"/>
        </w:rPr>
      </w:pPr>
      <w:r w:rsidRPr="003859CA">
        <w:rPr>
          <w:rFonts w:ascii="宋体" w:hAnsi="宋体" w:cs="Arial" w:hint="eastAsia"/>
        </w:rPr>
        <w:t>科目余额方向为借方：</w:t>
      </w:r>
    </w:p>
    <w:p w14:paraId="53350BB9" w14:textId="77777777" w:rsidR="00A5471B" w:rsidRPr="003859CA" w:rsidRDefault="00A5471B" w:rsidP="00A5471B">
      <w:pPr>
        <w:autoSpaceDE w:val="0"/>
        <w:autoSpaceDN w:val="0"/>
        <w:adjustRightInd w:val="0"/>
        <w:spacing w:line="360" w:lineRule="auto"/>
        <w:ind w:left="1260"/>
        <w:rPr>
          <w:rFonts w:ascii="宋体" w:hAnsi="宋体" w:cs="Arial"/>
        </w:rPr>
      </w:pPr>
      <w:r w:rsidRPr="003859CA">
        <w:rPr>
          <w:rFonts w:ascii="宋体" w:hAnsi="宋体" w:cs="Arial" w:hint="eastAsia"/>
        </w:rPr>
        <w:t>本日借方余额</w:t>
      </w:r>
      <w:r w:rsidRPr="003859CA">
        <w:rPr>
          <w:rFonts w:ascii="宋体" w:hAnsi="宋体" w:cs="Arial"/>
        </w:rPr>
        <w:t>=</w:t>
      </w:r>
      <w:r w:rsidRPr="003859CA">
        <w:rPr>
          <w:rFonts w:ascii="宋体" w:hAnsi="宋体" w:cs="Arial" w:hint="eastAsia"/>
        </w:rPr>
        <w:t>上日借方余额</w:t>
      </w:r>
      <w:r w:rsidRPr="003859CA">
        <w:rPr>
          <w:rFonts w:ascii="宋体" w:hAnsi="宋体" w:cs="Arial"/>
        </w:rPr>
        <w:t>+</w:t>
      </w:r>
      <w:r w:rsidRPr="003859CA">
        <w:rPr>
          <w:rFonts w:ascii="宋体" w:hAnsi="宋体" w:cs="Arial" w:hint="eastAsia"/>
        </w:rPr>
        <w:t>本日借方发生额</w:t>
      </w:r>
      <w:r w:rsidRPr="003859CA">
        <w:rPr>
          <w:rFonts w:ascii="宋体" w:hAnsi="宋体" w:cs="Arial"/>
        </w:rPr>
        <w:t>-</w:t>
      </w:r>
      <w:r w:rsidRPr="003859CA">
        <w:rPr>
          <w:rFonts w:ascii="宋体" w:hAnsi="宋体" w:cs="Arial" w:hint="eastAsia"/>
        </w:rPr>
        <w:t>本日贷方发生额</w:t>
      </w:r>
    </w:p>
    <w:p w14:paraId="350F9E56" w14:textId="77777777" w:rsidR="00A5471B" w:rsidRPr="003859CA" w:rsidRDefault="00A5471B" w:rsidP="00A5471B">
      <w:pPr>
        <w:autoSpaceDE w:val="0"/>
        <w:autoSpaceDN w:val="0"/>
        <w:adjustRightInd w:val="0"/>
        <w:spacing w:line="360" w:lineRule="auto"/>
        <w:ind w:left="1260"/>
        <w:rPr>
          <w:rFonts w:ascii="宋体" w:hAnsi="宋体" w:cs="Arial"/>
        </w:rPr>
      </w:pPr>
      <w:r w:rsidRPr="003859CA">
        <w:rPr>
          <w:rFonts w:ascii="宋体" w:hAnsi="宋体" w:cs="Arial" w:hint="eastAsia"/>
        </w:rPr>
        <w:t>本日贷方余额</w:t>
      </w:r>
      <w:r w:rsidRPr="003859CA">
        <w:rPr>
          <w:rFonts w:ascii="宋体" w:hAnsi="宋体" w:cs="Arial"/>
        </w:rPr>
        <w:t>=0</w:t>
      </w:r>
    </w:p>
    <w:p w14:paraId="333A12D3" w14:textId="77777777" w:rsidR="00A5471B" w:rsidRPr="003859CA" w:rsidRDefault="00A5471B" w:rsidP="00C80BFB">
      <w:pPr>
        <w:numPr>
          <w:ilvl w:val="1"/>
          <w:numId w:val="48"/>
        </w:numPr>
        <w:autoSpaceDE w:val="0"/>
        <w:autoSpaceDN w:val="0"/>
        <w:adjustRightInd w:val="0"/>
        <w:spacing w:line="360" w:lineRule="auto"/>
        <w:jc w:val="left"/>
        <w:rPr>
          <w:rFonts w:ascii="宋体" w:hAnsi="宋体" w:cs="Arial"/>
        </w:rPr>
      </w:pPr>
      <w:r w:rsidRPr="003859CA">
        <w:rPr>
          <w:rFonts w:ascii="宋体" w:hAnsi="宋体" w:cs="Arial" w:hint="eastAsia"/>
        </w:rPr>
        <w:t>科目余额方向为贷方：</w:t>
      </w:r>
    </w:p>
    <w:p w14:paraId="55F0EA5D" w14:textId="77777777" w:rsidR="00A5471B" w:rsidRPr="003859CA" w:rsidRDefault="00A5471B" w:rsidP="00A5471B">
      <w:pPr>
        <w:autoSpaceDE w:val="0"/>
        <w:autoSpaceDN w:val="0"/>
        <w:adjustRightInd w:val="0"/>
        <w:spacing w:line="360" w:lineRule="auto"/>
        <w:ind w:left="1260"/>
        <w:rPr>
          <w:rFonts w:ascii="宋体" w:hAnsi="宋体" w:cs="Arial"/>
        </w:rPr>
      </w:pPr>
      <w:r w:rsidRPr="003859CA">
        <w:rPr>
          <w:rFonts w:ascii="宋体" w:hAnsi="宋体" w:cs="Arial" w:hint="eastAsia"/>
        </w:rPr>
        <w:t>本日贷方余额</w:t>
      </w:r>
      <w:r w:rsidRPr="003859CA">
        <w:rPr>
          <w:rFonts w:ascii="宋体" w:hAnsi="宋体" w:cs="Arial"/>
        </w:rPr>
        <w:t>=</w:t>
      </w:r>
      <w:r w:rsidRPr="003859CA">
        <w:rPr>
          <w:rFonts w:ascii="宋体" w:hAnsi="宋体" w:cs="Arial" w:hint="eastAsia"/>
        </w:rPr>
        <w:t>上日贷方余额</w:t>
      </w:r>
      <w:r w:rsidRPr="003859CA">
        <w:rPr>
          <w:rFonts w:ascii="宋体" w:hAnsi="宋体" w:cs="Arial"/>
        </w:rPr>
        <w:t>+</w:t>
      </w:r>
      <w:r w:rsidRPr="003859CA">
        <w:rPr>
          <w:rFonts w:ascii="宋体" w:hAnsi="宋体" w:cs="Arial" w:hint="eastAsia"/>
        </w:rPr>
        <w:t>本日贷方发生额</w:t>
      </w:r>
      <w:r w:rsidRPr="003859CA">
        <w:rPr>
          <w:rFonts w:ascii="宋体" w:hAnsi="宋体" w:cs="Arial"/>
        </w:rPr>
        <w:t>-</w:t>
      </w:r>
      <w:r w:rsidRPr="003859CA">
        <w:rPr>
          <w:rFonts w:ascii="宋体" w:hAnsi="宋体" w:cs="Arial" w:hint="eastAsia"/>
        </w:rPr>
        <w:t xml:space="preserve">本日借方发生额   </w:t>
      </w:r>
    </w:p>
    <w:p w14:paraId="165BD717" w14:textId="77777777" w:rsidR="00A5471B" w:rsidRPr="003859CA" w:rsidRDefault="00A5471B" w:rsidP="00A5471B">
      <w:pPr>
        <w:autoSpaceDE w:val="0"/>
        <w:autoSpaceDN w:val="0"/>
        <w:adjustRightInd w:val="0"/>
        <w:spacing w:line="360" w:lineRule="auto"/>
        <w:ind w:left="1260"/>
        <w:rPr>
          <w:rFonts w:ascii="宋体" w:hAnsi="宋体" w:cs="Arial"/>
        </w:rPr>
      </w:pPr>
      <w:r w:rsidRPr="003859CA">
        <w:rPr>
          <w:rFonts w:ascii="宋体" w:hAnsi="宋体" w:cs="Arial" w:hint="eastAsia"/>
        </w:rPr>
        <w:t>本日借方余额</w:t>
      </w:r>
      <w:r w:rsidRPr="003859CA">
        <w:rPr>
          <w:rFonts w:ascii="宋体" w:hAnsi="宋体" w:cs="Arial"/>
        </w:rPr>
        <w:t>=0</w:t>
      </w:r>
    </w:p>
    <w:p w14:paraId="5C575702" w14:textId="77777777" w:rsidR="00A5471B" w:rsidRPr="003859CA" w:rsidRDefault="00A5471B" w:rsidP="00C80BFB">
      <w:pPr>
        <w:numPr>
          <w:ilvl w:val="1"/>
          <w:numId w:val="48"/>
        </w:numPr>
        <w:autoSpaceDE w:val="0"/>
        <w:autoSpaceDN w:val="0"/>
        <w:adjustRightInd w:val="0"/>
        <w:spacing w:line="360" w:lineRule="auto"/>
        <w:jc w:val="left"/>
        <w:rPr>
          <w:rFonts w:ascii="宋体" w:hAnsi="宋体" w:cs="Arial"/>
        </w:rPr>
      </w:pPr>
      <w:r w:rsidRPr="003859CA">
        <w:rPr>
          <w:rFonts w:ascii="宋体" w:hAnsi="宋体" w:cs="Arial" w:hint="eastAsia"/>
        </w:rPr>
        <w:t>科目余额方向为双边反映：</w:t>
      </w:r>
    </w:p>
    <w:p w14:paraId="1DB1D6C6" w14:textId="6A217C5C" w:rsidR="00A5471B" w:rsidRPr="003859CA" w:rsidRDefault="00A5471B" w:rsidP="00A5471B">
      <w:pPr>
        <w:autoSpaceDE w:val="0"/>
        <w:autoSpaceDN w:val="0"/>
        <w:adjustRightInd w:val="0"/>
        <w:spacing w:line="360" w:lineRule="auto"/>
        <w:ind w:firstLineChars="600" w:firstLine="1260"/>
        <w:rPr>
          <w:rFonts w:ascii="宋体" w:hAnsi="宋体" w:cs="Arial"/>
        </w:rPr>
      </w:pPr>
      <w:r w:rsidRPr="003859CA">
        <w:rPr>
          <w:rFonts w:ascii="宋体" w:hAnsi="宋体" w:cs="Arial" w:hint="eastAsia"/>
        </w:rPr>
        <w:t>本日借方余额</w:t>
      </w:r>
      <w:r w:rsidRPr="003859CA">
        <w:rPr>
          <w:rFonts w:ascii="宋体" w:hAnsi="宋体" w:cs="Arial"/>
        </w:rPr>
        <w:t>=</w:t>
      </w:r>
      <w:r w:rsidRPr="003859CA">
        <w:rPr>
          <w:rFonts w:ascii="宋体" w:hAnsi="宋体" w:cs="Arial" w:hint="eastAsia"/>
        </w:rPr>
        <w:t>上日借方</w:t>
      </w:r>
      <w:r w:rsidR="00FD46B7">
        <w:rPr>
          <w:rFonts w:ascii="宋体" w:hAnsi="宋体" w:cs="Arial" w:hint="eastAsia"/>
        </w:rPr>
        <w:t>余</w:t>
      </w:r>
      <w:r w:rsidR="00FD46B7" w:rsidRPr="003859CA">
        <w:rPr>
          <w:rFonts w:ascii="宋体" w:hAnsi="宋体" w:cs="Arial" w:hint="eastAsia"/>
        </w:rPr>
        <w:t>额</w:t>
      </w:r>
      <w:r w:rsidRPr="003859CA">
        <w:rPr>
          <w:rFonts w:ascii="宋体" w:hAnsi="宋体" w:cs="Arial"/>
        </w:rPr>
        <w:t>+</w:t>
      </w:r>
      <w:r w:rsidRPr="003859CA">
        <w:rPr>
          <w:rFonts w:ascii="宋体" w:hAnsi="宋体" w:cs="Arial" w:hint="eastAsia"/>
        </w:rPr>
        <w:t>本日借方</w:t>
      </w:r>
      <w:r w:rsidR="00FD46B7">
        <w:rPr>
          <w:rFonts w:ascii="宋体" w:hAnsi="宋体" w:cs="Arial" w:hint="eastAsia"/>
        </w:rPr>
        <w:t>发生</w:t>
      </w:r>
      <w:r w:rsidR="00FD46B7" w:rsidRPr="003859CA">
        <w:rPr>
          <w:rFonts w:ascii="宋体" w:hAnsi="宋体" w:cs="Arial" w:hint="eastAsia"/>
        </w:rPr>
        <w:t>额</w:t>
      </w:r>
    </w:p>
    <w:p w14:paraId="4A8924C0" w14:textId="0856CF1B" w:rsidR="00A5471B" w:rsidRPr="003859CA" w:rsidRDefault="00A5471B" w:rsidP="00FD46B7">
      <w:pPr>
        <w:autoSpaceDE w:val="0"/>
        <w:autoSpaceDN w:val="0"/>
        <w:adjustRightInd w:val="0"/>
        <w:spacing w:line="360" w:lineRule="auto"/>
        <w:ind w:firstLineChars="600" w:firstLine="1260"/>
        <w:rPr>
          <w:rFonts w:ascii="宋体" w:hAnsi="宋体" w:cs="Arial"/>
        </w:rPr>
      </w:pPr>
      <w:r w:rsidRPr="003859CA">
        <w:rPr>
          <w:rFonts w:ascii="宋体" w:hAnsi="宋体" w:cs="Arial" w:hint="eastAsia"/>
        </w:rPr>
        <w:t>本日贷方余额</w:t>
      </w:r>
      <w:r w:rsidRPr="003859CA">
        <w:rPr>
          <w:rFonts w:ascii="宋体" w:hAnsi="宋体" w:cs="Arial"/>
        </w:rPr>
        <w:t>=</w:t>
      </w:r>
      <w:r w:rsidR="00FD46B7">
        <w:rPr>
          <w:rFonts w:ascii="宋体" w:hAnsi="宋体" w:cs="Arial" w:hint="eastAsia"/>
        </w:rPr>
        <w:t>上</w:t>
      </w:r>
      <w:r w:rsidR="00FD46B7" w:rsidRPr="003859CA">
        <w:rPr>
          <w:rFonts w:ascii="宋体" w:hAnsi="宋体" w:cs="Arial" w:hint="eastAsia"/>
        </w:rPr>
        <w:t>日</w:t>
      </w:r>
      <w:r w:rsidRPr="003859CA">
        <w:rPr>
          <w:rFonts w:ascii="宋体" w:hAnsi="宋体" w:cs="Arial" w:hint="eastAsia"/>
        </w:rPr>
        <w:t>贷方</w:t>
      </w:r>
      <w:r w:rsidR="00FD46B7">
        <w:rPr>
          <w:rFonts w:ascii="宋体" w:hAnsi="宋体" w:cs="Arial" w:hint="eastAsia"/>
        </w:rPr>
        <w:t>余</w:t>
      </w:r>
      <w:r w:rsidR="00FD46B7" w:rsidRPr="003859CA">
        <w:rPr>
          <w:rFonts w:ascii="宋体" w:hAnsi="宋体" w:cs="Arial" w:hint="eastAsia"/>
        </w:rPr>
        <w:t>额</w:t>
      </w:r>
      <w:r w:rsidRPr="003859CA">
        <w:rPr>
          <w:rFonts w:ascii="宋体" w:hAnsi="宋体" w:cs="Arial"/>
        </w:rPr>
        <w:t xml:space="preserve"> +</w:t>
      </w:r>
      <w:r w:rsidRPr="003859CA">
        <w:rPr>
          <w:rFonts w:ascii="宋体" w:hAnsi="宋体" w:cs="Arial" w:hint="eastAsia"/>
        </w:rPr>
        <w:t>本日贷方</w:t>
      </w:r>
      <w:r w:rsidR="00FD46B7">
        <w:rPr>
          <w:rFonts w:ascii="宋体" w:hAnsi="宋体" w:cs="Arial" w:hint="eastAsia"/>
        </w:rPr>
        <w:t>发生</w:t>
      </w:r>
      <w:r w:rsidR="00FD46B7" w:rsidRPr="003859CA">
        <w:rPr>
          <w:rFonts w:ascii="宋体" w:hAnsi="宋体" w:cs="Arial" w:hint="eastAsia"/>
        </w:rPr>
        <w:t>额</w:t>
      </w:r>
    </w:p>
    <w:p w14:paraId="0A53A3C8" w14:textId="77777777" w:rsidR="00A5471B" w:rsidRPr="003859CA" w:rsidRDefault="00A5471B" w:rsidP="00FD46B7">
      <w:pPr>
        <w:autoSpaceDE w:val="0"/>
        <w:autoSpaceDN w:val="0"/>
        <w:adjustRightInd w:val="0"/>
        <w:spacing w:line="360" w:lineRule="auto"/>
        <w:ind w:firstLineChars="600" w:firstLine="1260"/>
        <w:rPr>
          <w:rFonts w:ascii="宋体" w:hAnsi="宋体" w:cs="Arial"/>
        </w:rPr>
      </w:pPr>
      <w:r w:rsidRPr="003859CA">
        <w:rPr>
          <w:rFonts w:ascii="宋体" w:hAnsi="宋体" w:cs="Arial" w:hint="eastAsia"/>
        </w:rPr>
        <w:t>科目余额为正方反映：</w:t>
      </w:r>
    </w:p>
    <w:p w14:paraId="45BEF4D1" w14:textId="0553F715" w:rsidR="00A5471B" w:rsidRPr="003859CA" w:rsidRDefault="00A5471B" w:rsidP="00A5471B">
      <w:pPr>
        <w:autoSpaceDE w:val="0"/>
        <w:autoSpaceDN w:val="0"/>
        <w:adjustRightInd w:val="0"/>
        <w:spacing w:line="360" w:lineRule="auto"/>
        <w:ind w:left="1072" w:hanging="525"/>
        <w:rPr>
          <w:rFonts w:ascii="宋体" w:hAnsi="宋体" w:cs="Arial"/>
        </w:rPr>
      </w:pPr>
      <w:r w:rsidRPr="003859CA">
        <w:rPr>
          <w:rFonts w:ascii="宋体" w:hAnsi="宋体" w:cs="Arial" w:hint="eastAsia"/>
        </w:rPr>
        <w:t xml:space="preserve">       如：本日借方余额&gt;本日</w:t>
      </w:r>
      <w:r w:rsidR="00FD46B7">
        <w:rPr>
          <w:rFonts w:ascii="宋体" w:hAnsi="宋体" w:cs="Arial" w:hint="eastAsia"/>
        </w:rPr>
        <w:t>贷</w:t>
      </w:r>
      <w:r w:rsidR="00FD46B7" w:rsidRPr="003859CA">
        <w:rPr>
          <w:rFonts w:ascii="宋体" w:hAnsi="宋体" w:cs="Arial" w:hint="eastAsia"/>
        </w:rPr>
        <w:t>方</w:t>
      </w:r>
      <w:r w:rsidRPr="003859CA">
        <w:rPr>
          <w:rFonts w:ascii="宋体" w:hAnsi="宋体" w:cs="Arial" w:hint="eastAsia"/>
        </w:rPr>
        <w:t>余额则：</w:t>
      </w:r>
    </w:p>
    <w:p w14:paraId="49C2C281" w14:textId="2EF1C9DE" w:rsidR="00A5471B" w:rsidRPr="003859CA" w:rsidRDefault="00A5471B" w:rsidP="00A5471B">
      <w:pPr>
        <w:autoSpaceDE w:val="0"/>
        <w:autoSpaceDN w:val="0"/>
        <w:adjustRightInd w:val="0"/>
        <w:spacing w:line="360" w:lineRule="auto"/>
        <w:ind w:left="1260" w:firstLine="420"/>
        <w:rPr>
          <w:rFonts w:ascii="宋体" w:hAnsi="宋体" w:cs="Arial"/>
        </w:rPr>
      </w:pPr>
      <w:r w:rsidRPr="003859CA">
        <w:rPr>
          <w:rFonts w:ascii="宋体" w:hAnsi="宋体" w:cs="Arial" w:hint="eastAsia"/>
        </w:rPr>
        <w:t xml:space="preserve">         本日借方余额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本日借方余额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本日贷方余额</w:t>
      </w:r>
    </w:p>
    <w:p w14:paraId="4FAC9AC4" w14:textId="27B2C288" w:rsidR="00A5471B" w:rsidRPr="003859CA" w:rsidRDefault="00A5471B" w:rsidP="00A5471B">
      <w:pPr>
        <w:autoSpaceDE w:val="0"/>
        <w:autoSpaceDN w:val="0"/>
        <w:adjustRightInd w:val="0"/>
        <w:spacing w:line="360" w:lineRule="auto"/>
        <w:ind w:left="1260" w:firstLine="420"/>
        <w:rPr>
          <w:rFonts w:ascii="宋体" w:hAnsi="宋体" w:cs="Arial"/>
        </w:rPr>
      </w:pPr>
      <w:r w:rsidRPr="003859CA">
        <w:rPr>
          <w:rFonts w:ascii="宋体" w:hAnsi="宋体" w:cs="Arial" w:hint="eastAsia"/>
        </w:rPr>
        <w:t xml:space="preserve">         本日贷方余额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0</w:t>
      </w:r>
    </w:p>
    <w:p w14:paraId="2BBA2B1E" w14:textId="77777777" w:rsidR="00A5471B" w:rsidRPr="003859CA" w:rsidRDefault="00A5471B" w:rsidP="00A5471B">
      <w:pPr>
        <w:autoSpaceDE w:val="0"/>
        <w:autoSpaceDN w:val="0"/>
        <w:adjustRightInd w:val="0"/>
        <w:spacing w:line="360" w:lineRule="auto"/>
        <w:ind w:left="1260" w:firstLine="525"/>
        <w:rPr>
          <w:rFonts w:ascii="宋体" w:hAnsi="宋体" w:cs="Arial"/>
        </w:rPr>
      </w:pPr>
      <w:r w:rsidRPr="003859CA">
        <w:rPr>
          <w:rFonts w:ascii="宋体" w:hAnsi="宋体" w:cs="Arial" w:hint="eastAsia"/>
        </w:rPr>
        <w:t xml:space="preserve">      否则：</w:t>
      </w:r>
    </w:p>
    <w:p w14:paraId="2014F68A" w14:textId="361FBE9B" w:rsidR="00A5471B" w:rsidRPr="003859CA" w:rsidRDefault="00A5471B" w:rsidP="00A5471B">
      <w:pPr>
        <w:autoSpaceDE w:val="0"/>
        <w:autoSpaceDN w:val="0"/>
        <w:adjustRightInd w:val="0"/>
        <w:spacing w:line="360" w:lineRule="auto"/>
        <w:ind w:left="1260" w:firstLine="420"/>
        <w:rPr>
          <w:rFonts w:ascii="宋体" w:hAnsi="宋体" w:cs="Arial"/>
        </w:rPr>
      </w:pPr>
      <w:r w:rsidRPr="003859CA">
        <w:rPr>
          <w:rFonts w:ascii="宋体" w:hAnsi="宋体" w:cs="Arial" w:hint="eastAsia"/>
        </w:rPr>
        <w:t xml:space="preserve">          本日贷方余额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本日贷方余额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本日借方余额</w:t>
      </w:r>
    </w:p>
    <w:p w14:paraId="5F42E166" w14:textId="0104C4BE" w:rsidR="00A5471B" w:rsidRPr="003859CA" w:rsidRDefault="00A5471B" w:rsidP="00A5471B">
      <w:pPr>
        <w:autoSpaceDE w:val="0"/>
        <w:autoSpaceDN w:val="0"/>
        <w:adjustRightInd w:val="0"/>
        <w:spacing w:line="360" w:lineRule="auto"/>
        <w:ind w:left="1260" w:firstLine="420"/>
        <w:rPr>
          <w:rFonts w:ascii="宋体" w:hAnsi="宋体" w:cs="Arial"/>
        </w:rPr>
      </w:pPr>
      <w:r w:rsidRPr="003859CA">
        <w:rPr>
          <w:rFonts w:ascii="宋体" w:hAnsi="宋体" w:cs="Arial" w:hint="eastAsia"/>
        </w:rPr>
        <w:t xml:space="preserve">          本日借方余额</w:t>
      </w:r>
      <w:r w:rsidR="00263B81">
        <w:rPr>
          <w:rFonts w:ascii="宋体" w:hAnsi="宋体" w:cs="Arial" w:hint="eastAsia"/>
        </w:rPr>
        <w:t xml:space="preserve"> </w:t>
      </w:r>
      <w:r w:rsidRPr="003859CA">
        <w:rPr>
          <w:rFonts w:ascii="宋体" w:hAnsi="宋体" w:cs="Arial" w:hint="eastAsia"/>
        </w:rPr>
        <w:t>=</w:t>
      </w:r>
      <w:r w:rsidR="00263B81">
        <w:rPr>
          <w:rFonts w:ascii="宋体" w:hAnsi="宋体" w:cs="Arial"/>
        </w:rPr>
        <w:t xml:space="preserve"> </w:t>
      </w:r>
      <w:r w:rsidRPr="003859CA">
        <w:rPr>
          <w:rFonts w:ascii="宋体" w:hAnsi="宋体" w:cs="Arial" w:hint="eastAsia"/>
        </w:rPr>
        <w:t>0</w:t>
      </w:r>
    </w:p>
    <w:p w14:paraId="23CDFB05" w14:textId="77777777" w:rsidR="00A5471B" w:rsidRPr="00694A1F" w:rsidRDefault="00A5471B" w:rsidP="00A5471B">
      <w:pPr>
        <w:pStyle w:val="-31"/>
        <w:spacing w:line="360" w:lineRule="auto"/>
        <w:ind w:left="434" w:firstLineChars="0" w:firstLine="0"/>
        <w:rPr>
          <w:rFonts w:ascii="宋体" w:hAnsi="宋体" w:cs="Arial"/>
          <w:sz w:val="21"/>
          <w:szCs w:val="21"/>
        </w:rPr>
      </w:pPr>
    </w:p>
    <w:p w14:paraId="3023B70C" w14:textId="77777777" w:rsidR="00A5471B" w:rsidRPr="00860D08" w:rsidRDefault="00A5471B" w:rsidP="00B87A41">
      <w:pPr>
        <w:pStyle w:val="30"/>
      </w:pPr>
      <w:bookmarkStart w:id="122" w:name="_Toc395257088"/>
      <w:bookmarkStart w:id="123" w:name="_Toc454875416"/>
      <w:r>
        <w:rPr>
          <w:rFonts w:hint="eastAsia"/>
        </w:rPr>
        <w:t>账</w:t>
      </w:r>
      <w:r w:rsidRPr="00A5471B">
        <w:rPr>
          <w:rFonts w:hint="eastAsia"/>
        </w:rPr>
        <w:t>务平衡检查规则</w:t>
      </w:r>
      <w:bookmarkEnd w:id="122"/>
      <w:bookmarkEnd w:id="123"/>
    </w:p>
    <w:p w14:paraId="65322518"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日常交易平衡检查</w:t>
      </w:r>
    </w:p>
    <w:p w14:paraId="4FC5EC79" w14:textId="77777777" w:rsidR="00A5471B" w:rsidRPr="002A20EA" w:rsidRDefault="00A5471B" w:rsidP="00C80BFB">
      <w:pPr>
        <w:numPr>
          <w:ilvl w:val="0"/>
          <w:numId w:val="49"/>
        </w:numPr>
        <w:spacing w:line="360" w:lineRule="auto"/>
        <w:rPr>
          <w:rFonts w:ascii="宋体" w:hAnsi="宋体" w:cs="Arial"/>
        </w:rPr>
      </w:pPr>
      <w:r w:rsidRPr="002A20EA">
        <w:rPr>
          <w:rFonts w:ascii="宋体" w:hAnsi="宋体" w:cs="Arial" w:hint="eastAsia"/>
        </w:rPr>
        <w:lastRenderedPageBreak/>
        <w:t>手工记账</w:t>
      </w:r>
    </w:p>
    <w:p w14:paraId="770DC73A" w14:textId="5AD8EA72" w:rsidR="00A5471B" w:rsidRPr="002A20EA" w:rsidRDefault="00A5471B" w:rsidP="00A5471B">
      <w:pPr>
        <w:spacing w:line="360" w:lineRule="auto"/>
        <w:ind w:left="1200"/>
        <w:rPr>
          <w:rFonts w:ascii="宋体" w:hAnsi="宋体" w:cs="Arial"/>
        </w:rPr>
      </w:pPr>
      <w:r w:rsidRPr="002A20EA">
        <w:rPr>
          <w:rFonts w:ascii="宋体" w:hAnsi="宋体" w:cs="Arial" w:hint="eastAsia"/>
        </w:rPr>
        <w:t>通过手工记账的分录，系统自动检查交易数据</w:t>
      </w:r>
      <w:r w:rsidR="00772D03">
        <w:rPr>
          <w:rFonts w:ascii="宋体" w:hAnsi="宋体" w:cs="Arial" w:hint="eastAsia"/>
        </w:rPr>
        <w:t>复式记账科目</w:t>
      </w:r>
      <w:r w:rsidRPr="002A20EA">
        <w:rPr>
          <w:rFonts w:ascii="宋体" w:hAnsi="宋体" w:cs="Arial" w:hint="eastAsia"/>
        </w:rPr>
        <w:t>是否借贷平衡，如不平衡则交易失败。</w:t>
      </w:r>
    </w:p>
    <w:p w14:paraId="66A10423" w14:textId="77777777" w:rsidR="00A5471B" w:rsidRPr="002A20EA" w:rsidRDefault="00A5471B" w:rsidP="00C80BFB">
      <w:pPr>
        <w:numPr>
          <w:ilvl w:val="0"/>
          <w:numId w:val="49"/>
        </w:numPr>
        <w:spacing w:line="360" w:lineRule="auto"/>
        <w:rPr>
          <w:rFonts w:ascii="宋体" w:hAnsi="宋体" w:cs="Arial"/>
        </w:rPr>
      </w:pPr>
      <w:r w:rsidRPr="002A20EA">
        <w:rPr>
          <w:rFonts w:ascii="宋体" w:hAnsi="宋体" w:cs="Arial" w:hint="eastAsia"/>
        </w:rPr>
        <w:t>联机交易</w:t>
      </w:r>
    </w:p>
    <w:p w14:paraId="4A28AD86" w14:textId="71807F94" w:rsidR="00A5471B" w:rsidRPr="002A20EA" w:rsidRDefault="00A5471B" w:rsidP="00A5471B">
      <w:pPr>
        <w:spacing w:line="360" w:lineRule="auto"/>
        <w:ind w:left="1200"/>
        <w:rPr>
          <w:rFonts w:ascii="宋体" w:hAnsi="宋体" w:cs="Arial"/>
        </w:rPr>
      </w:pPr>
      <w:r w:rsidRPr="002A20EA">
        <w:rPr>
          <w:rFonts w:ascii="宋体" w:hAnsi="宋体" w:cs="Arial" w:hint="eastAsia"/>
        </w:rPr>
        <w:t>系统自动检查交易数据</w:t>
      </w:r>
      <w:r w:rsidR="005C29AD">
        <w:rPr>
          <w:rFonts w:ascii="宋体" w:hAnsi="宋体" w:cs="Arial" w:hint="eastAsia"/>
        </w:rPr>
        <w:t>复式</w:t>
      </w:r>
      <w:proofErr w:type="gramStart"/>
      <w:r w:rsidR="005C29AD">
        <w:rPr>
          <w:rFonts w:ascii="宋体" w:hAnsi="宋体" w:cs="Arial" w:hint="eastAsia"/>
        </w:rPr>
        <w:t>记帐</w:t>
      </w:r>
      <w:proofErr w:type="gramEnd"/>
      <w:r w:rsidR="005C29AD">
        <w:rPr>
          <w:rFonts w:ascii="宋体" w:hAnsi="宋体" w:cs="Arial" w:hint="eastAsia"/>
        </w:rPr>
        <w:t>科目</w:t>
      </w:r>
      <w:r w:rsidRPr="002A20EA">
        <w:rPr>
          <w:rFonts w:ascii="宋体" w:hAnsi="宋体" w:cs="Arial" w:hint="eastAsia"/>
        </w:rPr>
        <w:t>借贷是否平衡，如</w:t>
      </w:r>
      <w:r>
        <w:rPr>
          <w:rFonts w:ascii="宋体" w:hAnsi="宋体" w:cs="Arial" w:hint="eastAsia"/>
        </w:rPr>
        <w:t>借贷不</w:t>
      </w:r>
      <w:r w:rsidRPr="002A20EA">
        <w:rPr>
          <w:rFonts w:ascii="宋体" w:hAnsi="宋体" w:cs="Arial" w:hint="eastAsia"/>
        </w:rPr>
        <w:t>平衡，系统</w:t>
      </w:r>
      <w:r w:rsidR="003B6411">
        <w:rPr>
          <w:rFonts w:ascii="宋体" w:hAnsi="宋体" w:cs="Arial" w:hint="eastAsia"/>
        </w:rPr>
        <w:t>采用</w:t>
      </w:r>
      <w:r w:rsidR="00991916">
        <w:rPr>
          <w:rFonts w:ascii="宋体" w:hAnsi="宋体" w:cs="Arial" w:hint="eastAsia"/>
        </w:rPr>
        <w:t>核算异常科目</w:t>
      </w:r>
      <w:r w:rsidR="003B6411">
        <w:rPr>
          <w:rFonts w:ascii="宋体" w:hAnsi="宋体" w:cs="Arial" w:hint="eastAsia"/>
        </w:rPr>
        <w:t>自动</w:t>
      </w:r>
      <w:r w:rsidR="00991916">
        <w:rPr>
          <w:rFonts w:ascii="宋体" w:hAnsi="宋体" w:cs="Arial" w:hint="eastAsia"/>
        </w:rPr>
        <w:t>垫平</w:t>
      </w:r>
      <w:r w:rsidR="003B6411">
        <w:rPr>
          <w:rFonts w:ascii="宋体" w:hAnsi="宋体" w:cs="Arial" w:hint="eastAsia"/>
        </w:rPr>
        <w:t>机制处理</w:t>
      </w:r>
      <w:r w:rsidRPr="002A20EA">
        <w:rPr>
          <w:rFonts w:ascii="宋体" w:hAnsi="宋体" w:cs="Arial" w:hint="eastAsia"/>
        </w:rPr>
        <w:t>。</w:t>
      </w:r>
    </w:p>
    <w:p w14:paraId="1595BC5B" w14:textId="77777777" w:rsidR="00A5471B" w:rsidRPr="002A20EA" w:rsidRDefault="00A5471B" w:rsidP="00C80BFB">
      <w:pPr>
        <w:numPr>
          <w:ilvl w:val="0"/>
          <w:numId w:val="49"/>
        </w:numPr>
        <w:spacing w:line="360" w:lineRule="auto"/>
        <w:rPr>
          <w:rFonts w:ascii="宋体" w:hAnsi="宋体" w:cs="Arial"/>
        </w:rPr>
      </w:pPr>
      <w:r w:rsidRPr="002A20EA">
        <w:rPr>
          <w:rFonts w:ascii="宋体" w:hAnsi="宋体" w:cs="Arial" w:hint="eastAsia"/>
        </w:rPr>
        <w:t>批次交易</w:t>
      </w:r>
    </w:p>
    <w:p w14:paraId="2C67BE42" w14:textId="783C0F16" w:rsidR="00A5471B" w:rsidRPr="002A20EA" w:rsidRDefault="00A5471B" w:rsidP="00A5471B">
      <w:pPr>
        <w:spacing w:line="360" w:lineRule="auto"/>
        <w:ind w:left="1200"/>
        <w:rPr>
          <w:rFonts w:ascii="宋体" w:hAnsi="宋体" w:cs="Arial"/>
        </w:rPr>
      </w:pPr>
      <w:r w:rsidRPr="002A20EA">
        <w:rPr>
          <w:rFonts w:ascii="宋体" w:hAnsi="宋体" w:cs="Arial" w:hint="eastAsia"/>
        </w:rPr>
        <w:t>批次处理交易处理，系统自动检查交易数据</w:t>
      </w:r>
      <w:r w:rsidR="00BC6752">
        <w:rPr>
          <w:rFonts w:ascii="宋体" w:hAnsi="宋体" w:cs="Arial" w:hint="eastAsia"/>
        </w:rPr>
        <w:t>复式记账科目</w:t>
      </w:r>
      <w:r w:rsidRPr="002A20EA">
        <w:rPr>
          <w:rFonts w:ascii="宋体" w:hAnsi="宋体" w:cs="Arial" w:hint="eastAsia"/>
        </w:rPr>
        <w:t>的借贷平衡性，如果出现借贷不平，</w:t>
      </w:r>
      <w:r w:rsidR="003B6411">
        <w:rPr>
          <w:rFonts w:ascii="宋体" w:hAnsi="宋体" w:cs="Arial" w:hint="eastAsia"/>
        </w:rPr>
        <w:t>系统采用核算异常科目自动垫平机制处理</w:t>
      </w:r>
      <w:r w:rsidRPr="002A20EA">
        <w:rPr>
          <w:rFonts w:ascii="宋体" w:hAnsi="宋体" w:cs="Arial" w:hint="eastAsia"/>
        </w:rPr>
        <w:t>。</w:t>
      </w:r>
    </w:p>
    <w:p w14:paraId="22FAC398" w14:textId="77777777" w:rsidR="00A5471B" w:rsidRPr="002A20EA" w:rsidRDefault="00A5471B" w:rsidP="00C80BFB">
      <w:pPr>
        <w:numPr>
          <w:ilvl w:val="0"/>
          <w:numId w:val="49"/>
        </w:numPr>
        <w:spacing w:line="360" w:lineRule="auto"/>
        <w:rPr>
          <w:rFonts w:ascii="宋体" w:hAnsi="宋体" w:cs="Arial"/>
        </w:rPr>
      </w:pPr>
      <w:r w:rsidRPr="002A20EA">
        <w:rPr>
          <w:rFonts w:ascii="宋体" w:hAnsi="宋体" w:cs="Arial" w:hint="eastAsia"/>
        </w:rPr>
        <w:t>外围发送会计传票平衡检查</w:t>
      </w:r>
    </w:p>
    <w:p w14:paraId="092E5AFD" w14:textId="77777777" w:rsidR="00A5471B" w:rsidRPr="002A20EA" w:rsidRDefault="00A5471B" w:rsidP="00A5471B">
      <w:pPr>
        <w:spacing w:line="360" w:lineRule="auto"/>
        <w:ind w:left="1200"/>
        <w:rPr>
          <w:rFonts w:ascii="宋体" w:hAnsi="宋体" w:cs="Arial"/>
        </w:rPr>
      </w:pPr>
      <w:r w:rsidRPr="002A20EA">
        <w:rPr>
          <w:rFonts w:ascii="宋体" w:hAnsi="宋体" w:cs="Arial" w:hint="eastAsia"/>
        </w:rPr>
        <w:t>实时检查外围发送会计传票的平衡性，由于外围交易系统未实现交易与核算分离的，所以核心检查交易数据不平衡则拒绝，返回错误信息给外围系统。</w:t>
      </w:r>
    </w:p>
    <w:p w14:paraId="52655B4C" w14:textId="270702A0" w:rsidR="00A5471B" w:rsidRPr="00F1176B" w:rsidRDefault="0043615C" w:rsidP="00F35CA4">
      <w:pPr>
        <w:pStyle w:val="af6"/>
        <w:numPr>
          <w:ilvl w:val="3"/>
          <w:numId w:val="1"/>
        </w:numPr>
        <w:spacing w:before="156" w:after="156"/>
        <w:ind w:left="426" w:hanging="437"/>
      </w:pPr>
      <w:r>
        <w:rPr>
          <w:rFonts w:hint="eastAsia"/>
        </w:rPr>
        <w:t>行</w:t>
      </w:r>
      <w:r w:rsidR="00A5471B" w:rsidRPr="00F1176B">
        <w:rPr>
          <w:rFonts w:hint="eastAsia"/>
        </w:rPr>
        <w:t>内往来科目配平检查</w:t>
      </w:r>
    </w:p>
    <w:p w14:paraId="156C6614" w14:textId="48DC25D9" w:rsidR="00A5471B" w:rsidRPr="00E23D26" w:rsidRDefault="00A5471B" w:rsidP="00C80BFB">
      <w:pPr>
        <w:numPr>
          <w:ilvl w:val="0"/>
          <w:numId w:val="54"/>
        </w:numPr>
        <w:spacing w:line="360" w:lineRule="auto"/>
        <w:rPr>
          <w:rFonts w:ascii="宋体" w:hAnsi="宋体" w:cs="Arial"/>
        </w:rPr>
      </w:pPr>
      <w:r w:rsidRPr="00E23D26">
        <w:rPr>
          <w:rFonts w:ascii="宋体" w:hAnsi="宋体" w:cs="Arial" w:hint="eastAsia"/>
        </w:rPr>
        <w:t>每套联机传票检查</w:t>
      </w:r>
      <w:r w:rsidR="0043615C">
        <w:rPr>
          <w:rFonts w:ascii="宋体" w:hAnsi="宋体" w:cs="Arial" w:hint="eastAsia"/>
        </w:rPr>
        <w:t>行</w:t>
      </w:r>
      <w:r w:rsidRPr="00E23D26">
        <w:rPr>
          <w:rFonts w:ascii="宋体" w:hAnsi="宋体" w:cs="Arial" w:hint="eastAsia"/>
        </w:rPr>
        <w:t>内往来科目配平分录是否借贷平衡，不平系统</w:t>
      </w:r>
      <w:r>
        <w:rPr>
          <w:rFonts w:ascii="宋体" w:hAnsi="宋体" w:cs="Arial" w:hint="eastAsia"/>
        </w:rPr>
        <w:t>进行</w:t>
      </w:r>
      <w:r w:rsidR="00991916" w:rsidRPr="00D35F63">
        <w:rPr>
          <w:rFonts w:ascii="宋体" w:hAnsi="宋体" w:cs="Arial" w:hint="eastAsia"/>
          <w:highlight w:val="yellow"/>
        </w:rPr>
        <w:t>核算异常科目垫平</w:t>
      </w:r>
      <w:r w:rsidRPr="00E23D26">
        <w:rPr>
          <w:rFonts w:ascii="宋体" w:hAnsi="宋体" w:cs="Arial" w:hint="eastAsia"/>
        </w:rPr>
        <w:t xml:space="preserve">处理。  </w:t>
      </w:r>
    </w:p>
    <w:p w14:paraId="7A94BD37" w14:textId="0C7AF9C6" w:rsidR="00A5471B" w:rsidRDefault="00A5471B" w:rsidP="00C80BFB">
      <w:pPr>
        <w:numPr>
          <w:ilvl w:val="0"/>
          <w:numId w:val="54"/>
        </w:numPr>
        <w:spacing w:line="360" w:lineRule="auto"/>
        <w:rPr>
          <w:rFonts w:ascii="宋体" w:hAnsi="宋体" w:cs="Arial"/>
        </w:rPr>
      </w:pPr>
      <w:r w:rsidRPr="00E23D26">
        <w:rPr>
          <w:rFonts w:ascii="宋体" w:hAnsi="宋体" w:cs="Arial" w:hint="eastAsia"/>
        </w:rPr>
        <w:t>批量产生的传票是汇总出</w:t>
      </w:r>
      <w:r w:rsidR="0043615C">
        <w:rPr>
          <w:rFonts w:ascii="宋体" w:hAnsi="宋体" w:cs="Arial" w:hint="eastAsia"/>
        </w:rPr>
        <w:t>行</w:t>
      </w:r>
      <w:r w:rsidRPr="00E23D26">
        <w:rPr>
          <w:rFonts w:ascii="宋体" w:hAnsi="宋体" w:cs="Arial" w:hint="eastAsia"/>
        </w:rPr>
        <w:t>内往来配平分录，如果借贷不平，系统会</w:t>
      </w:r>
      <w:r>
        <w:rPr>
          <w:rFonts w:ascii="宋体" w:hAnsi="宋体" w:cs="Arial" w:hint="eastAsia"/>
        </w:rPr>
        <w:t>进行</w:t>
      </w:r>
      <w:r w:rsidR="00991916" w:rsidRPr="007F273A">
        <w:rPr>
          <w:rFonts w:ascii="宋体" w:hAnsi="宋体" w:cs="Arial" w:hint="eastAsia"/>
          <w:highlight w:val="yellow"/>
        </w:rPr>
        <w:t>核算异常科目垫平</w:t>
      </w:r>
      <w:r w:rsidRPr="00E23D26">
        <w:rPr>
          <w:rFonts w:ascii="宋体" w:hAnsi="宋体" w:cs="Arial" w:hint="eastAsia"/>
        </w:rPr>
        <w:t>处理。</w:t>
      </w:r>
    </w:p>
    <w:p w14:paraId="372BF0C6" w14:textId="64CCD946" w:rsidR="00A5471B" w:rsidRPr="00E23D26" w:rsidRDefault="00A5471B" w:rsidP="00C80BFB">
      <w:pPr>
        <w:numPr>
          <w:ilvl w:val="0"/>
          <w:numId w:val="54"/>
        </w:numPr>
        <w:spacing w:line="360" w:lineRule="auto"/>
        <w:rPr>
          <w:rFonts w:ascii="宋体" w:hAnsi="宋体" w:cs="Arial"/>
        </w:rPr>
      </w:pPr>
      <w:r>
        <w:rPr>
          <w:rFonts w:ascii="宋体" w:hAnsi="宋体" w:cs="Arial" w:hint="eastAsia"/>
        </w:rPr>
        <w:t>日终，系统生成当日</w:t>
      </w:r>
      <w:r w:rsidR="00991916" w:rsidRPr="007F273A">
        <w:rPr>
          <w:rFonts w:ascii="宋体" w:hAnsi="宋体" w:cs="Arial" w:hint="eastAsia"/>
          <w:highlight w:val="yellow"/>
        </w:rPr>
        <w:t>核算异常科目垫平</w:t>
      </w:r>
      <w:r w:rsidR="00991916">
        <w:rPr>
          <w:rFonts w:ascii="宋体" w:hAnsi="宋体" w:cs="Arial" w:hint="eastAsia"/>
          <w:highlight w:val="yellow"/>
        </w:rPr>
        <w:t>明细</w:t>
      </w:r>
      <w:r>
        <w:rPr>
          <w:rFonts w:ascii="宋体" w:hAnsi="宋体" w:cs="Arial" w:hint="eastAsia"/>
        </w:rPr>
        <w:t>清单，供用户跟进。</w:t>
      </w:r>
    </w:p>
    <w:p w14:paraId="2BC0B745" w14:textId="5D6223A5" w:rsidR="00A5471B" w:rsidRPr="00E23D26" w:rsidRDefault="00A5471B" w:rsidP="00C80BFB">
      <w:pPr>
        <w:numPr>
          <w:ilvl w:val="0"/>
          <w:numId w:val="54"/>
        </w:numPr>
        <w:spacing w:line="360" w:lineRule="auto"/>
        <w:rPr>
          <w:rFonts w:ascii="宋体" w:hAnsi="宋体" w:cs="Arial"/>
        </w:rPr>
      </w:pPr>
      <w:r w:rsidRPr="00E23D26">
        <w:rPr>
          <w:rFonts w:ascii="宋体" w:hAnsi="宋体" w:cs="Arial" w:hint="eastAsia"/>
        </w:rPr>
        <w:t>日终批次处理检查全行</w:t>
      </w:r>
      <w:r w:rsidR="0043615C">
        <w:rPr>
          <w:rFonts w:ascii="宋体" w:hAnsi="宋体" w:cs="Arial" w:hint="eastAsia"/>
        </w:rPr>
        <w:t>行</w:t>
      </w:r>
      <w:r w:rsidR="0043615C" w:rsidRPr="00E23D26">
        <w:rPr>
          <w:rFonts w:ascii="宋体" w:hAnsi="宋体" w:cs="Arial" w:hint="eastAsia"/>
        </w:rPr>
        <w:t>内往来</w:t>
      </w:r>
      <w:r w:rsidRPr="00E23D26">
        <w:rPr>
          <w:rFonts w:ascii="宋体" w:hAnsi="宋体" w:cs="Arial" w:hint="eastAsia"/>
        </w:rPr>
        <w:t>科目余额轧差为0 的情况，如果不为0</w:t>
      </w:r>
      <w:r>
        <w:rPr>
          <w:rFonts w:ascii="宋体" w:hAnsi="宋体" w:cs="Arial" w:hint="eastAsia"/>
        </w:rPr>
        <w:t>，系统对每套交易流水传票内的</w:t>
      </w:r>
      <w:r w:rsidR="0043615C">
        <w:rPr>
          <w:rFonts w:ascii="宋体" w:hAnsi="宋体" w:cs="Arial" w:hint="eastAsia"/>
        </w:rPr>
        <w:t>行</w:t>
      </w:r>
      <w:r w:rsidR="0043615C" w:rsidRPr="00E23D26">
        <w:rPr>
          <w:rFonts w:ascii="宋体" w:hAnsi="宋体" w:cs="Arial" w:hint="eastAsia"/>
        </w:rPr>
        <w:t>内往来</w:t>
      </w:r>
      <w:r>
        <w:rPr>
          <w:rFonts w:ascii="宋体" w:hAnsi="宋体" w:cs="Arial" w:hint="eastAsia"/>
        </w:rPr>
        <w:t>科目进行平衡检查，不平则</w:t>
      </w:r>
      <w:r w:rsidRPr="00E23D26">
        <w:rPr>
          <w:rFonts w:ascii="宋体" w:hAnsi="宋体" w:cs="Arial" w:hint="eastAsia"/>
        </w:rPr>
        <w:t>提供异常报表。</w:t>
      </w:r>
      <w:r>
        <w:rPr>
          <w:rFonts w:ascii="宋体" w:hAnsi="宋体" w:cs="Arial" w:hint="eastAsia"/>
        </w:rPr>
        <w:t>报表内容为：交易日期、核心交易流水号、</w:t>
      </w:r>
      <w:r w:rsidR="0043615C">
        <w:rPr>
          <w:rFonts w:ascii="宋体" w:hAnsi="宋体" w:cs="Arial" w:hint="eastAsia"/>
        </w:rPr>
        <w:t>行</w:t>
      </w:r>
      <w:r w:rsidR="0043615C" w:rsidRPr="00E23D26">
        <w:rPr>
          <w:rFonts w:ascii="宋体" w:hAnsi="宋体" w:cs="Arial" w:hint="eastAsia"/>
        </w:rPr>
        <w:t>内往来</w:t>
      </w:r>
      <w:r>
        <w:rPr>
          <w:rFonts w:ascii="宋体" w:hAnsi="宋体" w:cs="Arial" w:hint="eastAsia"/>
        </w:rPr>
        <w:t>科目、借方发生额、贷方发生额、轧差。</w:t>
      </w:r>
    </w:p>
    <w:p w14:paraId="1B4395A7" w14:textId="77777777" w:rsidR="00A5471B" w:rsidRPr="00F35CA4" w:rsidRDefault="00A5471B" w:rsidP="00F35CA4">
      <w:pPr>
        <w:pStyle w:val="af6"/>
        <w:numPr>
          <w:ilvl w:val="3"/>
          <w:numId w:val="1"/>
        </w:numPr>
        <w:spacing w:before="156" w:after="156"/>
        <w:ind w:left="426" w:hanging="437"/>
        <w:rPr>
          <w:sz w:val="28"/>
          <w:szCs w:val="28"/>
        </w:rPr>
      </w:pPr>
      <w:proofErr w:type="gramStart"/>
      <w:r w:rsidRPr="00F35CA4">
        <w:rPr>
          <w:rFonts w:hint="eastAsia"/>
          <w:sz w:val="28"/>
          <w:szCs w:val="28"/>
        </w:rPr>
        <w:t>日终零余额</w:t>
      </w:r>
      <w:proofErr w:type="gramEnd"/>
      <w:r w:rsidRPr="00F35CA4">
        <w:rPr>
          <w:rFonts w:hint="eastAsia"/>
          <w:sz w:val="28"/>
          <w:szCs w:val="28"/>
        </w:rPr>
        <w:t>平衡检查</w:t>
      </w:r>
    </w:p>
    <w:p w14:paraId="0AD0FB5E" w14:textId="21B8430D" w:rsidR="00A5471B" w:rsidRPr="00584FB8" w:rsidRDefault="00A5471B" w:rsidP="00C80BFB">
      <w:pPr>
        <w:numPr>
          <w:ilvl w:val="0"/>
          <w:numId w:val="50"/>
        </w:numPr>
        <w:spacing w:line="360" w:lineRule="auto"/>
        <w:rPr>
          <w:rFonts w:ascii="宋体" w:hAnsi="宋体" w:cs="Arial"/>
        </w:rPr>
      </w:pPr>
      <w:r w:rsidRPr="00584FB8">
        <w:rPr>
          <w:rFonts w:ascii="宋体" w:hAnsi="宋体" w:cs="Arial" w:hint="eastAsia"/>
        </w:rPr>
        <w:t>机构关门检查，系统自动检查日终为零的</w:t>
      </w:r>
      <w:proofErr w:type="gramStart"/>
      <w:r>
        <w:rPr>
          <w:rFonts w:ascii="宋体" w:hAnsi="宋体" w:cs="Arial" w:hint="eastAsia"/>
        </w:rPr>
        <w:t>内部户</w:t>
      </w:r>
      <w:proofErr w:type="gramEnd"/>
      <w:r w:rsidRPr="00584FB8">
        <w:rPr>
          <w:rFonts w:ascii="宋体" w:hAnsi="宋体" w:cs="Arial" w:hint="eastAsia"/>
        </w:rPr>
        <w:t>余额情况，如果余额不为零，</w:t>
      </w:r>
      <w:r>
        <w:rPr>
          <w:rFonts w:ascii="宋体" w:hAnsi="宋体" w:cs="Arial" w:hint="eastAsia"/>
        </w:rPr>
        <w:lastRenderedPageBreak/>
        <w:t>显示</w:t>
      </w:r>
      <w:proofErr w:type="gramStart"/>
      <w:r>
        <w:rPr>
          <w:rFonts w:ascii="宋体" w:hAnsi="宋体" w:cs="Arial" w:hint="eastAsia"/>
        </w:rPr>
        <w:t>内部户</w:t>
      </w:r>
      <w:proofErr w:type="gramEnd"/>
      <w:r>
        <w:rPr>
          <w:rFonts w:ascii="宋体" w:hAnsi="宋体" w:cs="Arial" w:hint="eastAsia"/>
        </w:rPr>
        <w:t>余额不为0清单（</w:t>
      </w:r>
      <w:proofErr w:type="gramStart"/>
      <w:r>
        <w:rPr>
          <w:rFonts w:ascii="宋体" w:hAnsi="宋体" w:cs="Arial" w:hint="eastAsia"/>
        </w:rPr>
        <w:t>内部户</w:t>
      </w:r>
      <w:proofErr w:type="gramEnd"/>
      <w:r>
        <w:rPr>
          <w:rFonts w:ascii="宋体" w:hAnsi="宋体" w:cs="Arial" w:hint="eastAsia"/>
        </w:rPr>
        <w:t>及户名、上日余额、当日借贷方发生额、当日余额）</w:t>
      </w:r>
      <w:proofErr w:type="gramStart"/>
      <w:r>
        <w:rPr>
          <w:rFonts w:ascii="宋体" w:hAnsi="宋体" w:cs="Arial" w:hint="eastAsia"/>
        </w:rPr>
        <w:t>供主管</w:t>
      </w:r>
      <w:proofErr w:type="gramEnd"/>
      <w:r>
        <w:rPr>
          <w:rFonts w:ascii="宋体" w:hAnsi="宋体" w:cs="Arial" w:hint="eastAsia"/>
        </w:rPr>
        <w:t>审阅，</w:t>
      </w:r>
      <w:r w:rsidR="00F16BC6">
        <w:rPr>
          <w:rFonts w:ascii="宋体" w:hAnsi="宋体" w:cs="Arial" w:hint="eastAsia"/>
        </w:rPr>
        <w:t>并控制机构</w:t>
      </w:r>
      <w:r w:rsidR="00462658">
        <w:rPr>
          <w:rFonts w:ascii="宋体" w:hAnsi="宋体" w:cs="Arial" w:hint="eastAsia"/>
        </w:rPr>
        <w:t>需要授权或拒绝关门（支持参数配置）</w:t>
      </w:r>
      <w:r w:rsidR="00F16BC6" w:rsidRPr="00584FB8">
        <w:rPr>
          <w:rFonts w:ascii="宋体" w:hAnsi="宋体" w:cs="Arial" w:hint="eastAsia"/>
        </w:rPr>
        <w:t>。</w:t>
      </w:r>
    </w:p>
    <w:p w14:paraId="0E47F482" w14:textId="41AF2631" w:rsidR="00A5471B" w:rsidRPr="00584FB8" w:rsidRDefault="00A5471B" w:rsidP="00C80BFB">
      <w:pPr>
        <w:numPr>
          <w:ilvl w:val="0"/>
          <w:numId w:val="50"/>
        </w:numPr>
        <w:spacing w:line="360" w:lineRule="auto"/>
        <w:rPr>
          <w:rFonts w:ascii="宋体" w:hAnsi="宋体" w:cs="Arial"/>
        </w:rPr>
      </w:pPr>
      <w:r w:rsidRPr="00584FB8">
        <w:rPr>
          <w:rFonts w:ascii="宋体" w:hAnsi="宋体" w:cs="Arial" w:hint="eastAsia"/>
        </w:rPr>
        <w:t>日终批次处理，检查要求日终余额为0的</w:t>
      </w:r>
      <w:proofErr w:type="gramStart"/>
      <w:r w:rsidR="00933EA5">
        <w:rPr>
          <w:rFonts w:ascii="宋体" w:hAnsi="宋体" w:cs="Arial" w:hint="eastAsia"/>
        </w:rPr>
        <w:t>内部户</w:t>
      </w:r>
      <w:proofErr w:type="gramEnd"/>
      <w:r w:rsidRPr="00584FB8">
        <w:rPr>
          <w:rFonts w:ascii="宋体" w:hAnsi="宋体" w:cs="Arial" w:hint="eastAsia"/>
        </w:rPr>
        <w:t>余额情况，如果异常，则生成日</w:t>
      </w:r>
      <w:proofErr w:type="gramStart"/>
      <w:r w:rsidRPr="00584FB8">
        <w:rPr>
          <w:rFonts w:ascii="宋体" w:hAnsi="宋体" w:cs="Arial" w:hint="eastAsia"/>
        </w:rPr>
        <w:t>终</w:t>
      </w:r>
      <w:r w:rsidR="00933EA5">
        <w:rPr>
          <w:rFonts w:ascii="宋体" w:hAnsi="宋体" w:cs="Arial" w:hint="eastAsia"/>
        </w:rPr>
        <w:t>内部户</w:t>
      </w:r>
      <w:proofErr w:type="gramEnd"/>
      <w:r w:rsidRPr="00584FB8">
        <w:rPr>
          <w:rFonts w:ascii="宋体" w:hAnsi="宋体" w:cs="Arial" w:hint="eastAsia"/>
        </w:rPr>
        <w:t>余额为0异常报表</w:t>
      </w:r>
      <w:r>
        <w:rPr>
          <w:rFonts w:ascii="宋体" w:hAnsi="宋体" w:cs="Arial" w:hint="eastAsia"/>
        </w:rPr>
        <w:t>。</w:t>
      </w:r>
    </w:p>
    <w:p w14:paraId="797BCAE8" w14:textId="77590C00" w:rsidR="00A5471B" w:rsidRPr="00584FB8" w:rsidRDefault="00A5471B" w:rsidP="00C80BFB">
      <w:pPr>
        <w:numPr>
          <w:ilvl w:val="0"/>
          <w:numId w:val="50"/>
        </w:numPr>
        <w:spacing w:line="360" w:lineRule="auto"/>
        <w:rPr>
          <w:rFonts w:ascii="宋体" w:hAnsi="宋体" w:cs="Arial"/>
        </w:rPr>
      </w:pPr>
      <w:r w:rsidRPr="00584FB8">
        <w:rPr>
          <w:rFonts w:ascii="宋体" w:hAnsi="宋体" w:cs="Arial" w:hint="eastAsia"/>
        </w:rPr>
        <w:t>同理，月底、年底检查月终余额为0或年终余额为0的</w:t>
      </w:r>
      <w:proofErr w:type="gramStart"/>
      <w:r>
        <w:rPr>
          <w:rFonts w:ascii="宋体" w:hAnsi="宋体" w:cs="Arial" w:hint="eastAsia"/>
        </w:rPr>
        <w:t>内部户</w:t>
      </w:r>
      <w:proofErr w:type="gramEnd"/>
      <w:r w:rsidRPr="00584FB8">
        <w:rPr>
          <w:rFonts w:ascii="宋体" w:hAnsi="宋体" w:cs="Arial" w:hint="eastAsia"/>
        </w:rPr>
        <w:t>余额情况。如果检查异常则生成异常报表。</w:t>
      </w:r>
    </w:p>
    <w:p w14:paraId="1D242284" w14:textId="77777777" w:rsidR="00A5471B" w:rsidRPr="00F35CA4" w:rsidRDefault="00A5471B" w:rsidP="00F35CA4">
      <w:pPr>
        <w:pStyle w:val="af6"/>
        <w:numPr>
          <w:ilvl w:val="3"/>
          <w:numId w:val="1"/>
        </w:numPr>
        <w:spacing w:before="156" w:after="156"/>
        <w:ind w:left="426" w:hanging="437"/>
        <w:rPr>
          <w:sz w:val="28"/>
          <w:szCs w:val="28"/>
        </w:rPr>
      </w:pPr>
      <w:r w:rsidRPr="00F35CA4">
        <w:rPr>
          <w:rFonts w:hint="eastAsia"/>
          <w:sz w:val="28"/>
          <w:szCs w:val="28"/>
        </w:rPr>
        <w:t>总账数据平衡检查</w:t>
      </w:r>
    </w:p>
    <w:p w14:paraId="0E4CDBBA" w14:textId="77777777" w:rsidR="00A5471B" w:rsidRPr="00584FB8" w:rsidRDefault="00A5471B" w:rsidP="00A5471B">
      <w:pPr>
        <w:spacing w:line="360" w:lineRule="auto"/>
        <w:ind w:left="780"/>
        <w:rPr>
          <w:rFonts w:ascii="宋体" w:hAnsi="宋体" w:cs="Arial"/>
        </w:rPr>
      </w:pPr>
      <w:r w:rsidRPr="00584FB8">
        <w:rPr>
          <w:rFonts w:ascii="宋体" w:hAnsi="宋体" w:cs="Arial" w:hint="eastAsia"/>
        </w:rPr>
        <w:t>日终对加工后的总账数据进行横向、纵向平衡检查。</w:t>
      </w:r>
    </w:p>
    <w:p w14:paraId="359623C5" w14:textId="77777777" w:rsidR="00A5471B" w:rsidRPr="00584FB8" w:rsidRDefault="00A5471B" w:rsidP="00C80BFB">
      <w:pPr>
        <w:numPr>
          <w:ilvl w:val="0"/>
          <w:numId w:val="51"/>
        </w:numPr>
        <w:spacing w:line="360" w:lineRule="auto"/>
        <w:rPr>
          <w:rFonts w:ascii="宋体" w:hAnsi="宋体" w:cs="Arial"/>
        </w:rPr>
      </w:pPr>
      <w:r w:rsidRPr="00584FB8">
        <w:rPr>
          <w:rFonts w:ascii="宋体" w:hAnsi="宋体" w:cs="Arial" w:hint="eastAsia"/>
        </w:rPr>
        <w:t>检查每个科目的横向平衡，即（当日贷方余额 – 当日借方余额  – 上日贷方余额 + 上日借方余额 – 当日贷发生额 + 当日借方发生额）是否为0。</w:t>
      </w:r>
      <w:r w:rsidRPr="008851C1">
        <w:rPr>
          <w:rFonts w:ascii="宋体" w:hAnsi="宋体" w:cs="Arial" w:hint="eastAsia"/>
        </w:rPr>
        <w:t>如果异常，则生成异常报表。报表内容：机构、货币、科目、上日借方余额、上日贷方余额、当日借方发生额、当日贷方发生额、当日借方余额、当日贷方余额、差额。</w:t>
      </w:r>
    </w:p>
    <w:p w14:paraId="5BE7150E" w14:textId="44307D90" w:rsidR="00A5471B" w:rsidRPr="00584FB8" w:rsidRDefault="00A5471B" w:rsidP="00C80BFB">
      <w:pPr>
        <w:numPr>
          <w:ilvl w:val="0"/>
          <w:numId w:val="51"/>
        </w:numPr>
        <w:spacing w:line="360" w:lineRule="auto"/>
        <w:rPr>
          <w:rFonts w:ascii="宋体" w:hAnsi="宋体" w:cs="Arial"/>
        </w:rPr>
      </w:pPr>
      <w:r w:rsidRPr="00584FB8">
        <w:rPr>
          <w:rFonts w:ascii="宋体" w:hAnsi="宋体" w:cs="Arial" w:hint="eastAsia"/>
        </w:rPr>
        <w:t>分机构、币种检查</w:t>
      </w:r>
      <w:r w:rsidR="00A322ED">
        <w:rPr>
          <w:rFonts w:ascii="宋体" w:hAnsi="宋体" w:cs="Arial" w:hint="eastAsia"/>
        </w:rPr>
        <w:t>复</w:t>
      </w:r>
      <w:r w:rsidR="00BF5CAB">
        <w:rPr>
          <w:rFonts w:ascii="宋体" w:hAnsi="宋体" w:cs="Arial" w:hint="eastAsia"/>
        </w:rPr>
        <w:t>式</w:t>
      </w:r>
      <w:r w:rsidR="00A322ED">
        <w:rPr>
          <w:rFonts w:ascii="宋体" w:hAnsi="宋体" w:cs="Arial" w:hint="eastAsia"/>
        </w:rPr>
        <w:t>记账科目</w:t>
      </w:r>
      <w:r w:rsidRPr="00584FB8">
        <w:rPr>
          <w:rFonts w:ascii="宋体" w:hAnsi="宋体" w:cs="Arial" w:hint="eastAsia"/>
        </w:rPr>
        <w:t>总账的纵向平衡，即上日借贷方余额合计是否相等、本日借贷方发生额合计是否相等、本日借贷方余额合计是否相等。</w:t>
      </w:r>
      <w:r w:rsidRPr="008851C1">
        <w:rPr>
          <w:rFonts w:ascii="宋体" w:hAnsi="宋体" w:cs="Arial" w:hint="eastAsia"/>
        </w:rPr>
        <w:t>如果异常，</w:t>
      </w:r>
      <w:r w:rsidRPr="0094199F">
        <w:rPr>
          <w:rFonts w:ascii="宋体" w:hAnsi="宋体" w:cs="Arial" w:hint="eastAsia"/>
        </w:rPr>
        <w:t>按照机构、传票流水号，检查机构传票的借贷平衡情况，如果不平则生成流水平衡异常报表，报表内容：机构、交易流水号、币种、科目、借贷标识、交易金额、账号/合约号、摘要等</w:t>
      </w:r>
      <w:r>
        <w:rPr>
          <w:rFonts w:ascii="宋体" w:hAnsi="宋体" w:cs="Arial" w:hint="eastAsia"/>
        </w:rPr>
        <w:t>。</w:t>
      </w:r>
    </w:p>
    <w:p w14:paraId="4B1FA7C8" w14:textId="77777777" w:rsidR="00A5471B" w:rsidRPr="00584FB8" w:rsidRDefault="00A5471B" w:rsidP="00C80BFB">
      <w:pPr>
        <w:numPr>
          <w:ilvl w:val="0"/>
          <w:numId w:val="51"/>
        </w:numPr>
        <w:spacing w:line="360" w:lineRule="auto"/>
        <w:rPr>
          <w:rFonts w:ascii="宋体" w:hAnsi="宋体" w:cs="Arial"/>
        </w:rPr>
      </w:pPr>
      <w:r w:rsidRPr="00584FB8">
        <w:rPr>
          <w:rFonts w:ascii="宋体" w:hAnsi="宋体" w:cs="Arial" w:hint="eastAsia"/>
        </w:rPr>
        <w:t>生成</w:t>
      </w:r>
      <w:r>
        <w:rPr>
          <w:rFonts w:ascii="宋体" w:hAnsi="宋体" w:cs="Arial" w:hint="eastAsia"/>
        </w:rPr>
        <w:t>的</w:t>
      </w:r>
      <w:r w:rsidRPr="00584FB8">
        <w:rPr>
          <w:rFonts w:ascii="宋体" w:hAnsi="宋体" w:cs="Arial" w:hint="eastAsia"/>
        </w:rPr>
        <w:t>异常报表，供用户事后跟进。</w:t>
      </w:r>
    </w:p>
    <w:p w14:paraId="18747A80" w14:textId="77777777" w:rsidR="00A5471B" w:rsidRPr="00F35CA4" w:rsidRDefault="00A5471B" w:rsidP="00F35CA4">
      <w:pPr>
        <w:pStyle w:val="af6"/>
        <w:numPr>
          <w:ilvl w:val="3"/>
          <w:numId w:val="1"/>
        </w:numPr>
        <w:spacing w:before="156" w:after="156"/>
        <w:ind w:left="426" w:hanging="437"/>
        <w:rPr>
          <w:sz w:val="28"/>
          <w:szCs w:val="28"/>
        </w:rPr>
      </w:pPr>
      <w:r w:rsidRPr="00F35CA4">
        <w:rPr>
          <w:sz w:val="28"/>
          <w:szCs w:val="28"/>
        </w:rPr>
        <w:t>总分核对</w:t>
      </w:r>
      <w:r w:rsidRPr="00F35CA4">
        <w:rPr>
          <w:rFonts w:hint="eastAsia"/>
          <w:sz w:val="28"/>
          <w:szCs w:val="28"/>
        </w:rPr>
        <w:t>规则</w:t>
      </w:r>
    </w:p>
    <w:p w14:paraId="478C47FB" w14:textId="1857E876" w:rsidR="00A5471B" w:rsidRPr="000C2396" w:rsidRDefault="00A5471B" w:rsidP="00C80BFB">
      <w:pPr>
        <w:numPr>
          <w:ilvl w:val="0"/>
          <w:numId w:val="52"/>
        </w:numPr>
        <w:spacing w:line="360" w:lineRule="auto"/>
        <w:rPr>
          <w:rFonts w:ascii="宋体" w:hAnsi="宋体" w:cs="Arial"/>
        </w:rPr>
      </w:pPr>
      <w:r w:rsidRPr="000C2396">
        <w:rPr>
          <w:rFonts w:ascii="宋体" w:hAnsi="宋体" w:cs="Arial"/>
        </w:rPr>
        <w:t>将</w:t>
      </w:r>
      <w:r w:rsidRPr="000C2396">
        <w:rPr>
          <w:rFonts w:ascii="宋体" w:hAnsi="宋体" w:cs="Arial" w:hint="eastAsia"/>
        </w:rPr>
        <w:t>客户分户</w:t>
      </w:r>
      <w:r w:rsidRPr="000C2396">
        <w:rPr>
          <w:rFonts w:ascii="宋体" w:hAnsi="宋体" w:cs="Arial"/>
        </w:rPr>
        <w:t>账的余额与其对应的总账余额进行比较。目前子系统有：活期存款子系统（DD）、定期存款子系统（TD）、同业子系统（IB）、公共子系统费用模块（FEES）</w:t>
      </w:r>
      <w:r w:rsidR="00DF085E" w:rsidRPr="00DF085E">
        <w:rPr>
          <w:rFonts w:ascii="宋体" w:hAnsi="宋体" w:cs="Arial" w:hint="eastAsia"/>
        </w:rPr>
        <w:t>、</w:t>
      </w:r>
      <w:r w:rsidR="00DF085E" w:rsidRPr="00DF085E">
        <w:rPr>
          <w:rFonts w:ascii="宋体" w:hAnsi="宋体" w:cs="Arial"/>
        </w:rPr>
        <w:t>本汇票模块</w:t>
      </w:r>
      <w:r w:rsidR="00DF085E" w:rsidRPr="00DF085E">
        <w:rPr>
          <w:rFonts w:ascii="宋体" w:hAnsi="宋体" w:cs="Arial" w:hint="eastAsia"/>
        </w:rPr>
        <w:t>（PN</w:t>
      </w:r>
      <w:r w:rsidR="00DF085E" w:rsidRPr="00DF085E">
        <w:rPr>
          <w:rFonts w:ascii="宋体" w:hAnsi="宋体" w:cs="Arial"/>
        </w:rPr>
        <w:t>）</w:t>
      </w:r>
      <w:r w:rsidR="00DF085E" w:rsidRPr="00DF085E">
        <w:rPr>
          <w:rFonts w:ascii="宋体" w:hAnsi="宋体" w:cs="Arial" w:hint="eastAsia"/>
        </w:rPr>
        <w:t>、</w:t>
      </w:r>
      <w:r w:rsidR="00D8586D" w:rsidRPr="0077456F">
        <w:rPr>
          <w:rFonts w:ascii="宋体" w:hAnsi="宋体" w:cs="Arial"/>
          <w:highlight w:val="yellow"/>
        </w:rPr>
        <w:t>股金</w:t>
      </w:r>
      <w:r w:rsidR="0077456F" w:rsidRPr="0077456F">
        <w:rPr>
          <w:rFonts w:ascii="宋体" w:hAnsi="宋体" w:cs="Arial"/>
          <w:highlight w:val="yellow"/>
        </w:rPr>
        <w:t>管理子系统</w:t>
      </w:r>
      <w:r w:rsidR="0077456F" w:rsidRPr="0077456F">
        <w:rPr>
          <w:rFonts w:ascii="宋体" w:hAnsi="宋体" w:cs="Arial" w:hint="eastAsia"/>
          <w:highlight w:val="yellow"/>
        </w:rPr>
        <w:t>（EQ</w:t>
      </w:r>
      <w:r w:rsidR="0077456F" w:rsidRPr="0077456F">
        <w:rPr>
          <w:rFonts w:ascii="宋体" w:hAnsi="宋体" w:cs="Arial"/>
          <w:highlight w:val="yellow"/>
        </w:rPr>
        <w:t>）</w:t>
      </w:r>
      <w:r w:rsidRPr="00444A6D">
        <w:rPr>
          <w:rFonts w:ascii="宋体" w:hAnsi="宋体" w:cs="Arial"/>
          <w:highlight w:val="yellow"/>
        </w:rPr>
        <w:t>。</w:t>
      </w:r>
    </w:p>
    <w:p w14:paraId="6BB24CF6" w14:textId="77777777" w:rsidR="00A5471B" w:rsidRPr="000C2396" w:rsidRDefault="00A5471B" w:rsidP="00C80BFB">
      <w:pPr>
        <w:numPr>
          <w:ilvl w:val="0"/>
          <w:numId w:val="52"/>
        </w:numPr>
        <w:spacing w:line="360" w:lineRule="auto"/>
        <w:rPr>
          <w:rFonts w:ascii="宋体" w:hAnsi="宋体" w:cs="Arial"/>
        </w:rPr>
      </w:pPr>
      <w:r w:rsidRPr="000C2396">
        <w:rPr>
          <w:rFonts w:ascii="宋体" w:hAnsi="宋体" w:cs="Arial"/>
        </w:rPr>
        <w:t>每个</w:t>
      </w:r>
      <w:proofErr w:type="gramStart"/>
      <w:r w:rsidRPr="000C2396">
        <w:rPr>
          <w:rFonts w:ascii="宋体" w:hAnsi="宋体" w:cs="Arial"/>
        </w:rPr>
        <w:t>分户账所涉及</w:t>
      </w:r>
      <w:proofErr w:type="gramEnd"/>
      <w:r w:rsidRPr="000C2396">
        <w:rPr>
          <w:rFonts w:ascii="宋体" w:hAnsi="宋体" w:cs="Arial"/>
        </w:rPr>
        <w:t>的A.I.R(应收利息)</w:t>
      </w:r>
      <w:r w:rsidRPr="000C2396">
        <w:rPr>
          <w:rFonts w:ascii="宋体" w:hAnsi="宋体" w:cs="Arial" w:hint="eastAsia"/>
        </w:rPr>
        <w:t>和</w:t>
      </w:r>
      <w:r w:rsidRPr="000C2396">
        <w:rPr>
          <w:rFonts w:ascii="宋体" w:hAnsi="宋体" w:cs="Arial"/>
        </w:rPr>
        <w:t>A.I.P(应付利息)</w:t>
      </w:r>
      <w:r w:rsidRPr="000C2396">
        <w:rPr>
          <w:rFonts w:ascii="宋体" w:hAnsi="宋体" w:cs="Arial" w:hint="eastAsia"/>
        </w:rPr>
        <w:t>、现金尾箱、凭证</w:t>
      </w:r>
      <w:r w:rsidRPr="000C2396">
        <w:rPr>
          <w:rFonts w:ascii="宋体" w:hAnsi="宋体" w:cs="Arial"/>
        </w:rPr>
        <w:t>亦需</w:t>
      </w:r>
      <w:r w:rsidRPr="000C2396">
        <w:rPr>
          <w:rFonts w:ascii="宋体" w:hAnsi="宋体" w:cs="Arial"/>
        </w:rPr>
        <w:lastRenderedPageBreak/>
        <w:t>进行总分核对。</w:t>
      </w:r>
    </w:p>
    <w:p w14:paraId="323F5EF9" w14:textId="77777777" w:rsidR="00A5471B" w:rsidRPr="000C2396" w:rsidRDefault="00A5471B" w:rsidP="00A5471B">
      <w:pPr>
        <w:spacing w:line="360" w:lineRule="auto"/>
        <w:ind w:left="780"/>
        <w:rPr>
          <w:rFonts w:ascii="宋体" w:hAnsi="宋体" w:cs="Arial"/>
        </w:rPr>
      </w:pPr>
      <w:r w:rsidRPr="000C2396">
        <w:rPr>
          <w:rFonts w:ascii="宋体" w:hAnsi="宋体" w:cs="Arial"/>
        </w:rPr>
        <w:t>进行总分核对的流程如下：</w:t>
      </w:r>
    </w:p>
    <w:p w14:paraId="442B359F" w14:textId="77777777" w:rsidR="00A5471B" w:rsidRPr="000C2396" w:rsidRDefault="00A5471B" w:rsidP="00C80BFB">
      <w:pPr>
        <w:numPr>
          <w:ilvl w:val="0"/>
          <w:numId w:val="53"/>
        </w:numPr>
        <w:spacing w:line="360" w:lineRule="auto"/>
        <w:rPr>
          <w:rFonts w:ascii="宋体" w:hAnsi="宋体" w:cs="Arial"/>
        </w:rPr>
      </w:pPr>
      <w:r w:rsidRPr="000C2396">
        <w:rPr>
          <w:rFonts w:ascii="宋体" w:hAnsi="宋体" w:cs="Arial"/>
        </w:rPr>
        <w:t>日终时，各应用子系统会将各客户分户</w:t>
      </w:r>
      <w:proofErr w:type="gramStart"/>
      <w:r w:rsidRPr="000C2396">
        <w:rPr>
          <w:rFonts w:ascii="宋体" w:hAnsi="宋体" w:cs="Arial"/>
        </w:rPr>
        <w:t>账</w:t>
      </w:r>
      <w:proofErr w:type="gramEnd"/>
      <w:r w:rsidRPr="000C2396">
        <w:rPr>
          <w:rFonts w:ascii="宋体" w:hAnsi="宋体" w:cs="Arial"/>
        </w:rPr>
        <w:t>余额信息提供给AI，具体如下：</w:t>
      </w:r>
    </w:p>
    <w:p w14:paraId="48B4F352" w14:textId="77777777" w:rsidR="00A5471B" w:rsidRPr="000C2396" w:rsidRDefault="00A5471B" w:rsidP="00C80BFB">
      <w:pPr>
        <w:numPr>
          <w:ilvl w:val="0"/>
          <w:numId w:val="53"/>
        </w:numPr>
        <w:spacing w:line="360" w:lineRule="auto"/>
        <w:rPr>
          <w:rFonts w:ascii="宋体" w:hAnsi="宋体" w:cs="Arial"/>
        </w:rPr>
      </w:pPr>
      <w:r w:rsidRPr="000C2396">
        <w:rPr>
          <w:rFonts w:ascii="宋体" w:hAnsi="宋体" w:cs="Arial"/>
        </w:rPr>
        <w:t>‘</w:t>
      </w:r>
      <w:r>
        <w:rPr>
          <w:rFonts w:ascii="宋体" w:hAnsi="宋体" w:cs="Arial"/>
        </w:rPr>
        <w:t>产品模型</w:t>
      </w:r>
      <w:r w:rsidRPr="000C2396">
        <w:rPr>
          <w:rFonts w:ascii="宋体" w:hAnsi="宋体" w:cs="Arial"/>
        </w:rPr>
        <w:t>、</w:t>
      </w:r>
      <w:r>
        <w:rPr>
          <w:rFonts w:ascii="宋体" w:hAnsi="宋体" w:cs="Arial" w:hint="eastAsia"/>
        </w:rPr>
        <w:t>基础产品或</w:t>
      </w:r>
      <w:r>
        <w:rPr>
          <w:rFonts w:ascii="宋体" w:hAnsi="宋体" w:cs="Arial"/>
        </w:rPr>
        <w:t>可售产品</w:t>
      </w:r>
      <w:r w:rsidRPr="000C2396">
        <w:rPr>
          <w:rFonts w:ascii="宋体" w:hAnsi="宋体" w:cs="Arial"/>
        </w:rPr>
        <w:t>、</w:t>
      </w:r>
      <w:r w:rsidRPr="000C2396">
        <w:rPr>
          <w:rFonts w:ascii="宋体" w:hAnsi="宋体" w:cs="Arial" w:hint="eastAsia"/>
        </w:rPr>
        <w:t>核算机构号</w:t>
      </w:r>
      <w:r w:rsidRPr="000C2396">
        <w:rPr>
          <w:rFonts w:ascii="宋体" w:hAnsi="宋体" w:cs="Arial"/>
        </w:rPr>
        <w:t>、货币、合约号/账号、</w:t>
      </w:r>
      <w:r>
        <w:rPr>
          <w:rFonts w:ascii="宋体" w:hAnsi="宋体" w:cs="Arial"/>
        </w:rPr>
        <w:t>科目组编号</w:t>
      </w:r>
      <w:r w:rsidRPr="000C2396">
        <w:rPr>
          <w:rFonts w:ascii="宋体" w:hAnsi="宋体" w:cs="Arial"/>
        </w:rPr>
        <w:t>、科目、30个金额指针’</w:t>
      </w:r>
    </w:p>
    <w:p w14:paraId="60E77378" w14:textId="77777777" w:rsidR="00A5471B" w:rsidRPr="000C2396" w:rsidRDefault="00A5471B" w:rsidP="00C80BFB">
      <w:pPr>
        <w:numPr>
          <w:ilvl w:val="0"/>
          <w:numId w:val="53"/>
        </w:numPr>
        <w:spacing w:line="360" w:lineRule="auto"/>
        <w:rPr>
          <w:rFonts w:ascii="宋体" w:hAnsi="宋体" w:cs="Arial"/>
        </w:rPr>
      </w:pPr>
      <w:r w:rsidRPr="000C2396">
        <w:rPr>
          <w:rFonts w:ascii="宋体" w:hAnsi="宋体" w:cs="Arial"/>
        </w:rPr>
        <w:t>根据‘总分定义表’中定义的</w:t>
      </w:r>
      <w:r>
        <w:rPr>
          <w:rFonts w:ascii="宋体" w:hAnsi="宋体" w:cs="Arial" w:hint="eastAsia"/>
        </w:rPr>
        <w:t>产品模型、基础产品、</w:t>
      </w:r>
      <w:r>
        <w:rPr>
          <w:rFonts w:ascii="宋体" w:hAnsi="宋体" w:cs="Arial"/>
        </w:rPr>
        <w:t>可售产品</w:t>
      </w:r>
      <w:r w:rsidRPr="000C2396">
        <w:rPr>
          <w:rFonts w:ascii="宋体" w:hAnsi="宋体" w:cs="Arial"/>
        </w:rPr>
        <w:t>、核算机构号、科目指针、金额计算方式，并结合每个分户对应的</w:t>
      </w:r>
      <w:r>
        <w:rPr>
          <w:rFonts w:ascii="宋体" w:hAnsi="宋体" w:cs="Arial"/>
        </w:rPr>
        <w:t>科目组编号</w:t>
      </w:r>
      <w:r w:rsidRPr="000C2396">
        <w:rPr>
          <w:rFonts w:ascii="宋体" w:hAnsi="宋体" w:cs="Arial"/>
        </w:rPr>
        <w:t>，将分户</w:t>
      </w:r>
      <w:proofErr w:type="gramStart"/>
      <w:r w:rsidRPr="000C2396">
        <w:rPr>
          <w:rFonts w:ascii="宋体" w:hAnsi="宋体" w:cs="Arial"/>
        </w:rPr>
        <w:t>账</w:t>
      </w:r>
      <w:proofErr w:type="gramEnd"/>
      <w:r w:rsidRPr="000C2396">
        <w:rPr>
          <w:rFonts w:ascii="宋体" w:hAnsi="宋体" w:cs="Arial"/>
        </w:rPr>
        <w:t>余额转换成对应的总账余额。</w:t>
      </w:r>
    </w:p>
    <w:p w14:paraId="2A45A4E7" w14:textId="77777777" w:rsidR="00A5471B" w:rsidRPr="000C2396" w:rsidRDefault="00A5471B" w:rsidP="00C80BFB">
      <w:pPr>
        <w:numPr>
          <w:ilvl w:val="0"/>
          <w:numId w:val="53"/>
        </w:numPr>
        <w:spacing w:line="360" w:lineRule="auto"/>
        <w:rPr>
          <w:rFonts w:ascii="宋体" w:hAnsi="宋体" w:cs="Arial"/>
        </w:rPr>
      </w:pPr>
      <w:r w:rsidRPr="000C2396">
        <w:rPr>
          <w:rFonts w:ascii="宋体" w:hAnsi="宋体" w:cs="Arial"/>
        </w:rPr>
        <w:t>将分户</w:t>
      </w:r>
      <w:proofErr w:type="gramStart"/>
      <w:r w:rsidRPr="000C2396">
        <w:rPr>
          <w:rFonts w:ascii="宋体" w:hAnsi="宋体" w:cs="Arial"/>
        </w:rPr>
        <w:t>账</w:t>
      </w:r>
      <w:proofErr w:type="gramEnd"/>
      <w:r w:rsidRPr="000C2396">
        <w:rPr>
          <w:rFonts w:ascii="宋体" w:hAnsi="宋体" w:cs="Arial"/>
        </w:rPr>
        <w:t>转换总账后的余额与对应的实际总账余额进行核对，如果不等，则出总分不平报表提示用户。</w:t>
      </w:r>
    </w:p>
    <w:p w14:paraId="4CD3F162" w14:textId="77777777" w:rsidR="00A5471B" w:rsidRPr="000C2396" w:rsidRDefault="00A5471B" w:rsidP="00C80BFB">
      <w:pPr>
        <w:numPr>
          <w:ilvl w:val="0"/>
          <w:numId w:val="52"/>
        </w:numPr>
        <w:spacing w:line="360" w:lineRule="auto"/>
        <w:rPr>
          <w:rFonts w:ascii="宋体" w:hAnsi="宋体" w:cs="Arial"/>
        </w:rPr>
      </w:pPr>
      <w:proofErr w:type="gramStart"/>
      <w:r>
        <w:rPr>
          <w:rFonts w:ascii="宋体" w:hAnsi="宋体" w:cs="Arial" w:hint="eastAsia"/>
        </w:rPr>
        <w:t>内部户</w:t>
      </w:r>
      <w:proofErr w:type="gramEnd"/>
      <w:r w:rsidRPr="000C2396">
        <w:rPr>
          <w:rFonts w:ascii="宋体" w:hAnsi="宋体" w:cs="Arial" w:hint="eastAsia"/>
        </w:rPr>
        <w:t>与总账余额核对。</w:t>
      </w:r>
      <w:r w:rsidRPr="000C2396">
        <w:rPr>
          <w:rFonts w:ascii="宋体" w:hAnsi="宋体" w:cs="Arial"/>
        </w:rPr>
        <w:t>进行总分核对的流程如下：</w:t>
      </w:r>
    </w:p>
    <w:p w14:paraId="79E010AB" w14:textId="77777777" w:rsidR="00A5471B" w:rsidRPr="000C2396" w:rsidRDefault="00A5471B" w:rsidP="00A5471B">
      <w:pPr>
        <w:spacing w:line="360" w:lineRule="auto"/>
        <w:ind w:left="1200"/>
        <w:rPr>
          <w:rFonts w:ascii="宋体" w:hAnsi="宋体" w:cs="Arial"/>
        </w:rPr>
      </w:pPr>
      <w:r w:rsidRPr="000C2396">
        <w:rPr>
          <w:rFonts w:ascii="宋体" w:hAnsi="宋体" w:cs="Arial" w:hint="eastAsia"/>
        </w:rPr>
        <w:t>日终时，根据科目、机构、货币汇总</w:t>
      </w:r>
      <w:proofErr w:type="gramStart"/>
      <w:r>
        <w:rPr>
          <w:rFonts w:ascii="宋体" w:hAnsi="宋体" w:cs="Arial" w:hint="eastAsia"/>
        </w:rPr>
        <w:t>内部户</w:t>
      </w:r>
      <w:proofErr w:type="gramEnd"/>
      <w:r w:rsidRPr="000C2396">
        <w:rPr>
          <w:rFonts w:ascii="宋体" w:hAnsi="宋体" w:cs="Arial" w:hint="eastAsia"/>
        </w:rPr>
        <w:t>余额与相应的总账余额核对，如果不等，则出总分不平表提示用户。</w:t>
      </w:r>
    </w:p>
    <w:p w14:paraId="23EC68AF" w14:textId="439FF634" w:rsidR="00A5471B" w:rsidRPr="0077456F" w:rsidRDefault="00A5471B" w:rsidP="005C3EC8">
      <w:pPr>
        <w:spacing w:line="360" w:lineRule="auto"/>
        <w:ind w:left="780"/>
        <w:rPr>
          <w:rFonts w:ascii="宋体" w:hAnsi="宋体" w:cs="Arial"/>
          <w:highlight w:val="yellow"/>
        </w:rPr>
      </w:pPr>
    </w:p>
    <w:p w14:paraId="70A3E806" w14:textId="77777777" w:rsidR="00A5471B" w:rsidRDefault="00A5471B" w:rsidP="003815AE">
      <w:pPr>
        <w:ind w:left="1200"/>
        <w:rPr>
          <w:rFonts w:ascii="宋体" w:hAnsi="宋体" w:cs="Arial"/>
          <w:szCs w:val="21"/>
        </w:rPr>
      </w:pPr>
    </w:p>
    <w:p w14:paraId="5B0914C1" w14:textId="77777777" w:rsidR="00A5471B" w:rsidRDefault="00A5471B" w:rsidP="00A5471B">
      <w:pPr>
        <w:pStyle w:val="-31"/>
        <w:spacing w:line="276" w:lineRule="auto"/>
        <w:ind w:leftChars="181" w:left="380" w:firstLineChars="150" w:firstLine="360"/>
        <w:rPr>
          <w:rFonts w:ascii="宋体" w:hAnsi="宋体" w:cs="Arial"/>
        </w:rPr>
      </w:pPr>
    </w:p>
    <w:p w14:paraId="066E2395" w14:textId="77777777" w:rsidR="00A5471B" w:rsidRPr="00F35CA4" w:rsidRDefault="00A5471B" w:rsidP="00F35CA4">
      <w:pPr>
        <w:pStyle w:val="af6"/>
        <w:numPr>
          <w:ilvl w:val="3"/>
          <w:numId w:val="1"/>
        </w:numPr>
        <w:spacing w:before="156" w:after="156"/>
        <w:ind w:left="426" w:hanging="437"/>
        <w:rPr>
          <w:sz w:val="28"/>
          <w:szCs w:val="28"/>
        </w:rPr>
      </w:pPr>
      <w:proofErr w:type="gramStart"/>
      <w:r w:rsidRPr="00F35CA4">
        <w:rPr>
          <w:rFonts w:hint="eastAsia"/>
          <w:sz w:val="28"/>
          <w:szCs w:val="28"/>
        </w:rPr>
        <w:t>账挂</w:t>
      </w:r>
      <w:r w:rsidRPr="00F35CA4">
        <w:rPr>
          <w:sz w:val="28"/>
          <w:szCs w:val="28"/>
        </w:rPr>
        <w:t>核对</w:t>
      </w:r>
      <w:proofErr w:type="gramEnd"/>
      <w:r w:rsidRPr="00F35CA4">
        <w:rPr>
          <w:rFonts w:hint="eastAsia"/>
          <w:sz w:val="28"/>
          <w:szCs w:val="28"/>
        </w:rPr>
        <w:t>规则</w:t>
      </w:r>
    </w:p>
    <w:p w14:paraId="4A57BB15" w14:textId="77777777" w:rsidR="00A5471B" w:rsidRDefault="00A5471B" w:rsidP="00601466">
      <w:pPr>
        <w:pStyle w:val="-31"/>
        <w:spacing w:line="360" w:lineRule="auto"/>
        <w:ind w:leftChars="181" w:left="380" w:firstLineChars="150" w:firstLine="315"/>
        <w:rPr>
          <w:rFonts w:ascii="宋体" w:hAnsi="宋体" w:cs="Arial"/>
          <w:sz w:val="21"/>
          <w:szCs w:val="21"/>
        </w:rPr>
      </w:pPr>
      <w:r w:rsidRPr="00601466">
        <w:rPr>
          <w:rFonts w:ascii="宋体" w:hAnsi="宋体" w:cs="Arial" w:hint="eastAsia"/>
          <w:sz w:val="21"/>
          <w:szCs w:val="21"/>
        </w:rPr>
        <w:t>日</w:t>
      </w:r>
      <w:proofErr w:type="gramStart"/>
      <w:r w:rsidRPr="00601466">
        <w:rPr>
          <w:rFonts w:ascii="宋体" w:hAnsi="宋体" w:cs="Arial" w:hint="eastAsia"/>
          <w:sz w:val="21"/>
          <w:szCs w:val="21"/>
        </w:rPr>
        <w:t>终检查内部户</w:t>
      </w:r>
      <w:proofErr w:type="gramEnd"/>
      <w:r w:rsidRPr="00601466">
        <w:rPr>
          <w:rFonts w:ascii="宋体" w:hAnsi="宋体" w:cs="Arial" w:hint="eastAsia"/>
          <w:sz w:val="21"/>
          <w:szCs w:val="21"/>
        </w:rPr>
        <w:t>在挂销账登记簿中的挂账余额与</w:t>
      </w:r>
      <w:proofErr w:type="gramStart"/>
      <w:r w:rsidRPr="00601466">
        <w:rPr>
          <w:rFonts w:ascii="宋体" w:hAnsi="宋体" w:cs="Arial" w:hint="eastAsia"/>
          <w:sz w:val="21"/>
          <w:szCs w:val="21"/>
        </w:rPr>
        <w:t>内部户</w:t>
      </w:r>
      <w:proofErr w:type="gramEnd"/>
      <w:r w:rsidRPr="00601466">
        <w:rPr>
          <w:rFonts w:ascii="宋体" w:hAnsi="宋体" w:cs="Arial" w:hint="eastAsia"/>
          <w:sz w:val="21"/>
          <w:szCs w:val="21"/>
        </w:rPr>
        <w:t>分户余额是否一致，如果不一致则</w:t>
      </w:r>
      <w:proofErr w:type="gramStart"/>
      <w:r w:rsidRPr="00601466">
        <w:rPr>
          <w:rFonts w:ascii="宋体" w:hAnsi="宋体" w:cs="Arial" w:hint="eastAsia"/>
          <w:sz w:val="21"/>
          <w:szCs w:val="21"/>
        </w:rPr>
        <w:t>生成账挂异常</w:t>
      </w:r>
      <w:proofErr w:type="gramEnd"/>
      <w:r w:rsidRPr="00601466">
        <w:rPr>
          <w:rFonts w:ascii="宋体" w:hAnsi="宋体" w:cs="Arial" w:hint="eastAsia"/>
          <w:sz w:val="21"/>
          <w:szCs w:val="21"/>
        </w:rPr>
        <w:t>报表</w:t>
      </w:r>
      <w:r w:rsidRPr="00601466">
        <w:rPr>
          <w:rFonts w:ascii="宋体" w:hAnsi="宋体" w:cs="Arial"/>
          <w:sz w:val="21"/>
          <w:szCs w:val="21"/>
        </w:rPr>
        <w:t>。</w:t>
      </w:r>
    </w:p>
    <w:p w14:paraId="72E04EA0" w14:textId="77777777" w:rsidR="00065DBE" w:rsidRDefault="00065DBE" w:rsidP="00601466">
      <w:pPr>
        <w:pStyle w:val="-31"/>
        <w:spacing w:line="360" w:lineRule="auto"/>
        <w:ind w:leftChars="181" w:left="380" w:firstLineChars="150" w:firstLine="315"/>
        <w:rPr>
          <w:rFonts w:ascii="宋体" w:hAnsi="宋体" w:cs="Arial"/>
          <w:sz w:val="21"/>
          <w:szCs w:val="21"/>
        </w:rPr>
      </w:pPr>
    </w:p>
    <w:p w14:paraId="6351B608" w14:textId="70B0D72C" w:rsidR="00065DBE" w:rsidRPr="00065DBE" w:rsidRDefault="00065DBE" w:rsidP="00065DBE">
      <w:pPr>
        <w:pStyle w:val="af6"/>
        <w:numPr>
          <w:ilvl w:val="3"/>
          <w:numId w:val="1"/>
        </w:numPr>
        <w:spacing w:before="156" w:after="156"/>
        <w:ind w:left="426" w:hanging="437"/>
        <w:rPr>
          <w:sz w:val="28"/>
          <w:szCs w:val="28"/>
          <w:highlight w:val="yellow"/>
        </w:rPr>
      </w:pPr>
      <w:r w:rsidRPr="00065DBE">
        <w:rPr>
          <w:rFonts w:hint="eastAsia"/>
          <w:sz w:val="28"/>
          <w:szCs w:val="28"/>
          <w:highlight w:val="yellow"/>
        </w:rPr>
        <w:t>账卡</w:t>
      </w:r>
      <w:r w:rsidRPr="00065DBE">
        <w:rPr>
          <w:sz w:val="28"/>
          <w:szCs w:val="28"/>
          <w:highlight w:val="yellow"/>
        </w:rPr>
        <w:t>核对</w:t>
      </w:r>
      <w:r w:rsidRPr="00065DBE">
        <w:rPr>
          <w:rFonts w:hint="eastAsia"/>
          <w:sz w:val="28"/>
          <w:szCs w:val="28"/>
          <w:highlight w:val="yellow"/>
        </w:rPr>
        <w:t>规则</w:t>
      </w:r>
    </w:p>
    <w:p w14:paraId="50C14199" w14:textId="7695FB8D" w:rsidR="00065DBE" w:rsidRPr="00601466" w:rsidRDefault="00065DBE" w:rsidP="00065DBE">
      <w:pPr>
        <w:pStyle w:val="-31"/>
        <w:spacing w:line="360" w:lineRule="auto"/>
        <w:ind w:leftChars="181" w:left="380" w:firstLineChars="150" w:firstLine="315"/>
        <w:rPr>
          <w:rFonts w:ascii="宋体" w:hAnsi="宋体" w:cs="Arial"/>
          <w:sz w:val="21"/>
          <w:szCs w:val="21"/>
        </w:rPr>
      </w:pPr>
      <w:r w:rsidRPr="00065DBE">
        <w:rPr>
          <w:rFonts w:ascii="宋体" w:hAnsi="宋体" w:cs="Arial" w:hint="eastAsia"/>
          <w:sz w:val="21"/>
          <w:szCs w:val="21"/>
          <w:highlight w:val="yellow"/>
        </w:rPr>
        <w:t>日</w:t>
      </w:r>
      <w:proofErr w:type="gramStart"/>
      <w:r w:rsidRPr="00065DBE">
        <w:rPr>
          <w:rFonts w:ascii="宋体" w:hAnsi="宋体" w:cs="Arial" w:hint="eastAsia"/>
          <w:sz w:val="21"/>
          <w:szCs w:val="21"/>
          <w:highlight w:val="yellow"/>
        </w:rPr>
        <w:t>终检查</w:t>
      </w:r>
      <w:proofErr w:type="gramEnd"/>
      <w:r w:rsidRPr="00065DBE">
        <w:rPr>
          <w:rFonts w:ascii="宋体" w:hAnsi="宋体" w:cs="Arial" w:hint="eastAsia"/>
          <w:sz w:val="21"/>
          <w:szCs w:val="21"/>
          <w:highlight w:val="yellow"/>
        </w:rPr>
        <w:t>核心系统内各子系统记录的卡片金额与</w:t>
      </w:r>
      <w:proofErr w:type="gramStart"/>
      <w:r w:rsidRPr="00065DBE">
        <w:rPr>
          <w:rFonts w:ascii="宋体" w:hAnsi="宋体" w:cs="Arial" w:hint="eastAsia"/>
          <w:sz w:val="21"/>
          <w:szCs w:val="21"/>
          <w:highlight w:val="yellow"/>
        </w:rPr>
        <w:t>内部户</w:t>
      </w:r>
      <w:proofErr w:type="gramEnd"/>
      <w:r w:rsidRPr="00065DBE">
        <w:rPr>
          <w:rFonts w:ascii="宋体" w:hAnsi="宋体" w:cs="Arial" w:hint="eastAsia"/>
          <w:sz w:val="21"/>
          <w:szCs w:val="21"/>
          <w:highlight w:val="yellow"/>
        </w:rPr>
        <w:t>分户余额是否一致，如果不一致则生成账卡异常报表</w:t>
      </w:r>
      <w:r w:rsidRPr="00065DBE">
        <w:rPr>
          <w:rFonts w:ascii="宋体" w:hAnsi="宋体" w:cs="Arial"/>
          <w:sz w:val="21"/>
          <w:szCs w:val="21"/>
          <w:highlight w:val="yellow"/>
        </w:rPr>
        <w:t>。</w:t>
      </w:r>
    </w:p>
    <w:p w14:paraId="22B0F810" w14:textId="77777777" w:rsidR="00A5471B" w:rsidRDefault="00A5471B" w:rsidP="00065DBE">
      <w:pPr>
        <w:pStyle w:val="-31"/>
        <w:spacing w:line="276" w:lineRule="auto"/>
        <w:ind w:firstLineChars="0" w:firstLine="0"/>
        <w:rPr>
          <w:rFonts w:ascii="宋体" w:hAnsi="宋体" w:cs="Arial"/>
        </w:rPr>
      </w:pPr>
    </w:p>
    <w:p w14:paraId="19851738" w14:textId="098357BC" w:rsidR="00D8586D" w:rsidRPr="0077456F" w:rsidRDefault="0077456F" w:rsidP="00D8586D">
      <w:pPr>
        <w:pStyle w:val="af6"/>
        <w:numPr>
          <w:ilvl w:val="3"/>
          <w:numId w:val="1"/>
        </w:numPr>
        <w:spacing w:before="156" w:after="156"/>
        <w:ind w:left="426" w:hanging="437"/>
        <w:rPr>
          <w:sz w:val="28"/>
          <w:szCs w:val="28"/>
          <w:highlight w:val="yellow"/>
        </w:rPr>
      </w:pPr>
      <w:r w:rsidRPr="0077456F">
        <w:rPr>
          <w:rFonts w:hint="eastAsia"/>
          <w:sz w:val="28"/>
          <w:szCs w:val="28"/>
          <w:highlight w:val="yellow"/>
        </w:rPr>
        <w:t>或有资产或有负债</w:t>
      </w:r>
      <w:r w:rsidR="00D8586D" w:rsidRPr="0077456F">
        <w:rPr>
          <w:rFonts w:hint="eastAsia"/>
          <w:sz w:val="28"/>
          <w:szCs w:val="28"/>
          <w:highlight w:val="yellow"/>
        </w:rPr>
        <w:t>平衡检查</w:t>
      </w:r>
    </w:p>
    <w:p w14:paraId="21D88F4B" w14:textId="797597D2" w:rsidR="00D8586D" w:rsidRPr="0077456F" w:rsidRDefault="00D8586D" w:rsidP="00595291">
      <w:pPr>
        <w:numPr>
          <w:ilvl w:val="0"/>
          <w:numId w:val="99"/>
        </w:numPr>
        <w:spacing w:line="360" w:lineRule="auto"/>
        <w:rPr>
          <w:rFonts w:ascii="宋体" w:hAnsi="宋体" w:cs="Arial"/>
          <w:highlight w:val="yellow"/>
        </w:rPr>
      </w:pPr>
      <w:r w:rsidRPr="0077456F">
        <w:rPr>
          <w:rFonts w:ascii="宋体" w:hAnsi="宋体" w:cs="Arial" w:hint="eastAsia"/>
          <w:highlight w:val="yellow"/>
        </w:rPr>
        <w:lastRenderedPageBreak/>
        <w:t>日终对加工后的总账数据进行</w:t>
      </w:r>
      <w:r w:rsidR="0077456F" w:rsidRPr="0077456F">
        <w:rPr>
          <w:rFonts w:ascii="宋体" w:hAnsi="宋体" w:cs="Arial" w:hint="eastAsia"/>
          <w:highlight w:val="yellow"/>
        </w:rPr>
        <w:t>或有资产或有负债</w:t>
      </w:r>
      <w:r w:rsidRPr="0077456F">
        <w:rPr>
          <w:rFonts w:ascii="宋体" w:hAnsi="宋体" w:cs="Arial" w:hint="eastAsia"/>
          <w:highlight w:val="yellow"/>
        </w:rPr>
        <w:t>平衡检查。</w:t>
      </w:r>
    </w:p>
    <w:p w14:paraId="2ABEEC36" w14:textId="6745BF34" w:rsidR="0077456F" w:rsidRPr="0077456F" w:rsidRDefault="0077456F" w:rsidP="00595291">
      <w:pPr>
        <w:numPr>
          <w:ilvl w:val="0"/>
          <w:numId w:val="99"/>
        </w:numPr>
        <w:spacing w:line="360" w:lineRule="auto"/>
        <w:rPr>
          <w:rFonts w:ascii="宋体" w:hAnsi="宋体" w:cs="Arial"/>
          <w:highlight w:val="yellow"/>
        </w:rPr>
      </w:pPr>
      <w:r w:rsidRPr="0077456F">
        <w:rPr>
          <w:rFonts w:ascii="宋体" w:hAnsi="宋体" w:cs="Arial" w:hint="eastAsia"/>
          <w:highlight w:val="yellow"/>
        </w:rPr>
        <w:t>根据或有资产或有负债参数表，检查或有资产与对应的或有负债的余额是否金额相等、借贷相反</w:t>
      </w:r>
      <w:r w:rsidR="00D8586D" w:rsidRPr="0077456F">
        <w:rPr>
          <w:rFonts w:ascii="宋体" w:hAnsi="宋体" w:cs="Arial" w:hint="eastAsia"/>
          <w:highlight w:val="yellow"/>
        </w:rPr>
        <w:t>。</w:t>
      </w:r>
      <w:r w:rsidRPr="0077456F">
        <w:rPr>
          <w:rFonts w:ascii="宋体" w:hAnsi="宋体" w:cs="Arial" w:hint="eastAsia"/>
          <w:highlight w:val="yellow"/>
        </w:rPr>
        <w:t>如果异常，生成或有资产或有负债平衡异常报表。</w:t>
      </w:r>
      <w:r w:rsidR="00D8586D" w:rsidRPr="0077456F">
        <w:rPr>
          <w:rFonts w:ascii="宋体" w:hAnsi="宋体" w:cs="Arial" w:hint="eastAsia"/>
          <w:highlight w:val="yellow"/>
        </w:rPr>
        <w:t>报表内容：机构、币种、</w:t>
      </w:r>
      <w:r w:rsidRPr="0077456F">
        <w:rPr>
          <w:rFonts w:ascii="宋体" w:hAnsi="宋体" w:cs="Arial" w:hint="eastAsia"/>
          <w:highlight w:val="yellow"/>
        </w:rPr>
        <w:t>或有资产</w:t>
      </w:r>
      <w:r w:rsidR="00D8586D" w:rsidRPr="0077456F">
        <w:rPr>
          <w:rFonts w:ascii="宋体" w:hAnsi="宋体" w:cs="Arial" w:hint="eastAsia"/>
          <w:highlight w:val="yellow"/>
        </w:rPr>
        <w:t>科目、</w:t>
      </w:r>
      <w:r w:rsidRPr="0077456F">
        <w:rPr>
          <w:rFonts w:ascii="宋体" w:hAnsi="宋体" w:cs="Arial" w:hint="eastAsia"/>
          <w:highlight w:val="yellow"/>
        </w:rPr>
        <w:t>或有资产余额、或有负债科目、或有负债余额、差额；</w:t>
      </w:r>
    </w:p>
    <w:p w14:paraId="797896C0" w14:textId="321EDAFC" w:rsidR="00D8586D" w:rsidRPr="00584FB8" w:rsidRDefault="00D8586D" w:rsidP="0077456F">
      <w:pPr>
        <w:spacing w:line="360" w:lineRule="auto"/>
        <w:ind w:left="1200"/>
        <w:rPr>
          <w:rFonts w:ascii="宋体" w:hAnsi="宋体" w:cs="Arial"/>
        </w:rPr>
      </w:pPr>
    </w:p>
    <w:p w14:paraId="6F61E46D" w14:textId="77777777" w:rsidR="00D8586D" w:rsidRPr="00D8586D" w:rsidRDefault="00D8586D" w:rsidP="00A5471B">
      <w:pPr>
        <w:pStyle w:val="-31"/>
        <w:spacing w:line="276" w:lineRule="auto"/>
        <w:ind w:leftChars="181" w:left="380" w:firstLineChars="150" w:firstLine="360"/>
        <w:rPr>
          <w:rFonts w:ascii="宋体" w:hAnsi="宋体" w:cs="Arial"/>
        </w:rPr>
      </w:pPr>
    </w:p>
    <w:p w14:paraId="7A2932B5" w14:textId="77777777" w:rsidR="00A5471B" w:rsidRPr="00860D08" w:rsidRDefault="00A5471B" w:rsidP="00B87A41">
      <w:pPr>
        <w:pStyle w:val="30"/>
      </w:pPr>
      <w:bookmarkStart w:id="124" w:name="_Toc395257089"/>
      <w:bookmarkStart w:id="125" w:name="_Toc454875417"/>
      <w:r>
        <w:rPr>
          <w:rFonts w:hint="eastAsia"/>
        </w:rPr>
        <w:t>外</w:t>
      </w:r>
      <w:r w:rsidRPr="00A5471B">
        <w:rPr>
          <w:rFonts w:hint="eastAsia"/>
        </w:rPr>
        <w:t>围系统相关业务规则</w:t>
      </w:r>
      <w:bookmarkEnd w:id="124"/>
      <w:bookmarkEnd w:id="125"/>
    </w:p>
    <w:p w14:paraId="198B531A" w14:textId="77777777" w:rsidR="00A5471B" w:rsidRPr="00D86683" w:rsidRDefault="00A5471B" w:rsidP="00F35CA4">
      <w:pPr>
        <w:pStyle w:val="af6"/>
        <w:numPr>
          <w:ilvl w:val="3"/>
          <w:numId w:val="1"/>
        </w:numPr>
        <w:spacing w:before="156" w:after="156"/>
        <w:ind w:left="426" w:hanging="437"/>
      </w:pPr>
      <w:r w:rsidRPr="00D86683">
        <w:rPr>
          <w:rFonts w:hint="eastAsia"/>
        </w:rPr>
        <w:t>外围系统</w:t>
      </w:r>
      <w:proofErr w:type="gramStart"/>
      <w:r w:rsidRPr="00D86683">
        <w:rPr>
          <w:rFonts w:hint="eastAsia"/>
        </w:rPr>
        <w:t>的成账方式</w:t>
      </w:r>
      <w:proofErr w:type="gramEnd"/>
    </w:p>
    <w:p w14:paraId="10FFBDFA" w14:textId="77777777" w:rsidR="00A5471B" w:rsidRPr="001607CB" w:rsidRDefault="00A5471B" w:rsidP="00A5471B">
      <w:pPr>
        <w:spacing w:line="360" w:lineRule="auto"/>
        <w:ind w:left="1200"/>
        <w:rPr>
          <w:rFonts w:ascii="宋体" w:hAnsi="宋体" w:cs="Arial"/>
        </w:rPr>
      </w:pPr>
      <w:r w:rsidRPr="001607CB">
        <w:rPr>
          <w:rFonts w:ascii="宋体" w:hAnsi="宋体" w:cs="Arial" w:hint="eastAsia"/>
        </w:rPr>
        <w:t>系统支持外围系统的</w:t>
      </w:r>
      <w:proofErr w:type="gramStart"/>
      <w:r w:rsidRPr="001607CB">
        <w:rPr>
          <w:rFonts w:ascii="宋体" w:hAnsi="宋体" w:cs="Arial" w:hint="eastAsia"/>
        </w:rPr>
        <w:t>成账方式</w:t>
      </w:r>
      <w:proofErr w:type="gramEnd"/>
      <w:r w:rsidRPr="001607CB">
        <w:rPr>
          <w:rFonts w:ascii="宋体" w:hAnsi="宋体" w:cs="Arial" w:hint="eastAsia"/>
        </w:rPr>
        <w:t>有两种：核心系统成账、外围系统成账。</w:t>
      </w:r>
    </w:p>
    <w:p w14:paraId="3E27D5C5" w14:textId="26E54B11" w:rsidR="00A5471B" w:rsidRPr="001607CB" w:rsidRDefault="00A5471B" w:rsidP="00C80BFB">
      <w:pPr>
        <w:numPr>
          <w:ilvl w:val="0"/>
          <w:numId w:val="56"/>
        </w:numPr>
        <w:spacing w:line="360" w:lineRule="auto"/>
        <w:rPr>
          <w:rFonts w:ascii="宋体" w:hAnsi="宋体" w:cs="Arial"/>
        </w:rPr>
      </w:pPr>
      <w:r w:rsidRPr="001607CB">
        <w:rPr>
          <w:rFonts w:ascii="宋体" w:hAnsi="宋体" w:cs="Arial" w:hint="eastAsia"/>
        </w:rPr>
        <w:t>核心</w:t>
      </w:r>
      <w:proofErr w:type="gramStart"/>
      <w:r w:rsidRPr="001607CB">
        <w:rPr>
          <w:rFonts w:ascii="宋体" w:hAnsi="宋体" w:cs="Arial" w:hint="eastAsia"/>
        </w:rPr>
        <w:t>系统成账方式</w:t>
      </w:r>
      <w:proofErr w:type="gramEnd"/>
      <w:r w:rsidRPr="001607CB">
        <w:rPr>
          <w:rFonts w:ascii="宋体" w:hAnsi="宋体" w:cs="Arial" w:hint="eastAsia"/>
        </w:rPr>
        <w:t>，即外围系统将交易信息发送到核心系统，通过核心的会计引擎拆分交易的会计传票信息。该方式遵循核心的交易核算分离机制，即核算出现异常如科目状态异常或</w:t>
      </w:r>
      <w:proofErr w:type="gramStart"/>
      <w:r>
        <w:rPr>
          <w:rFonts w:ascii="宋体" w:hAnsi="宋体" w:cs="Arial" w:hint="eastAsia"/>
        </w:rPr>
        <w:t>内部户</w:t>
      </w:r>
      <w:proofErr w:type="gramEnd"/>
      <w:r w:rsidRPr="001607CB">
        <w:rPr>
          <w:rFonts w:ascii="宋体" w:hAnsi="宋体" w:cs="Arial" w:hint="eastAsia"/>
        </w:rPr>
        <w:t>异常，交易不拒绝，进行</w:t>
      </w:r>
      <w:r w:rsidR="00991916" w:rsidRPr="007F273A">
        <w:rPr>
          <w:rFonts w:ascii="宋体" w:hAnsi="宋体" w:cs="Arial" w:hint="eastAsia"/>
          <w:highlight w:val="yellow"/>
        </w:rPr>
        <w:t>核算异常科目垫平</w:t>
      </w:r>
      <w:r w:rsidRPr="001607CB">
        <w:rPr>
          <w:rFonts w:ascii="宋体" w:hAnsi="宋体" w:cs="Arial" w:hint="eastAsia"/>
        </w:rPr>
        <w:t>处理，联机可以</w:t>
      </w:r>
      <w:r w:rsidR="00991916">
        <w:rPr>
          <w:rFonts w:ascii="宋体" w:hAnsi="宋体" w:cs="Arial" w:hint="eastAsia"/>
        </w:rPr>
        <w:t>通过总账准实时余额和总账历史交易明细</w:t>
      </w:r>
      <w:r w:rsidRPr="001607CB">
        <w:rPr>
          <w:rFonts w:ascii="宋体" w:hAnsi="宋体" w:cs="Arial" w:hint="eastAsia"/>
        </w:rPr>
        <w:t>查询</w:t>
      </w:r>
      <w:r w:rsidR="00991916" w:rsidRPr="007F273A">
        <w:rPr>
          <w:rFonts w:ascii="宋体" w:hAnsi="宋体" w:cs="Arial" w:hint="eastAsia"/>
          <w:highlight w:val="yellow"/>
        </w:rPr>
        <w:t>核算异常科目垫平</w:t>
      </w:r>
      <w:r w:rsidRPr="001607CB">
        <w:rPr>
          <w:rFonts w:ascii="宋体" w:hAnsi="宋体" w:cs="Arial" w:hint="eastAsia"/>
        </w:rPr>
        <w:t>信息，日终生成</w:t>
      </w:r>
      <w:r w:rsidR="00991916" w:rsidRPr="007F273A">
        <w:rPr>
          <w:rFonts w:ascii="宋体" w:hAnsi="宋体" w:cs="Arial" w:hint="eastAsia"/>
          <w:highlight w:val="yellow"/>
        </w:rPr>
        <w:t>核算异常科目垫平</w:t>
      </w:r>
      <w:r w:rsidRPr="001607CB">
        <w:rPr>
          <w:rFonts w:ascii="宋体" w:hAnsi="宋体" w:cs="Arial" w:hint="eastAsia"/>
        </w:rPr>
        <w:t>清单。</w:t>
      </w:r>
    </w:p>
    <w:p w14:paraId="1940B804" w14:textId="25D8F3E9" w:rsidR="00A5471B" w:rsidRPr="00FF3262" w:rsidRDefault="00A5471B" w:rsidP="00C80BFB">
      <w:pPr>
        <w:numPr>
          <w:ilvl w:val="0"/>
          <w:numId w:val="56"/>
        </w:numPr>
        <w:spacing w:line="360" w:lineRule="auto"/>
        <w:rPr>
          <w:rFonts w:ascii="宋体" w:hAnsi="宋体" w:cs="Arial"/>
          <w:szCs w:val="21"/>
        </w:rPr>
      </w:pPr>
      <w:r w:rsidRPr="001607CB">
        <w:rPr>
          <w:rFonts w:ascii="宋体" w:hAnsi="宋体" w:cs="Arial" w:hint="eastAsia"/>
        </w:rPr>
        <w:t>外围</w:t>
      </w:r>
      <w:proofErr w:type="gramStart"/>
      <w:r w:rsidRPr="001607CB">
        <w:rPr>
          <w:rFonts w:ascii="宋体" w:hAnsi="宋体" w:cs="Arial" w:hint="eastAsia"/>
        </w:rPr>
        <w:t>系统成账方式</w:t>
      </w:r>
      <w:proofErr w:type="gramEnd"/>
      <w:r w:rsidRPr="001607CB">
        <w:rPr>
          <w:rFonts w:ascii="宋体" w:hAnsi="宋体" w:cs="Arial" w:hint="eastAsia"/>
        </w:rPr>
        <w:t>，即外围系统（</w:t>
      </w:r>
      <w:proofErr w:type="gramStart"/>
      <w:r w:rsidRPr="001607CB">
        <w:rPr>
          <w:rFonts w:ascii="宋体" w:hAnsi="宋体" w:cs="Arial" w:hint="eastAsia"/>
        </w:rPr>
        <w:t>如</w:t>
      </w:r>
      <w:r w:rsidR="00142943">
        <w:rPr>
          <w:rFonts w:ascii="宋体" w:hAnsi="宋体" w:cs="Arial" w:hint="eastAsia"/>
        </w:rPr>
        <w:t>国结</w:t>
      </w:r>
      <w:r w:rsidRPr="001607CB">
        <w:rPr>
          <w:rFonts w:ascii="宋体" w:hAnsi="宋体" w:cs="Arial" w:hint="eastAsia"/>
        </w:rPr>
        <w:t>系统</w:t>
      </w:r>
      <w:proofErr w:type="gramEnd"/>
      <w:r w:rsidRPr="001607CB">
        <w:rPr>
          <w:rFonts w:ascii="宋体" w:hAnsi="宋体" w:cs="Arial" w:hint="eastAsia"/>
        </w:rPr>
        <w:t>）自行生成交易会计传票信息，传送到核心总账系统。核心需要对会计分录中的外部账户和</w:t>
      </w:r>
      <w:proofErr w:type="gramStart"/>
      <w:r>
        <w:rPr>
          <w:rFonts w:ascii="宋体" w:hAnsi="宋体" w:cs="Arial" w:hint="eastAsia"/>
        </w:rPr>
        <w:t>内部户</w:t>
      </w:r>
      <w:proofErr w:type="gramEnd"/>
      <w:r w:rsidRPr="001607CB">
        <w:rPr>
          <w:rFonts w:ascii="宋体" w:hAnsi="宋体" w:cs="Arial" w:hint="eastAsia"/>
        </w:rPr>
        <w:t>进行相关合法性检查和账务平衡检查。该模式不遵循交易核算分离原则，即核算出现异常如科目状态异常或</w:t>
      </w:r>
      <w:proofErr w:type="gramStart"/>
      <w:r>
        <w:rPr>
          <w:rFonts w:ascii="宋体" w:hAnsi="宋体" w:cs="Arial" w:hint="eastAsia"/>
        </w:rPr>
        <w:t>内部户</w:t>
      </w:r>
      <w:proofErr w:type="gramEnd"/>
      <w:r w:rsidRPr="001607CB">
        <w:rPr>
          <w:rFonts w:ascii="宋体" w:hAnsi="宋体" w:cs="Arial" w:hint="eastAsia"/>
        </w:rPr>
        <w:t>异常，交易拒绝，返回失败信息给外围系统。</w:t>
      </w:r>
    </w:p>
    <w:p w14:paraId="62E035F0" w14:textId="77777777" w:rsidR="005D1B63" w:rsidRPr="001C02D0" w:rsidRDefault="00A5471B" w:rsidP="00C80BFB">
      <w:pPr>
        <w:numPr>
          <w:ilvl w:val="0"/>
          <w:numId w:val="56"/>
        </w:numPr>
        <w:spacing w:line="360" w:lineRule="auto"/>
        <w:rPr>
          <w:rFonts w:ascii="宋体" w:hAnsi="宋体" w:cs="Arial"/>
          <w:szCs w:val="21"/>
        </w:rPr>
      </w:pPr>
      <w:r>
        <w:rPr>
          <w:rFonts w:ascii="宋体" w:hAnsi="宋体" w:hint="eastAsia"/>
        </w:rPr>
        <w:t>核心实时检查外围</w:t>
      </w:r>
      <w:proofErr w:type="gramStart"/>
      <w:r>
        <w:rPr>
          <w:rFonts w:ascii="宋体" w:hAnsi="宋体" w:hint="eastAsia"/>
        </w:rPr>
        <w:t>送核心</w:t>
      </w:r>
      <w:proofErr w:type="gramEnd"/>
      <w:r>
        <w:rPr>
          <w:rFonts w:ascii="宋体" w:hAnsi="宋体" w:hint="eastAsia"/>
        </w:rPr>
        <w:t>的交易信息唯一性，核心对外围送过来的</w:t>
      </w:r>
      <w:r w:rsidRPr="0062552E">
        <w:rPr>
          <w:rFonts w:ascii="宋体" w:hAnsi="宋体" w:hint="eastAsia"/>
        </w:rPr>
        <w:t>交易日期及流水号</w:t>
      </w:r>
      <w:r>
        <w:rPr>
          <w:rFonts w:ascii="宋体" w:hAnsi="宋体" w:hint="eastAsia"/>
        </w:rPr>
        <w:t>进行唯一性检查，如出现重复则返回失败信息。</w:t>
      </w:r>
    </w:p>
    <w:p w14:paraId="4E8212C6" w14:textId="77777777" w:rsidR="00A5471B" w:rsidRPr="00D86683" w:rsidRDefault="00A5471B" w:rsidP="00F35CA4">
      <w:pPr>
        <w:pStyle w:val="af6"/>
        <w:numPr>
          <w:ilvl w:val="3"/>
          <w:numId w:val="1"/>
        </w:numPr>
        <w:spacing w:before="156" w:after="156"/>
        <w:ind w:left="426" w:hanging="437"/>
      </w:pPr>
      <w:r w:rsidRPr="00D86683">
        <w:rPr>
          <w:rFonts w:hint="eastAsia"/>
        </w:rPr>
        <w:t>外围系统的对账机制</w:t>
      </w:r>
    </w:p>
    <w:p w14:paraId="6F1726EB" w14:textId="6041E42F" w:rsidR="00A5471B" w:rsidRPr="009F65BD" w:rsidRDefault="00A5471B" w:rsidP="00A5471B">
      <w:pPr>
        <w:spacing w:line="360" w:lineRule="auto"/>
        <w:ind w:left="780"/>
        <w:rPr>
          <w:rFonts w:ascii="宋体" w:hAnsi="宋体" w:cs="Arial"/>
        </w:rPr>
      </w:pPr>
      <w:r w:rsidRPr="009F65BD">
        <w:rPr>
          <w:rFonts w:ascii="宋体" w:hAnsi="宋体" w:cs="Arial" w:hint="eastAsia"/>
        </w:rPr>
        <w:t>外围系统的对账方式主要是指交易明细核对</w:t>
      </w:r>
    </w:p>
    <w:p w14:paraId="663D0246" w14:textId="77777777" w:rsidR="00A5471B" w:rsidRPr="009F65BD" w:rsidRDefault="00A5471B" w:rsidP="00C80BFB">
      <w:pPr>
        <w:numPr>
          <w:ilvl w:val="0"/>
          <w:numId w:val="57"/>
        </w:numPr>
        <w:spacing w:line="360" w:lineRule="auto"/>
        <w:rPr>
          <w:rFonts w:ascii="宋体" w:hAnsi="宋体" w:cs="Arial"/>
        </w:rPr>
      </w:pPr>
      <w:r w:rsidRPr="009F65BD">
        <w:rPr>
          <w:rFonts w:ascii="宋体" w:hAnsi="宋体" w:cs="Arial" w:hint="eastAsia"/>
        </w:rPr>
        <w:t>交易明细核对：每日检查核心系统接收的交易请求处理结果是否与外围系统记录的一致，以便及时发现系统间错账。</w:t>
      </w:r>
    </w:p>
    <w:p w14:paraId="4D8D2FD7" w14:textId="77777777" w:rsidR="00A5471B" w:rsidRPr="009F65BD" w:rsidRDefault="00A5471B" w:rsidP="00C80BFB">
      <w:pPr>
        <w:numPr>
          <w:ilvl w:val="0"/>
          <w:numId w:val="57"/>
        </w:numPr>
        <w:spacing w:line="360" w:lineRule="auto"/>
        <w:rPr>
          <w:rFonts w:ascii="宋体" w:hAnsi="宋体" w:cs="Arial"/>
        </w:rPr>
      </w:pPr>
      <w:r w:rsidRPr="009F65BD">
        <w:rPr>
          <w:rFonts w:ascii="宋体" w:hAnsi="宋体" w:cs="Arial" w:hint="eastAsia"/>
        </w:rPr>
        <w:lastRenderedPageBreak/>
        <w:t>核心可根据外围的联机对账请求提供交易处理成功或失败清单，也可以在日终批次处理生成交易处理成功或失败清单。</w:t>
      </w:r>
    </w:p>
    <w:p w14:paraId="3C7120F9" w14:textId="77777777" w:rsidR="00A5471B" w:rsidRPr="009F65BD" w:rsidRDefault="00A5471B" w:rsidP="00C80BFB">
      <w:pPr>
        <w:numPr>
          <w:ilvl w:val="0"/>
          <w:numId w:val="57"/>
        </w:numPr>
        <w:spacing w:line="360" w:lineRule="auto"/>
        <w:rPr>
          <w:rFonts w:ascii="宋体" w:hAnsi="宋体" w:cs="Arial"/>
        </w:rPr>
      </w:pPr>
      <w:r w:rsidRPr="009F65BD">
        <w:rPr>
          <w:rFonts w:ascii="宋体" w:hAnsi="宋体" w:cs="Arial" w:hint="eastAsia"/>
        </w:rPr>
        <w:t>外围系统自行下载核心提供的交易处理成功或失败清单文件。</w:t>
      </w:r>
    </w:p>
    <w:p w14:paraId="5B0AD070" w14:textId="77777777" w:rsidR="00A5471B" w:rsidRPr="009F65BD" w:rsidRDefault="00A5471B" w:rsidP="00C80BFB">
      <w:pPr>
        <w:numPr>
          <w:ilvl w:val="0"/>
          <w:numId w:val="57"/>
        </w:numPr>
        <w:spacing w:line="360" w:lineRule="auto"/>
        <w:rPr>
          <w:rFonts w:ascii="宋体" w:hAnsi="宋体" w:cs="Arial"/>
        </w:rPr>
      </w:pPr>
      <w:r w:rsidRPr="009F65BD">
        <w:rPr>
          <w:rFonts w:ascii="宋体" w:hAnsi="宋体" w:cs="Arial" w:hint="eastAsia"/>
        </w:rPr>
        <w:t>外围系统核对核心系统的交易清单与自身记录的是否一致，如果不一致则生成对账差错报表</w:t>
      </w:r>
      <w:r>
        <w:rPr>
          <w:rFonts w:ascii="宋体" w:hAnsi="宋体" w:cs="Arial" w:hint="eastAsia"/>
        </w:rPr>
        <w:t>。</w:t>
      </w:r>
    </w:p>
    <w:p w14:paraId="48EB4CAD" w14:textId="69A9F26F" w:rsidR="00A5471B" w:rsidRPr="00614593" w:rsidRDefault="00A5471B" w:rsidP="00F35CA4">
      <w:pPr>
        <w:pStyle w:val="af6"/>
        <w:numPr>
          <w:ilvl w:val="3"/>
          <w:numId w:val="1"/>
        </w:numPr>
        <w:spacing w:before="156" w:after="156"/>
        <w:ind w:left="426" w:hanging="437"/>
      </w:pPr>
      <w:r w:rsidRPr="00065DBE">
        <w:rPr>
          <w:rFonts w:hint="eastAsia"/>
          <w:highlight w:val="yellow"/>
        </w:rPr>
        <w:t>与</w:t>
      </w:r>
      <w:r w:rsidR="00142943" w:rsidRPr="00065DBE">
        <w:rPr>
          <w:rFonts w:hint="eastAsia"/>
          <w:highlight w:val="yellow"/>
        </w:rPr>
        <w:t>大总账</w:t>
      </w:r>
      <w:r w:rsidRPr="00065DBE">
        <w:rPr>
          <w:rFonts w:hint="eastAsia"/>
          <w:highlight w:val="yellow"/>
        </w:rPr>
        <w:t>系统的关系</w:t>
      </w:r>
    </w:p>
    <w:p w14:paraId="05E96995" w14:textId="36D2C932" w:rsidR="00A5471B" w:rsidRDefault="000736FF" w:rsidP="00C80BFB">
      <w:pPr>
        <w:numPr>
          <w:ilvl w:val="0"/>
          <w:numId w:val="58"/>
        </w:numPr>
        <w:spacing w:line="360" w:lineRule="auto"/>
        <w:rPr>
          <w:rFonts w:ascii="宋体" w:hAnsi="宋体" w:cs="Arial"/>
        </w:rPr>
      </w:pPr>
      <w:r w:rsidRPr="00B00F1F">
        <w:rPr>
          <w:rFonts w:ascii="宋体" w:hAnsi="宋体" w:cs="Arial" w:hint="eastAsia"/>
          <w:highlight w:val="yellow"/>
        </w:rPr>
        <w:t>每日</w:t>
      </w:r>
      <w:proofErr w:type="gramStart"/>
      <w:r w:rsidRPr="00B00F1F">
        <w:rPr>
          <w:rFonts w:ascii="宋体" w:hAnsi="宋体" w:cs="Arial" w:hint="eastAsia"/>
          <w:highlight w:val="yellow"/>
        </w:rPr>
        <w:t>日</w:t>
      </w:r>
      <w:proofErr w:type="gramEnd"/>
      <w:r w:rsidRPr="00B00F1F">
        <w:rPr>
          <w:rFonts w:ascii="宋体" w:hAnsi="宋体" w:cs="Arial" w:hint="eastAsia"/>
          <w:highlight w:val="yellow"/>
        </w:rPr>
        <w:t>终，核心将当日传票按照九个维度（机构段、责任中心段、会计科目段、参考段、产品段、条线段、内部往来段、来源段、备用段）统计借贷方发生额，发送给大总账系统。</w:t>
      </w:r>
    </w:p>
    <w:p w14:paraId="7A8D0700" w14:textId="15DE28B0" w:rsidR="00A5471B" w:rsidRDefault="000736FF" w:rsidP="00C80BFB">
      <w:pPr>
        <w:numPr>
          <w:ilvl w:val="0"/>
          <w:numId w:val="58"/>
        </w:numPr>
        <w:spacing w:line="360" w:lineRule="auto"/>
        <w:rPr>
          <w:rFonts w:ascii="宋体" w:hAnsi="宋体" w:cs="Arial"/>
        </w:rPr>
      </w:pPr>
      <w:r w:rsidRPr="00F9140B">
        <w:rPr>
          <w:rFonts w:ascii="宋体" w:hAnsi="宋体" w:cs="Arial" w:hint="eastAsia"/>
          <w:highlight w:val="yellow"/>
        </w:rPr>
        <w:t>年终结算</w:t>
      </w:r>
      <w:r w:rsidR="00F9140B" w:rsidRPr="00F9140B">
        <w:rPr>
          <w:rFonts w:ascii="宋体" w:hAnsi="宋体" w:cs="Arial" w:hint="eastAsia"/>
          <w:highlight w:val="yellow"/>
        </w:rPr>
        <w:t>处理</w:t>
      </w:r>
      <w:r w:rsidRPr="00F9140B">
        <w:rPr>
          <w:rFonts w:ascii="宋体" w:hAnsi="宋体" w:cs="Arial" w:hint="eastAsia"/>
          <w:highlight w:val="yellow"/>
        </w:rPr>
        <w:t>，由大总账系统负责</w:t>
      </w:r>
      <w:r w:rsidR="00A5471B" w:rsidRPr="00F9140B">
        <w:rPr>
          <w:rFonts w:ascii="宋体" w:hAnsi="宋体" w:cs="Arial" w:hint="eastAsia"/>
          <w:highlight w:val="yellow"/>
        </w:rPr>
        <w:t>。</w:t>
      </w:r>
      <w:r w:rsidRPr="00F9140B">
        <w:rPr>
          <w:rFonts w:ascii="宋体" w:hAnsi="宋体" w:cs="Arial" w:hint="eastAsia"/>
          <w:highlight w:val="yellow"/>
        </w:rPr>
        <w:t>核心</w:t>
      </w:r>
      <w:r w:rsidR="00F9140B">
        <w:rPr>
          <w:rFonts w:ascii="宋体" w:hAnsi="宋体" w:cs="Arial" w:hint="eastAsia"/>
          <w:highlight w:val="yellow"/>
        </w:rPr>
        <w:t>系统</w:t>
      </w:r>
      <w:r w:rsidRPr="0053290D">
        <w:rPr>
          <w:rFonts w:ascii="宋体" w:hAnsi="宋体" w:cs="Arial" w:hint="eastAsia"/>
          <w:highlight w:val="yellow"/>
        </w:rPr>
        <w:t>的年终</w:t>
      </w:r>
      <w:r>
        <w:rPr>
          <w:rFonts w:hAnsi="宋体" w:cs="Arial" w:hint="eastAsia"/>
          <w:highlight w:val="yellow"/>
        </w:rPr>
        <w:t>结算</w:t>
      </w:r>
      <w:r w:rsidRPr="0053290D">
        <w:rPr>
          <w:rFonts w:hAnsi="宋体" w:cs="Arial" w:hint="eastAsia"/>
          <w:highlight w:val="yellow"/>
        </w:rPr>
        <w:t>主要处理只是将损益类科目自动结转到某个指定科目，</w:t>
      </w:r>
      <w:r w:rsidR="00F9140B">
        <w:rPr>
          <w:rFonts w:hAnsi="宋体" w:cs="Arial" w:hint="eastAsia"/>
          <w:highlight w:val="yellow"/>
        </w:rPr>
        <w:t>核心损益</w:t>
      </w:r>
      <w:r w:rsidRPr="0053290D">
        <w:rPr>
          <w:rFonts w:hAnsi="宋体" w:cs="Arial" w:hint="eastAsia"/>
          <w:highlight w:val="yellow"/>
        </w:rPr>
        <w:t>结转传票不需发送给大总账系统。</w:t>
      </w:r>
    </w:p>
    <w:p w14:paraId="6A601655" w14:textId="502E481C" w:rsidR="00A5471B" w:rsidRDefault="00A5471B" w:rsidP="00285C56">
      <w:pPr>
        <w:pStyle w:val="30"/>
      </w:pPr>
      <w:bookmarkStart w:id="126" w:name="_Toc395257090"/>
      <w:bookmarkStart w:id="127" w:name="_Toc454875418"/>
      <w:r>
        <w:rPr>
          <w:rFonts w:hint="eastAsia"/>
        </w:rPr>
        <w:t>年终决算业务规则</w:t>
      </w:r>
      <w:bookmarkEnd w:id="126"/>
      <w:bookmarkEnd w:id="127"/>
    </w:p>
    <w:p w14:paraId="03459D57" w14:textId="5F87DABB" w:rsidR="00A5471B" w:rsidRPr="00860D08" w:rsidRDefault="00A5471B" w:rsidP="00F35CA4">
      <w:pPr>
        <w:pStyle w:val="af6"/>
        <w:numPr>
          <w:ilvl w:val="3"/>
          <w:numId w:val="1"/>
        </w:numPr>
        <w:spacing w:before="156" w:after="156"/>
        <w:ind w:left="426" w:hanging="437"/>
      </w:pPr>
      <w:r>
        <w:rPr>
          <w:rFonts w:hint="eastAsia"/>
        </w:rPr>
        <w:t>年终决算处理</w:t>
      </w:r>
    </w:p>
    <w:p w14:paraId="20B1B9A5" w14:textId="77777777" w:rsidR="00A5471B" w:rsidRPr="00601466" w:rsidRDefault="00A5471B" w:rsidP="005C3EC8">
      <w:pPr>
        <w:pStyle w:val="-31"/>
        <w:numPr>
          <w:ilvl w:val="0"/>
          <w:numId w:val="77"/>
        </w:numPr>
        <w:spacing w:line="360" w:lineRule="auto"/>
        <w:ind w:firstLineChars="0"/>
        <w:rPr>
          <w:rFonts w:ascii="宋体" w:hAnsi="宋体" w:cs="Arial"/>
          <w:sz w:val="21"/>
          <w:szCs w:val="21"/>
        </w:rPr>
      </w:pPr>
      <w:r w:rsidRPr="00601466">
        <w:rPr>
          <w:rFonts w:ascii="宋体" w:hAnsi="宋体" w:hint="eastAsia"/>
          <w:kern w:val="0"/>
          <w:sz w:val="21"/>
          <w:szCs w:val="21"/>
        </w:rPr>
        <w:t>年终决算日为12月31日，主要包括损益结转、结转本年利润、外币利润结转、汇总美元利润结转、利润划转等步骤，上述步骤由系统自动完成。</w:t>
      </w:r>
    </w:p>
    <w:p w14:paraId="05A01469" w14:textId="457DA59D" w:rsidR="00750AFE" w:rsidRPr="000F7ED2" w:rsidRDefault="00750AFE" w:rsidP="005C3EC8">
      <w:pPr>
        <w:pStyle w:val="-31"/>
        <w:numPr>
          <w:ilvl w:val="0"/>
          <w:numId w:val="77"/>
        </w:numPr>
        <w:spacing w:line="360" w:lineRule="auto"/>
        <w:ind w:firstLineChars="0"/>
        <w:rPr>
          <w:rFonts w:ascii="宋体" w:hAnsi="宋体"/>
          <w:sz w:val="21"/>
          <w:szCs w:val="21"/>
          <w:highlight w:val="yellow"/>
        </w:rPr>
      </w:pPr>
      <w:r w:rsidRPr="000F7ED2">
        <w:rPr>
          <w:rFonts w:ascii="宋体" w:hAnsi="宋体" w:hint="eastAsia"/>
          <w:kern w:val="0"/>
          <w:sz w:val="21"/>
          <w:szCs w:val="21"/>
          <w:highlight w:val="yellow"/>
        </w:rPr>
        <w:t>年终结算处理，由大总账系统负责。核心系统的年终结算主要处理只是将损益类科目自动结转到某个指定科目</w:t>
      </w:r>
      <w:r w:rsidR="000F7ED2">
        <w:rPr>
          <w:rFonts w:ascii="宋体" w:hAnsi="宋体" w:hint="eastAsia"/>
          <w:kern w:val="0"/>
          <w:sz w:val="21"/>
          <w:szCs w:val="21"/>
          <w:highlight w:val="yellow"/>
        </w:rPr>
        <w:t>（</w:t>
      </w:r>
      <w:proofErr w:type="gramStart"/>
      <w:r w:rsidR="00F57031">
        <w:rPr>
          <w:rFonts w:ascii="宋体" w:hAnsi="宋体" w:hint="eastAsia"/>
          <w:kern w:val="0"/>
          <w:sz w:val="21"/>
          <w:szCs w:val="21"/>
          <w:highlight w:val="yellow"/>
        </w:rPr>
        <w:t>账</w:t>
      </w:r>
      <w:r w:rsidR="000F7ED2">
        <w:rPr>
          <w:rFonts w:ascii="宋体" w:hAnsi="宋体" w:hint="eastAsia"/>
          <w:kern w:val="0"/>
          <w:sz w:val="21"/>
          <w:szCs w:val="21"/>
          <w:highlight w:val="yellow"/>
        </w:rPr>
        <w:t>套参数</w:t>
      </w:r>
      <w:proofErr w:type="gramEnd"/>
      <w:r w:rsidR="000F7ED2">
        <w:rPr>
          <w:rFonts w:ascii="宋体" w:hAnsi="宋体" w:hint="eastAsia"/>
          <w:kern w:val="0"/>
          <w:sz w:val="21"/>
          <w:szCs w:val="21"/>
          <w:highlight w:val="yellow"/>
        </w:rPr>
        <w:t>维护）</w:t>
      </w:r>
      <w:r w:rsidRPr="000F7ED2">
        <w:rPr>
          <w:rFonts w:ascii="宋体" w:hAnsi="宋体" w:hint="eastAsia"/>
          <w:kern w:val="0"/>
          <w:sz w:val="21"/>
          <w:szCs w:val="21"/>
          <w:highlight w:val="yellow"/>
        </w:rPr>
        <w:t>，核心损益结转传票不需发送给大总账系统。</w:t>
      </w:r>
    </w:p>
    <w:p w14:paraId="6430BD43" w14:textId="7B601D9B" w:rsidR="00A5471B" w:rsidRPr="00750AFE" w:rsidRDefault="00A5471B" w:rsidP="00750AFE">
      <w:pPr>
        <w:pStyle w:val="-31"/>
        <w:spacing w:line="360" w:lineRule="auto"/>
        <w:ind w:left="780" w:firstLineChars="0" w:firstLine="0"/>
        <w:rPr>
          <w:rFonts w:ascii="宋体" w:hAnsi="宋体"/>
          <w:kern w:val="0"/>
          <w:sz w:val="21"/>
          <w:szCs w:val="21"/>
        </w:rPr>
      </w:pPr>
      <w:r w:rsidRPr="00750AFE">
        <w:rPr>
          <w:rFonts w:ascii="宋体" w:hAnsi="宋体" w:hint="eastAsia"/>
          <w:kern w:val="0"/>
          <w:sz w:val="21"/>
          <w:szCs w:val="21"/>
        </w:rPr>
        <w:t>按行所币种将损益类科目（5字开头科目）余额结转到相应币种的</w:t>
      </w:r>
      <w:r w:rsidR="00750AFE">
        <w:rPr>
          <w:rFonts w:ascii="宋体" w:hAnsi="宋体" w:hint="eastAsia"/>
          <w:kern w:val="0"/>
          <w:sz w:val="21"/>
          <w:szCs w:val="21"/>
        </w:rPr>
        <w:t>某个指定</w:t>
      </w:r>
      <w:r w:rsidRPr="00750AFE">
        <w:rPr>
          <w:rFonts w:ascii="宋体" w:hAnsi="宋体" w:hint="eastAsia"/>
          <w:kern w:val="0"/>
          <w:sz w:val="21"/>
          <w:szCs w:val="21"/>
        </w:rPr>
        <w:t>科目，结转后损益类科目余额为0。会计分录为：</w:t>
      </w:r>
    </w:p>
    <w:tbl>
      <w:tblPr>
        <w:tblW w:w="7301" w:type="dxa"/>
        <w:tblInd w:w="1101" w:type="dxa"/>
        <w:tblCellMar>
          <w:left w:w="0" w:type="dxa"/>
          <w:right w:w="0" w:type="dxa"/>
        </w:tblCellMar>
        <w:tblLook w:val="04A0" w:firstRow="1" w:lastRow="0" w:firstColumn="1" w:lastColumn="0" w:noHBand="0" w:noVBand="1"/>
      </w:tblPr>
      <w:tblGrid>
        <w:gridCol w:w="1275"/>
        <w:gridCol w:w="851"/>
        <w:gridCol w:w="992"/>
        <w:gridCol w:w="2693"/>
        <w:gridCol w:w="1490"/>
      </w:tblGrid>
      <w:tr w:rsidR="00A5471B" w14:paraId="6C57AD04" w14:textId="77777777" w:rsidTr="00F21884">
        <w:trPr>
          <w:trHeight w:val="285"/>
        </w:trPr>
        <w:tc>
          <w:tcPr>
            <w:tcW w:w="1275" w:type="dxa"/>
            <w:tcBorders>
              <w:top w:val="single" w:sz="8" w:space="0" w:color="auto"/>
              <w:left w:val="single" w:sz="8" w:space="0" w:color="auto"/>
              <w:bottom w:val="single" w:sz="4" w:space="0" w:color="auto"/>
              <w:right w:val="single" w:sz="8" w:space="0" w:color="auto"/>
            </w:tcBorders>
            <w:shd w:val="clear" w:color="auto" w:fill="D8D8D8"/>
            <w:noWrap/>
            <w:tcMar>
              <w:top w:w="0" w:type="dxa"/>
              <w:left w:w="108" w:type="dxa"/>
              <w:bottom w:w="0" w:type="dxa"/>
              <w:right w:w="108" w:type="dxa"/>
            </w:tcMar>
            <w:vAlign w:val="bottom"/>
          </w:tcPr>
          <w:p w14:paraId="3CD9A42F" w14:textId="77777777" w:rsidR="00A5471B" w:rsidRDefault="00A5471B" w:rsidP="00F21884">
            <w:pPr>
              <w:widowControl/>
              <w:jc w:val="center"/>
              <w:rPr>
                <w:rFonts w:ascii="宋体" w:hAnsi="宋体" w:cs="宋体"/>
                <w:kern w:val="0"/>
              </w:rPr>
            </w:pPr>
            <w:r>
              <w:rPr>
                <w:rFonts w:ascii="宋体" w:hAnsi="宋体" w:cs="宋体" w:hint="eastAsia"/>
                <w:b/>
                <w:bCs/>
                <w:color w:val="000000"/>
                <w:kern w:val="0"/>
              </w:rPr>
              <w:t>机构</w:t>
            </w:r>
          </w:p>
        </w:tc>
        <w:tc>
          <w:tcPr>
            <w:tcW w:w="851" w:type="dxa"/>
            <w:tcBorders>
              <w:top w:val="single" w:sz="8" w:space="0" w:color="auto"/>
              <w:left w:val="nil"/>
              <w:bottom w:val="single" w:sz="4" w:space="0" w:color="auto"/>
              <w:right w:val="single" w:sz="8" w:space="0" w:color="auto"/>
            </w:tcBorders>
            <w:shd w:val="clear" w:color="auto" w:fill="D8D8D8"/>
            <w:noWrap/>
            <w:tcMar>
              <w:top w:w="0" w:type="dxa"/>
              <w:left w:w="108" w:type="dxa"/>
              <w:bottom w:w="0" w:type="dxa"/>
              <w:right w:w="108" w:type="dxa"/>
            </w:tcMar>
            <w:vAlign w:val="bottom"/>
          </w:tcPr>
          <w:p w14:paraId="047C67AF" w14:textId="77777777" w:rsidR="00A5471B" w:rsidRDefault="00A5471B" w:rsidP="00F21884">
            <w:pPr>
              <w:widowControl/>
              <w:jc w:val="center"/>
              <w:rPr>
                <w:rFonts w:ascii="宋体" w:hAnsi="宋体" w:cs="宋体"/>
                <w:kern w:val="0"/>
              </w:rPr>
            </w:pPr>
            <w:r>
              <w:rPr>
                <w:rFonts w:ascii="宋体" w:hAnsi="宋体" w:cs="宋体" w:hint="eastAsia"/>
                <w:b/>
                <w:bCs/>
                <w:color w:val="000000"/>
                <w:kern w:val="0"/>
              </w:rPr>
              <w:t>借贷</w:t>
            </w:r>
          </w:p>
        </w:tc>
        <w:tc>
          <w:tcPr>
            <w:tcW w:w="992" w:type="dxa"/>
            <w:tcBorders>
              <w:top w:val="single" w:sz="8" w:space="0" w:color="auto"/>
              <w:left w:val="nil"/>
              <w:bottom w:val="single" w:sz="4" w:space="0" w:color="auto"/>
              <w:right w:val="single" w:sz="8" w:space="0" w:color="auto"/>
            </w:tcBorders>
            <w:shd w:val="clear" w:color="auto" w:fill="D8D8D8"/>
            <w:noWrap/>
            <w:tcMar>
              <w:top w:w="0" w:type="dxa"/>
              <w:left w:w="108" w:type="dxa"/>
              <w:bottom w:w="0" w:type="dxa"/>
              <w:right w:w="108" w:type="dxa"/>
            </w:tcMar>
            <w:vAlign w:val="bottom"/>
          </w:tcPr>
          <w:p w14:paraId="33A2586D" w14:textId="77777777" w:rsidR="00A5471B" w:rsidRDefault="00A5471B" w:rsidP="00F21884">
            <w:pPr>
              <w:widowControl/>
              <w:jc w:val="center"/>
              <w:rPr>
                <w:rFonts w:ascii="宋体" w:hAnsi="宋体" w:cs="宋体"/>
                <w:kern w:val="0"/>
              </w:rPr>
            </w:pPr>
            <w:r>
              <w:rPr>
                <w:rFonts w:ascii="宋体" w:hAnsi="宋体" w:cs="宋体" w:hint="eastAsia"/>
                <w:b/>
                <w:bCs/>
                <w:color w:val="000000"/>
                <w:kern w:val="0"/>
              </w:rPr>
              <w:t>货币</w:t>
            </w:r>
          </w:p>
        </w:tc>
        <w:tc>
          <w:tcPr>
            <w:tcW w:w="2693" w:type="dxa"/>
            <w:tcBorders>
              <w:top w:val="single" w:sz="8" w:space="0" w:color="auto"/>
              <w:left w:val="nil"/>
              <w:bottom w:val="single" w:sz="4" w:space="0" w:color="auto"/>
              <w:right w:val="single" w:sz="8" w:space="0" w:color="auto"/>
            </w:tcBorders>
            <w:shd w:val="clear" w:color="auto" w:fill="D8D8D8"/>
            <w:noWrap/>
            <w:tcMar>
              <w:top w:w="0" w:type="dxa"/>
              <w:left w:w="108" w:type="dxa"/>
              <w:bottom w:w="0" w:type="dxa"/>
              <w:right w:w="108" w:type="dxa"/>
            </w:tcMar>
            <w:vAlign w:val="bottom"/>
          </w:tcPr>
          <w:p w14:paraId="76271BBF" w14:textId="77777777" w:rsidR="00A5471B" w:rsidRDefault="00A5471B" w:rsidP="00F21884">
            <w:pPr>
              <w:widowControl/>
              <w:jc w:val="center"/>
              <w:rPr>
                <w:rFonts w:ascii="宋体" w:hAnsi="宋体" w:cs="宋体"/>
                <w:kern w:val="0"/>
              </w:rPr>
            </w:pPr>
            <w:r>
              <w:rPr>
                <w:rFonts w:ascii="宋体" w:hAnsi="宋体" w:cs="宋体" w:hint="eastAsia"/>
                <w:b/>
                <w:bCs/>
                <w:color w:val="000000"/>
                <w:kern w:val="0"/>
              </w:rPr>
              <w:t>科目</w:t>
            </w:r>
            <w:r>
              <w:rPr>
                <w:rFonts w:ascii="宋体" w:hAnsi="宋体" w:cs="宋体"/>
                <w:b/>
                <w:bCs/>
                <w:color w:val="000000"/>
                <w:kern w:val="0"/>
              </w:rPr>
              <w:t>/</w:t>
            </w:r>
            <w:r>
              <w:rPr>
                <w:rFonts w:ascii="宋体" w:hAnsi="宋体" w:cs="宋体" w:hint="eastAsia"/>
                <w:b/>
                <w:bCs/>
                <w:color w:val="000000"/>
                <w:kern w:val="0"/>
              </w:rPr>
              <w:t>账号</w:t>
            </w:r>
          </w:p>
        </w:tc>
        <w:tc>
          <w:tcPr>
            <w:tcW w:w="1490" w:type="dxa"/>
            <w:tcBorders>
              <w:top w:val="single" w:sz="8" w:space="0" w:color="auto"/>
              <w:left w:val="nil"/>
              <w:bottom w:val="single" w:sz="4" w:space="0" w:color="auto"/>
              <w:right w:val="single" w:sz="8" w:space="0" w:color="auto"/>
            </w:tcBorders>
            <w:shd w:val="clear" w:color="auto" w:fill="D8D8D8"/>
            <w:noWrap/>
            <w:tcMar>
              <w:top w:w="0" w:type="dxa"/>
              <w:left w:w="108" w:type="dxa"/>
              <w:bottom w:w="0" w:type="dxa"/>
              <w:right w:w="108" w:type="dxa"/>
            </w:tcMar>
            <w:vAlign w:val="bottom"/>
          </w:tcPr>
          <w:p w14:paraId="55605989" w14:textId="77777777" w:rsidR="00A5471B" w:rsidRDefault="00A5471B" w:rsidP="00F21884">
            <w:pPr>
              <w:widowControl/>
              <w:jc w:val="center"/>
              <w:rPr>
                <w:rFonts w:ascii="宋体" w:hAnsi="宋体" w:cs="宋体"/>
                <w:kern w:val="0"/>
              </w:rPr>
            </w:pPr>
            <w:r>
              <w:rPr>
                <w:rFonts w:ascii="宋体" w:hAnsi="宋体" w:cs="宋体" w:hint="eastAsia"/>
                <w:b/>
                <w:bCs/>
                <w:color w:val="000000"/>
                <w:kern w:val="0"/>
              </w:rPr>
              <w:t>金额</w:t>
            </w:r>
          </w:p>
        </w:tc>
      </w:tr>
      <w:tr w:rsidR="00A5471B" w14:paraId="4FB32781" w14:textId="77777777" w:rsidTr="00F21884">
        <w:trPr>
          <w:trHeight w:val="255"/>
        </w:trPr>
        <w:tc>
          <w:tcPr>
            <w:tcW w:w="7301" w:type="dxa"/>
            <w:gridSpan w:val="5"/>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7A9560E5" w14:textId="77777777" w:rsidR="00A5471B" w:rsidRDefault="00A5471B" w:rsidP="00F21884">
            <w:pPr>
              <w:widowControl/>
              <w:rPr>
                <w:rFonts w:ascii="仿宋_GB2312" w:hAnsi="宋体" w:cs="宋体"/>
                <w:kern w:val="0"/>
              </w:rPr>
            </w:pPr>
            <w:r>
              <w:rPr>
                <w:rFonts w:ascii="仿宋_GB2312" w:hAnsi="宋体" w:cs="宋体" w:hint="eastAsia"/>
                <w:kern w:val="0"/>
              </w:rPr>
              <w:t>1.</w:t>
            </w:r>
            <w:r>
              <w:rPr>
                <w:rFonts w:ascii="仿宋_GB2312" w:hAnsi="宋体" w:cs="宋体" w:hint="eastAsia"/>
                <w:kern w:val="0"/>
              </w:rPr>
              <w:t>损益</w:t>
            </w:r>
            <w:r>
              <w:rPr>
                <w:rFonts w:ascii="仿宋_GB2312" w:hAnsi="宋体" w:hint="eastAsia"/>
              </w:rPr>
              <w:t>余额反映在借方（支出或损失）</w:t>
            </w:r>
          </w:p>
        </w:tc>
      </w:tr>
      <w:tr w:rsidR="00A5471B" w14:paraId="03A119A2" w14:textId="77777777" w:rsidTr="00F21884">
        <w:trPr>
          <w:trHeight w:val="255"/>
        </w:trPr>
        <w:tc>
          <w:tcPr>
            <w:tcW w:w="127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6FF5283" w14:textId="77777777" w:rsidR="00A5471B" w:rsidRDefault="00A5471B" w:rsidP="00F21884">
            <w:pPr>
              <w:widowControl/>
              <w:jc w:val="center"/>
              <w:rPr>
                <w:rFonts w:ascii="宋体" w:hAnsi="宋体" w:cs="宋体"/>
                <w:kern w:val="0"/>
              </w:rPr>
            </w:pPr>
            <w:r>
              <w:rPr>
                <w:rFonts w:ascii="宋体" w:hAnsi="宋体" w:cs="宋体" w:hint="eastAsia"/>
                <w:kern w:val="0"/>
              </w:rPr>
              <w:t>行所</w:t>
            </w:r>
          </w:p>
        </w:tc>
        <w:tc>
          <w:tcPr>
            <w:tcW w:w="851"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C0D2C7B" w14:textId="77777777" w:rsidR="00A5471B" w:rsidRDefault="00A5471B" w:rsidP="00F21884">
            <w:pPr>
              <w:widowControl/>
              <w:jc w:val="center"/>
              <w:rPr>
                <w:rFonts w:ascii="宋体" w:hAnsi="宋体" w:cs="宋体"/>
                <w:kern w:val="0"/>
              </w:rPr>
            </w:pPr>
            <w:r>
              <w:rPr>
                <w:rFonts w:ascii="宋体" w:hAnsi="宋体" w:cs="宋体"/>
                <w:color w:val="000000"/>
                <w:kern w:val="0"/>
              </w:rPr>
              <w:t>DR</w:t>
            </w:r>
          </w:p>
        </w:tc>
        <w:tc>
          <w:tcPr>
            <w:tcW w:w="992"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07029B4" w14:textId="77777777" w:rsidR="00A5471B" w:rsidRDefault="00A5471B" w:rsidP="00F21884">
            <w:pPr>
              <w:widowControl/>
              <w:jc w:val="center"/>
              <w:rPr>
                <w:rFonts w:ascii="宋体" w:hAnsi="宋体" w:cs="宋体"/>
                <w:kern w:val="0"/>
              </w:rPr>
            </w:pPr>
            <w:r>
              <w:rPr>
                <w:rFonts w:ascii="宋体" w:hAnsi="宋体" w:cs="宋体" w:hint="eastAsia"/>
                <w:color w:val="000000"/>
                <w:kern w:val="0"/>
              </w:rPr>
              <w:t>各币种</w:t>
            </w:r>
          </w:p>
        </w:tc>
        <w:tc>
          <w:tcPr>
            <w:tcW w:w="269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39FC88A7" w14:textId="4E411049" w:rsidR="00A5471B" w:rsidRDefault="00750AFE" w:rsidP="00F21884">
            <w:pPr>
              <w:widowControl/>
              <w:jc w:val="center"/>
              <w:rPr>
                <w:rFonts w:ascii="宋体" w:hAnsi="宋体" w:cs="宋体"/>
                <w:kern w:val="0"/>
              </w:rPr>
            </w:pPr>
            <w:r w:rsidRPr="000F7ED2">
              <w:rPr>
                <w:rFonts w:ascii="宋体" w:hAnsi="宋体" w:cs="宋体" w:hint="eastAsia"/>
                <w:kern w:val="0"/>
                <w:highlight w:val="yellow"/>
              </w:rPr>
              <w:t>指定科目</w:t>
            </w:r>
          </w:p>
        </w:tc>
        <w:tc>
          <w:tcPr>
            <w:tcW w:w="149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813333B" w14:textId="77777777" w:rsidR="00A5471B" w:rsidRDefault="00A5471B" w:rsidP="00F21884">
            <w:pPr>
              <w:widowControl/>
              <w:jc w:val="center"/>
              <w:rPr>
                <w:rFonts w:ascii="宋体" w:hAnsi="宋体" w:cs="宋体"/>
                <w:kern w:val="0"/>
              </w:rPr>
            </w:pPr>
            <w:r>
              <w:rPr>
                <w:rFonts w:ascii="宋体" w:hAnsi="宋体" w:cs="宋体" w:hint="eastAsia"/>
                <w:kern w:val="0"/>
              </w:rPr>
              <w:t>损益余额</w:t>
            </w:r>
          </w:p>
        </w:tc>
      </w:tr>
      <w:tr w:rsidR="00A5471B" w14:paraId="648167E8" w14:textId="77777777" w:rsidTr="00F21884">
        <w:trPr>
          <w:trHeight w:val="361"/>
        </w:trPr>
        <w:tc>
          <w:tcPr>
            <w:tcW w:w="127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5660FBFF" w14:textId="77777777" w:rsidR="00A5471B" w:rsidRDefault="00A5471B" w:rsidP="00F21884">
            <w:pPr>
              <w:widowControl/>
              <w:jc w:val="center"/>
              <w:rPr>
                <w:rFonts w:ascii="宋体" w:hAnsi="宋体" w:cs="宋体"/>
                <w:kern w:val="0"/>
              </w:rPr>
            </w:pPr>
            <w:r>
              <w:rPr>
                <w:rFonts w:ascii="宋体" w:hAnsi="宋体" w:cs="宋体" w:hint="eastAsia"/>
                <w:kern w:val="0"/>
              </w:rPr>
              <w:t>行所</w:t>
            </w:r>
          </w:p>
        </w:tc>
        <w:tc>
          <w:tcPr>
            <w:tcW w:w="851"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61B03C8D" w14:textId="77777777" w:rsidR="00A5471B" w:rsidRDefault="00A5471B" w:rsidP="00F21884">
            <w:pPr>
              <w:widowControl/>
              <w:jc w:val="center"/>
              <w:rPr>
                <w:rFonts w:ascii="宋体" w:hAnsi="宋体" w:cs="宋体"/>
                <w:kern w:val="0"/>
              </w:rPr>
            </w:pPr>
            <w:r>
              <w:rPr>
                <w:rFonts w:ascii="宋体" w:hAnsi="宋体" w:cs="宋体"/>
                <w:color w:val="000000"/>
                <w:kern w:val="0"/>
              </w:rPr>
              <w:t>CR</w:t>
            </w:r>
          </w:p>
        </w:tc>
        <w:tc>
          <w:tcPr>
            <w:tcW w:w="992"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410FE209" w14:textId="77777777" w:rsidR="00A5471B" w:rsidRDefault="00A5471B" w:rsidP="00F21884">
            <w:pPr>
              <w:widowControl/>
              <w:jc w:val="center"/>
              <w:rPr>
                <w:rFonts w:ascii="宋体" w:hAnsi="宋体" w:cs="宋体"/>
                <w:kern w:val="0"/>
              </w:rPr>
            </w:pPr>
            <w:r>
              <w:rPr>
                <w:rFonts w:ascii="宋体" w:hAnsi="宋体" w:cs="宋体" w:hint="eastAsia"/>
                <w:color w:val="000000"/>
                <w:kern w:val="0"/>
              </w:rPr>
              <w:t>各币种</w:t>
            </w:r>
          </w:p>
        </w:tc>
        <w:tc>
          <w:tcPr>
            <w:tcW w:w="269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95F53EE" w14:textId="77777777" w:rsidR="00A5471B" w:rsidRDefault="00A5471B" w:rsidP="00F21884">
            <w:pPr>
              <w:widowControl/>
              <w:jc w:val="center"/>
              <w:rPr>
                <w:rFonts w:ascii="宋体" w:hAnsi="宋体" w:cs="宋体"/>
                <w:kern w:val="0"/>
              </w:rPr>
            </w:pPr>
            <w:r>
              <w:rPr>
                <w:rFonts w:ascii="宋体" w:hAnsi="宋体" w:cs="宋体" w:hint="eastAsia"/>
                <w:kern w:val="0"/>
              </w:rPr>
              <w:t>支出科目</w:t>
            </w:r>
          </w:p>
        </w:tc>
        <w:tc>
          <w:tcPr>
            <w:tcW w:w="149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79239112" w14:textId="77777777" w:rsidR="00A5471B" w:rsidRDefault="00A5471B" w:rsidP="00F21884">
            <w:pPr>
              <w:widowControl/>
              <w:jc w:val="center"/>
              <w:rPr>
                <w:rFonts w:ascii="宋体" w:hAnsi="宋体" w:cs="宋体"/>
                <w:kern w:val="0"/>
              </w:rPr>
            </w:pPr>
            <w:r>
              <w:rPr>
                <w:rFonts w:ascii="宋体" w:hAnsi="宋体" w:cs="宋体" w:hint="eastAsia"/>
                <w:kern w:val="0"/>
              </w:rPr>
              <w:t>损益余额</w:t>
            </w:r>
          </w:p>
        </w:tc>
      </w:tr>
      <w:tr w:rsidR="00A5471B" w14:paraId="5BD51522" w14:textId="77777777" w:rsidTr="00F21884">
        <w:trPr>
          <w:trHeight w:val="361"/>
        </w:trPr>
        <w:tc>
          <w:tcPr>
            <w:tcW w:w="7301" w:type="dxa"/>
            <w:gridSpan w:val="5"/>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537C1F99" w14:textId="77777777" w:rsidR="00A5471B" w:rsidRDefault="00A5471B" w:rsidP="00F21884">
            <w:pPr>
              <w:widowControl/>
              <w:rPr>
                <w:rFonts w:ascii="宋体" w:hAnsi="宋体" w:cs="宋体"/>
                <w:kern w:val="0"/>
              </w:rPr>
            </w:pPr>
            <w:r>
              <w:rPr>
                <w:rFonts w:ascii="仿宋_GB2312" w:hAnsi="宋体" w:cs="宋体"/>
                <w:kern w:val="0"/>
              </w:rPr>
              <w:lastRenderedPageBreak/>
              <w:t>2.</w:t>
            </w:r>
            <w:r>
              <w:rPr>
                <w:rFonts w:ascii="仿宋_GB2312" w:hAnsi="宋体" w:cs="宋体" w:hint="eastAsia"/>
                <w:kern w:val="0"/>
              </w:rPr>
              <w:t>损益余额反映在贷方（收入或收益）</w:t>
            </w:r>
          </w:p>
        </w:tc>
      </w:tr>
      <w:tr w:rsidR="00A5471B" w14:paraId="76CC22E0" w14:textId="77777777" w:rsidTr="00F21884">
        <w:trPr>
          <w:trHeight w:val="361"/>
        </w:trPr>
        <w:tc>
          <w:tcPr>
            <w:tcW w:w="127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898B06A" w14:textId="77777777" w:rsidR="00A5471B" w:rsidRDefault="00A5471B" w:rsidP="00F21884">
            <w:pPr>
              <w:widowControl/>
              <w:jc w:val="center"/>
              <w:rPr>
                <w:rFonts w:ascii="宋体" w:hAnsi="宋体" w:cs="宋体"/>
                <w:kern w:val="0"/>
              </w:rPr>
            </w:pPr>
            <w:r>
              <w:rPr>
                <w:rFonts w:ascii="宋体" w:hAnsi="宋体" w:cs="宋体" w:hint="eastAsia"/>
                <w:kern w:val="0"/>
              </w:rPr>
              <w:t>行所</w:t>
            </w:r>
          </w:p>
        </w:tc>
        <w:tc>
          <w:tcPr>
            <w:tcW w:w="851"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34B49E09" w14:textId="77777777" w:rsidR="00A5471B" w:rsidRDefault="00A5471B" w:rsidP="00F21884">
            <w:pPr>
              <w:widowControl/>
              <w:jc w:val="center"/>
              <w:rPr>
                <w:rFonts w:ascii="宋体" w:hAnsi="宋体" w:cs="宋体"/>
                <w:kern w:val="0"/>
              </w:rPr>
            </w:pPr>
            <w:r>
              <w:rPr>
                <w:rFonts w:ascii="宋体" w:hAnsi="宋体" w:cs="宋体"/>
                <w:color w:val="000000"/>
                <w:kern w:val="0"/>
              </w:rPr>
              <w:t>DR</w:t>
            </w:r>
          </w:p>
        </w:tc>
        <w:tc>
          <w:tcPr>
            <w:tcW w:w="992"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01F9CB5" w14:textId="77777777" w:rsidR="00A5471B" w:rsidRDefault="00A5471B" w:rsidP="00F21884">
            <w:pPr>
              <w:widowControl/>
              <w:jc w:val="center"/>
              <w:rPr>
                <w:rFonts w:ascii="宋体" w:hAnsi="宋体" w:cs="宋体"/>
                <w:kern w:val="0"/>
              </w:rPr>
            </w:pPr>
            <w:r>
              <w:rPr>
                <w:rFonts w:ascii="宋体" w:hAnsi="宋体" w:cs="宋体" w:hint="eastAsia"/>
                <w:color w:val="000000"/>
                <w:kern w:val="0"/>
              </w:rPr>
              <w:t>各币种</w:t>
            </w:r>
          </w:p>
        </w:tc>
        <w:tc>
          <w:tcPr>
            <w:tcW w:w="269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7CB92A3" w14:textId="77777777" w:rsidR="00A5471B" w:rsidRDefault="00A5471B" w:rsidP="00F21884">
            <w:pPr>
              <w:widowControl/>
              <w:jc w:val="center"/>
              <w:rPr>
                <w:rFonts w:ascii="宋体" w:hAnsi="宋体" w:cs="宋体"/>
                <w:kern w:val="0"/>
              </w:rPr>
            </w:pPr>
            <w:r>
              <w:rPr>
                <w:rFonts w:ascii="宋体" w:hAnsi="宋体" w:cs="宋体" w:hint="eastAsia"/>
                <w:kern w:val="0"/>
              </w:rPr>
              <w:t>收入科目</w:t>
            </w:r>
          </w:p>
        </w:tc>
        <w:tc>
          <w:tcPr>
            <w:tcW w:w="149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47C54A9C" w14:textId="77777777" w:rsidR="00A5471B" w:rsidRDefault="00A5471B" w:rsidP="00F21884">
            <w:pPr>
              <w:widowControl/>
              <w:jc w:val="center"/>
              <w:rPr>
                <w:rFonts w:ascii="宋体" w:hAnsi="宋体" w:cs="宋体"/>
                <w:kern w:val="0"/>
              </w:rPr>
            </w:pPr>
            <w:r>
              <w:rPr>
                <w:rFonts w:ascii="宋体" w:hAnsi="宋体" w:cs="宋体" w:hint="eastAsia"/>
                <w:kern w:val="0"/>
              </w:rPr>
              <w:t>损益余额</w:t>
            </w:r>
          </w:p>
        </w:tc>
      </w:tr>
      <w:tr w:rsidR="00A5471B" w14:paraId="357FE58A" w14:textId="77777777" w:rsidTr="00F21884">
        <w:trPr>
          <w:trHeight w:val="361"/>
        </w:trPr>
        <w:tc>
          <w:tcPr>
            <w:tcW w:w="1275"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062F446" w14:textId="77777777" w:rsidR="00A5471B" w:rsidRDefault="00A5471B" w:rsidP="00F21884">
            <w:pPr>
              <w:widowControl/>
              <w:jc w:val="center"/>
              <w:rPr>
                <w:rFonts w:ascii="宋体" w:hAnsi="宋体" w:cs="宋体"/>
                <w:kern w:val="0"/>
              </w:rPr>
            </w:pPr>
            <w:r>
              <w:rPr>
                <w:rFonts w:ascii="宋体" w:hAnsi="宋体" w:cs="宋体" w:hint="eastAsia"/>
                <w:kern w:val="0"/>
              </w:rPr>
              <w:t>行所</w:t>
            </w:r>
          </w:p>
        </w:tc>
        <w:tc>
          <w:tcPr>
            <w:tcW w:w="851"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3F41CF83" w14:textId="77777777" w:rsidR="00A5471B" w:rsidRDefault="00A5471B" w:rsidP="00F21884">
            <w:pPr>
              <w:widowControl/>
              <w:jc w:val="center"/>
              <w:rPr>
                <w:rFonts w:ascii="宋体" w:hAnsi="宋体" w:cs="宋体"/>
                <w:kern w:val="0"/>
              </w:rPr>
            </w:pPr>
            <w:r>
              <w:rPr>
                <w:rFonts w:ascii="宋体" w:hAnsi="宋体" w:cs="宋体"/>
                <w:color w:val="000000"/>
                <w:kern w:val="0"/>
              </w:rPr>
              <w:t>CR</w:t>
            </w:r>
          </w:p>
        </w:tc>
        <w:tc>
          <w:tcPr>
            <w:tcW w:w="992"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5AC2A343" w14:textId="77777777" w:rsidR="00A5471B" w:rsidRDefault="00A5471B" w:rsidP="00F21884">
            <w:pPr>
              <w:widowControl/>
              <w:jc w:val="center"/>
              <w:rPr>
                <w:rFonts w:ascii="宋体" w:hAnsi="宋体" w:cs="宋体"/>
                <w:kern w:val="0"/>
              </w:rPr>
            </w:pPr>
            <w:r>
              <w:rPr>
                <w:rFonts w:ascii="宋体" w:hAnsi="宋体" w:cs="宋体" w:hint="eastAsia"/>
                <w:color w:val="000000"/>
                <w:kern w:val="0"/>
              </w:rPr>
              <w:t>各币种</w:t>
            </w:r>
          </w:p>
        </w:tc>
        <w:tc>
          <w:tcPr>
            <w:tcW w:w="269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77FE36E6" w14:textId="0BFF3EE1" w:rsidR="00A5471B" w:rsidRDefault="00750AFE" w:rsidP="00F21884">
            <w:pPr>
              <w:widowControl/>
              <w:jc w:val="center"/>
              <w:rPr>
                <w:rFonts w:ascii="宋体" w:hAnsi="宋体" w:cs="宋体"/>
                <w:kern w:val="0"/>
              </w:rPr>
            </w:pPr>
            <w:r w:rsidRPr="000F7ED2">
              <w:rPr>
                <w:rFonts w:ascii="宋体" w:hAnsi="宋体" w:cs="宋体" w:hint="eastAsia"/>
                <w:kern w:val="0"/>
                <w:highlight w:val="yellow"/>
              </w:rPr>
              <w:t>指定科目</w:t>
            </w:r>
          </w:p>
        </w:tc>
        <w:tc>
          <w:tcPr>
            <w:tcW w:w="149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6E8D1588" w14:textId="77777777" w:rsidR="00A5471B" w:rsidRDefault="00A5471B" w:rsidP="00F21884">
            <w:pPr>
              <w:widowControl/>
              <w:jc w:val="center"/>
              <w:rPr>
                <w:rFonts w:ascii="宋体" w:hAnsi="宋体" w:cs="宋体"/>
                <w:kern w:val="0"/>
              </w:rPr>
            </w:pPr>
            <w:r>
              <w:rPr>
                <w:rFonts w:ascii="宋体" w:hAnsi="宋体" w:cs="宋体" w:hint="eastAsia"/>
                <w:kern w:val="0"/>
              </w:rPr>
              <w:t>损益余额</w:t>
            </w:r>
          </w:p>
        </w:tc>
      </w:tr>
    </w:tbl>
    <w:p w14:paraId="390AFA91" w14:textId="77777777" w:rsidR="00A5471B" w:rsidRDefault="00A5471B" w:rsidP="00A5471B">
      <w:pPr>
        <w:pStyle w:val="-31"/>
        <w:spacing w:line="360" w:lineRule="auto"/>
        <w:ind w:left="780" w:firstLineChars="0" w:firstLine="0"/>
        <w:rPr>
          <w:rFonts w:ascii="宋体" w:hAnsi="宋体"/>
          <w:kern w:val="0"/>
        </w:rPr>
      </w:pPr>
      <w:bookmarkStart w:id="128" w:name="OLE_LINK7"/>
    </w:p>
    <w:p w14:paraId="335B273B" w14:textId="38FDCABE" w:rsidR="00B878E3" w:rsidRPr="0048724C" w:rsidRDefault="00B878E3" w:rsidP="00B878E3">
      <w:pPr>
        <w:pStyle w:val="30"/>
        <w:rPr>
          <w:highlight w:val="yellow"/>
        </w:rPr>
      </w:pPr>
      <w:bookmarkStart w:id="129" w:name="_Toc454875419"/>
      <w:proofErr w:type="gramStart"/>
      <w:r w:rsidRPr="0048724C">
        <w:rPr>
          <w:rFonts w:hint="eastAsia"/>
          <w:highlight w:val="yellow"/>
        </w:rPr>
        <w:t>营改增业务</w:t>
      </w:r>
      <w:proofErr w:type="gramEnd"/>
      <w:r w:rsidRPr="0048724C">
        <w:rPr>
          <w:rFonts w:hint="eastAsia"/>
          <w:highlight w:val="yellow"/>
        </w:rPr>
        <w:t>规则</w:t>
      </w:r>
      <w:bookmarkEnd w:id="129"/>
    </w:p>
    <w:p w14:paraId="31BDAF1C" w14:textId="77777777" w:rsidR="00B878E3" w:rsidRPr="00860D08" w:rsidRDefault="00B878E3" w:rsidP="00A270EC">
      <w:pPr>
        <w:pStyle w:val="af6"/>
        <w:numPr>
          <w:ilvl w:val="3"/>
          <w:numId w:val="1"/>
        </w:numPr>
        <w:spacing w:before="156" w:after="156"/>
        <w:ind w:left="426" w:hanging="437"/>
      </w:pPr>
      <w:bookmarkStart w:id="130" w:name="_Toc446424922"/>
      <w:r>
        <w:rPr>
          <w:rFonts w:hint="eastAsia"/>
        </w:rPr>
        <w:t>增值税种类</w:t>
      </w:r>
      <w:bookmarkEnd w:id="130"/>
    </w:p>
    <w:p w14:paraId="54F3907A" w14:textId="77777777" w:rsidR="00B878E3" w:rsidRDefault="00B878E3" w:rsidP="00B878E3">
      <w:pPr>
        <w:pStyle w:val="ordinary-output"/>
        <w:shd w:val="clear" w:color="auto" w:fill="FEFEFE"/>
        <w:spacing w:before="0" w:beforeAutospacing="0" w:after="0" w:line="360" w:lineRule="auto"/>
        <w:ind w:left="420"/>
        <w:rPr>
          <w:rFonts w:ascii="Arial" w:hAnsi="Arial" w:cs="Arial"/>
          <w:sz w:val="21"/>
          <w:szCs w:val="22"/>
          <w:lang w:val="en-GB"/>
        </w:rPr>
      </w:pPr>
      <w:r>
        <w:rPr>
          <w:rFonts w:ascii="Arial" w:hAnsi="Arial" w:cs="Arial"/>
          <w:sz w:val="21"/>
          <w:szCs w:val="22"/>
          <w:lang w:val="en-GB"/>
        </w:rPr>
        <w:t>银行增值税涉及的税率种类如下</w:t>
      </w:r>
      <w:r>
        <w:rPr>
          <w:rFonts w:ascii="Arial" w:hAnsi="Arial" w:cs="Arial" w:hint="eastAsia"/>
          <w:sz w:val="21"/>
          <w:szCs w:val="22"/>
          <w:lang w:val="en-GB"/>
        </w:rPr>
        <w:t>：</w:t>
      </w:r>
    </w:p>
    <w:tbl>
      <w:tblPr>
        <w:tblW w:w="83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3"/>
        <w:gridCol w:w="901"/>
        <w:gridCol w:w="6266"/>
      </w:tblGrid>
      <w:tr w:rsidR="00DB6FE5" w:rsidRPr="00185BB1" w14:paraId="453EE3C1" w14:textId="77777777" w:rsidTr="00A270EC">
        <w:trPr>
          <w:trHeight w:val="270"/>
          <w:jc w:val="center"/>
        </w:trPr>
        <w:tc>
          <w:tcPr>
            <w:tcW w:w="1163" w:type="dxa"/>
            <w:tcBorders>
              <w:top w:val="single" w:sz="4" w:space="0" w:color="auto"/>
              <w:bottom w:val="single" w:sz="6" w:space="0" w:color="auto"/>
            </w:tcBorders>
            <w:shd w:val="clear" w:color="auto" w:fill="D9D9D9" w:themeFill="background1" w:themeFillShade="D9"/>
            <w:noWrap/>
            <w:vAlign w:val="center"/>
            <w:hideMark/>
          </w:tcPr>
          <w:p w14:paraId="2AAB6D73" w14:textId="77777777" w:rsidR="00DB6FE5" w:rsidRDefault="00DB6FE5" w:rsidP="00B878E3">
            <w:pPr>
              <w:widowControl/>
              <w:spacing w:line="360" w:lineRule="auto"/>
              <w:jc w:val="center"/>
              <w:rPr>
                <w:rFonts w:ascii="宋体" w:hAnsi="宋体" w:cs="宋体"/>
                <w:b/>
                <w:color w:val="000000"/>
                <w:kern w:val="0"/>
                <w:sz w:val="22"/>
              </w:rPr>
            </w:pPr>
            <w:r w:rsidRPr="00A270EC">
              <w:rPr>
                <w:rFonts w:ascii="宋体" w:hAnsi="宋体" w:cs="宋体" w:hint="eastAsia"/>
                <w:b/>
                <w:color w:val="000000"/>
                <w:kern w:val="0"/>
                <w:sz w:val="22"/>
              </w:rPr>
              <w:t>增值税</w:t>
            </w:r>
          </w:p>
          <w:p w14:paraId="1EFA77DB" w14:textId="0D92AF72" w:rsidR="00DB6FE5" w:rsidRPr="005C3EC8" w:rsidRDefault="00DB6FE5" w:rsidP="00B878E3">
            <w:pPr>
              <w:widowControl/>
              <w:spacing w:line="360" w:lineRule="auto"/>
              <w:jc w:val="center"/>
              <w:rPr>
                <w:rFonts w:ascii="宋体" w:hAnsi="宋体" w:cs="宋体"/>
                <w:b/>
                <w:color w:val="000000"/>
                <w:kern w:val="0"/>
                <w:sz w:val="22"/>
              </w:rPr>
            </w:pPr>
            <w:r w:rsidRPr="005C3EC8">
              <w:rPr>
                <w:rFonts w:ascii="宋体" w:hAnsi="宋体" w:cs="宋体" w:hint="eastAsia"/>
                <w:b/>
                <w:color w:val="000000"/>
                <w:kern w:val="0"/>
                <w:sz w:val="22"/>
              </w:rPr>
              <w:t>税率</w:t>
            </w:r>
          </w:p>
        </w:tc>
        <w:tc>
          <w:tcPr>
            <w:tcW w:w="901" w:type="dxa"/>
            <w:tcBorders>
              <w:top w:val="single" w:sz="4" w:space="0" w:color="auto"/>
              <w:bottom w:val="single" w:sz="6" w:space="0" w:color="auto"/>
            </w:tcBorders>
            <w:shd w:val="clear" w:color="auto" w:fill="D9D9D9" w:themeFill="background1" w:themeFillShade="D9"/>
            <w:vAlign w:val="center"/>
          </w:tcPr>
          <w:p w14:paraId="10362268" w14:textId="4F6153A6" w:rsidR="00DB6FE5" w:rsidRPr="00A270EC" w:rsidRDefault="00DB6FE5" w:rsidP="00B878E3">
            <w:pPr>
              <w:widowControl/>
              <w:spacing w:line="360" w:lineRule="auto"/>
              <w:jc w:val="center"/>
              <w:rPr>
                <w:rFonts w:ascii="宋体" w:hAnsi="宋体" w:cs="宋体"/>
                <w:b/>
                <w:color w:val="000000"/>
                <w:kern w:val="0"/>
                <w:sz w:val="22"/>
              </w:rPr>
            </w:pPr>
            <w:r>
              <w:rPr>
                <w:rFonts w:ascii="宋体" w:hAnsi="宋体" w:cs="宋体" w:hint="eastAsia"/>
                <w:b/>
                <w:color w:val="000000"/>
                <w:kern w:val="0"/>
                <w:sz w:val="22"/>
              </w:rPr>
              <w:t>增值税代码</w:t>
            </w:r>
          </w:p>
        </w:tc>
        <w:tc>
          <w:tcPr>
            <w:tcW w:w="6266" w:type="dxa"/>
            <w:tcBorders>
              <w:top w:val="single" w:sz="4" w:space="0" w:color="auto"/>
              <w:bottom w:val="single" w:sz="6" w:space="0" w:color="auto"/>
            </w:tcBorders>
            <w:shd w:val="clear" w:color="auto" w:fill="D9D9D9" w:themeFill="background1" w:themeFillShade="D9"/>
            <w:noWrap/>
            <w:vAlign w:val="center"/>
            <w:hideMark/>
          </w:tcPr>
          <w:p w14:paraId="09D4D6BE" w14:textId="0EF60BFA" w:rsidR="00DB6FE5" w:rsidRPr="00A270EC" w:rsidRDefault="00DB6FE5" w:rsidP="00B878E3">
            <w:pPr>
              <w:widowControl/>
              <w:spacing w:line="360" w:lineRule="auto"/>
              <w:jc w:val="center"/>
              <w:rPr>
                <w:rFonts w:ascii="宋体" w:hAnsi="宋体" w:cs="宋体"/>
                <w:b/>
                <w:color w:val="000000"/>
                <w:kern w:val="0"/>
                <w:sz w:val="22"/>
              </w:rPr>
            </w:pPr>
            <w:r w:rsidRPr="00A270EC">
              <w:rPr>
                <w:rFonts w:ascii="宋体" w:hAnsi="宋体" w:cs="宋体" w:hint="eastAsia"/>
                <w:b/>
                <w:color w:val="000000"/>
                <w:kern w:val="0"/>
                <w:sz w:val="22"/>
              </w:rPr>
              <w:t>业务类型</w:t>
            </w:r>
          </w:p>
        </w:tc>
      </w:tr>
      <w:tr w:rsidR="00DB6FE5" w:rsidRPr="00185BB1" w14:paraId="76479DD9" w14:textId="77777777" w:rsidTr="00A270EC">
        <w:trPr>
          <w:trHeight w:val="270"/>
          <w:jc w:val="center"/>
        </w:trPr>
        <w:tc>
          <w:tcPr>
            <w:tcW w:w="1163" w:type="dxa"/>
            <w:tcBorders>
              <w:top w:val="single" w:sz="6" w:space="0" w:color="auto"/>
            </w:tcBorders>
            <w:shd w:val="clear" w:color="auto" w:fill="auto"/>
            <w:noWrap/>
            <w:vAlign w:val="center"/>
            <w:hideMark/>
          </w:tcPr>
          <w:p w14:paraId="18B44DD0" w14:textId="77777777" w:rsidR="00DB6FE5" w:rsidRPr="007E4DA5" w:rsidRDefault="00DB6FE5" w:rsidP="00B878E3">
            <w:pPr>
              <w:widowControl/>
              <w:spacing w:line="360" w:lineRule="auto"/>
              <w:jc w:val="center"/>
              <w:rPr>
                <w:rFonts w:ascii="宋体" w:hAnsi="宋体" w:cs="宋体"/>
                <w:color w:val="000000"/>
                <w:kern w:val="0"/>
                <w:sz w:val="22"/>
              </w:rPr>
            </w:pPr>
            <w:r w:rsidRPr="007E4DA5">
              <w:rPr>
                <w:rFonts w:ascii="宋体" w:hAnsi="宋体" w:cs="宋体" w:hint="eastAsia"/>
                <w:color w:val="000000"/>
                <w:kern w:val="0"/>
                <w:sz w:val="22"/>
              </w:rPr>
              <w:t>0%</w:t>
            </w:r>
          </w:p>
        </w:tc>
        <w:tc>
          <w:tcPr>
            <w:tcW w:w="901" w:type="dxa"/>
            <w:tcBorders>
              <w:top w:val="single" w:sz="6" w:space="0" w:color="auto"/>
            </w:tcBorders>
            <w:vAlign w:val="center"/>
          </w:tcPr>
          <w:p w14:paraId="373E079B" w14:textId="63D2D9B9" w:rsidR="00DB6FE5" w:rsidRPr="007E4DA5" w:rsidRDefault="00DB6FE5" w:rsidP="00A270EC">
            <w:pPr>
              <w:widowControl/>
              <w:spacing w:line="360" w:lineRule="auto"/>
              <w:jc w:val="center"/>
              <w:rPr>
                <w:rFonts w:ascii="宋体" w:hAnsi="宋体" w:cs="宋体"/>
                <w:color w:val="000000"/>
                <w:kern w:val="0"/>
                <w:sz w:val="22"/>
              </w:rPr>
            </w:pPr>
            <w:r>
              <w:rPr>
                <w:rFonts w:ascii="宋体" w:hAnsi="宋体" w:cs="宋体" w:hint="eastAsia"/>
                <w:color w:val="000000"/>
                <w:kern w:val="0"/>
                <w:sz w:val="22"/>
              </w:rPr>
              <w:t>VAT001</w:t>
            </w:r>
          </w:p>
        </w:tc>
        <w:tc>
          <w:tcPr>
            <w:tcW w:w="6266" w:type="dxa"/>
            <w:tcBorders>
              <w:top w:val="single" w:sz="6" w:space="0" w:color="auto"/>
            </w:tcBorders>
            <w:shd w:val="clear" w:color="auto" w:fill="auto"/>
            <w:noWrap/>
            <w:vAlign w:val="center"/>
            <w:hideMark/>
          </w:tcPr>
          <w:p w14:paraId="5819F137" w14:textId="0BB7CFAB" w:rsidR="00DB6FE5" w:rsidRPr="007E4DA5" w:rsidRDefault="00C40D10" w:rsidP="00C40D10">
            <w:pPr>
              <w:widowControl/>
              <w:spacing w:line="360" w:lineRule="auto"/>
              <w:rPr>
                <w:rFonts w:ascii="宋体" w:hAnsi="宋体" w:cs="宋体"/>
                <w:color w:val="000000"/>
                <w:kern w:val="0"/>
              </w:rPr>
            </w:pPr>
            <w:r>
              <w:rPr>
                <w:rFonts w:ascii="宋体" w:hAnsi="宋体" w:cs="宋体" w:hint="eastAsia"/>
                <w:color w:val="000000"/>
                <w:kern w:val="0"/>
                <w:sz w:val="22"/>
              </w:rPr>
              <w:t>国债、地方债利息收入，金融</w:t>
            </w:r>
            <w:r w:rsidR="00DB6FE5" w:rsidRPr="007E4DA5">
              <w:rPr>
                <w:rFonts w:ascii="宋体" w:hAnsi="宋体" w:cs="宋体" w:hint="eastAsia"/>
                <w:color w:val="000000"/>
                <w:kern w:val="0"/>
                <w:sz w:val="22"/>
              </w:rPr>
              <w:t>同业</w:t>
            </w:r>
            <w:r>
              <w:rPr>
                <w:rFonts w:ascii="宋体" w:hAnsi="宋体" w:cs="宋体" w:hint="eastAsia"/>
                <w:color w:val="000000"/>
                <w:kern w:val="0"/>
                <w:sz w:val="22"/>
              </w:rPr>
              <w:t>往来</w:t>
            </w:r>
            <w:r w:rsidR="00DB6FE5" w:rsidRPr="007E4DA5">
              <w:rPr>
                <w:rFonts w:ascii="宋体" w:hAnsi="宋体" w:cs="宋体" w:hint="eastAsia"/>
                <w:color w:val="000000"/>
                <w:kern w:val="0"/>
                <w:sz w:val="22"/>
              </w:rPr>
              <w:t>利息收入</w:t>
            </w:r>
            <w:r w:rsidR="00DB6FE5">
              <w:rPr>
                <w:rFonts w:ascii="宋体" w:hAnsi="宋体" w:cs="宋体" w:hint="eastAsia"/>
                <w:color w:val="000000"/>
                <w:kern w:val="0"/>
                <w:sz w:val="22"/>
              </w:rPr>
              <w:t>、</w:t>
            </w:r>
            <w:r>
              <w:rPr>
                <w:rFonts w:ascii="宋体" w:hAnsi="宋体" w:cs="宋体" w:hint="eastAsia"/>
                <w:color w:val="000000"/>
                <w:kern w:val="0"/>
                <w:sz w:val="22"/>
              </w:rPr>
              <w:t>系统内拆放利息收入</w:t>
            </w:r>
          </w:p>
        </w:tc>
      </w:tr>
      <w:tr w:rsidR="00DB6FE5" w:rsidRPr="00185BB1" w14:paraId="1CB740B8" w14:textId="77777777" w:rsidTr="00A270EC">
        <w:trPr>
          <w:trHeight w:val="270"/>
          <w:jc w:val="center"/>
        </w:trPr>
        <w:tc>
          <w:tcPr>
            <w:tcW w:w="1163" w:type="dxa"/>
            <w:shd w:val="clear" w:color="auto" w:fill="auto"/>
            <w:noWrap/>
            <w:vAlign w:val="center"/>
            <w:hideMark/>
          </w:tcPr>
          <w:p w14:paraId="347F89FD" w14:textId="77777777" w:rsidR="00DB6FE5" w:rsidRPr="007E4DA5" w:rsidRDefault="00DB6FE5" w:rsidP="00B878E3">
            <w:pPr>
              <w:widowControl/>
              <w:spacing w:line="360" w:lineRule="auto"/>
              <w:jc w:val="center"/>
              <w:rPr>
                <w:rFonts w:ascii="宋体" w:hAnsi="宋体" w:cs="宋体"/>
                <w:color w:val="000000"/>
                <w:kern w:val="0"/>
                <w:sz w:val="22"/>
              </w:rPr>
            </w:pPr>
            <w:r w:rsidRPr="007E4DA5">
              <w:rPr>
                <w:rFonts w:ascii="宋体" w:hAnsi="宋体" w:cs="宋体" w:hint="eastAsia"/>
                <w:color w:val="000000"/>
                <w:kern w:val="0"/>
                <w:sz w:val="22"/>
              </w:rPr>
              <w:t>6%</w:t>
            </w:r>
          </w:p>
        </w:tc>
        <w:tc>
          <w:tcPr>
            <w:tcW w:w="901" w:type="dxa"/>
            <w:vAlign w:val="center"/>
          </w:tcPr>
          <w:p w14:paraId="34DC33CC" w14:textId="2AF786EB" w:rsidR="00DB6FE5" w:rsidRPr="007E4DA5" w:rsidRDefault="00DB6FE5" w:rsidP="00A270EC">
            <w:pPr>
              <w:widowControl/>
              <w:spacing w:line="360" w:lineRule="auto"/>
              <w:jc w:val="center"/>
              <w:rPr>
                <w:rFonts w:ascii="宋体" w:hAnsi="宋体" w:cs="宋体"/>
                <w:color w:val="000000"/>
                <w:kern w:val="0"/>
                <w:sz w:val="22"/>
              </w:rPr>
            </w:pPr>
            <w:r>
              <w:rPr>
                <w:rFonts w:ascii="宋体" w:hAnsi="宋体" w:cs="宋体" w:hint="eastAsia"/>
                <w:color w:val="000000"/>
                <w:kern w:val="0"/>
                <w:sz w:val="22"/>
              </w:rPr>
              <w:t>VAT002</w:t>
            </w:r>
          </w:p>
        </w:tc>
        <w:tc>
          <w:tcPr>
            <w:tcW w:w="6266" w:type="dxa"/>
            <w:shd w:val="clear" w:color="auto" w:fill="auto"/>
            <w:noWrap/>
            <w:vAlign w:val="center"/>
            <w:hideMark/>
          </w:tcPr>
          <w:p w14:paraId="1BDD8801" w14:textId="2377656C" w:rsidR="00DB6FE5" w:rsidRPr="007E4DA5" w:rsidRDefault="00C40D10" w:rsidP="00B878E3">
            <w:pPr>
              <w:widowControl/>
              <w:spacing w:line="360" w:lineRule="auto"/>
              <w:rPr>
                <w:rFonts w:ascii="宋体" w:hAnsi="宋体" w:cs="宋体"/>
                <w:color w:val="000000"/>
                <w:kern w:val="0"/>
                <w:sz w:val="22"/>
              </w:rPr>
            </w:pPr>
            <w:r>
              <w:rPr>
                <w:rFonts w:ascii="宋体" w:hAnsi="宋体" w:cs="宋体" w:hint="eastAsia"/>
                <w:color w:val="000000"/>
                <w:kern w:val="0"/>
                <w:sz w:val="22"/>
              </w:rPr>
              <w:t>直接收费金融服务、金融商品转让、贷款服务</w:t>
            </w:r>
          </w:p>
        </w:tc>
      </w:tr>
      <w:tr w:rsidR="00DB6FE5" w:rsidRPr="00185BB1" w14:paraId="69E69AC4" w14:textId="77777777" w:rsidTr="00A270EC">
        <w:trPr>
          <w:trHeight w:val="270"/>
          <w:jc w:val="center"/>
        </w:trPr>
        <w:tc>
          <w:tcPr>
            <w:tcW w:w="1163" w:type="dxa"/>
            <w:shd w:val="clear" w:color="auto" w:fill="auto"/>
            <w:noWrap/>
            <w:vAlign w:val="center"/>
          </w:tcPr>
          <w:p w14:paraId="75E1CAE3" w14:textId="4ED95519" w:rsidR="00DB6FE5" w:rsidRPr="007E4DA5" w:rsidRDefault="00DB6FE5" w:rsidP="00B878E3">
            <w:pPr>
              <w:widowControl/>
              <w:spacing w:line="360" w:lineRule="auto"/>
              <w:jc w:val="center"/>
              <w:rPr>
                <w:rFonts w:ascii="宋体" w:hAnsi="宋体" w:cs="宋体"/>
                <w:color w:val="000000"/>
                <w:kern w:val="0"/>
                <w:sz w:val="22"/>
              </w:rPr>
            </w:pPr>
            <w:r>
              <w:rPr>
                <w:rFonts w:ascii="宋体" w:hAnsi="宋体" w:cs="宋体" w:hint="eastAsia"/>
                <w:color w:val="000000"/>
                <w:kern w:val="0"/>
                <w:sz w:val="22"/>
              </w:rPr>
              <w:t>11%</w:t>
            </w:r>
          </w:p>
        </w:tc>
        <w:tc>
          <w:tcPr>
            <w:tcW w:w="901" w:type="dxa"/>
            <w:vAlign w:val="center"/>
          </w:tcPr>
          <w:p w14:paraId="0BB1C276" w14:textId="74FFB0BF" w:rsidR="00DB6FE5" w:rsidRPr="00756835" w:rsidRDefault="00DB6FE5" w:rsidP="00A270EC">
            <w:pPr>
              <w:widowControl/>
              <w:spacing w:line="360" w:lineRule="auto"/>
              <w:jc w:val="center"/>
              <w:rPr>
                <w:rFonts w:ascii="宋体" w:hAnsi="宋体" w:cs="宋体"/>
                <w:color w:val="000000"/>
                <w:kern w:val="0"/>
                <w:sz w:val="22"/>
              </w:rPr>
            </w:pPr>
            <w:r>
              <w:rPr>
                <w:rFonts w:ascii="宋体" w:hAnsi="宋体" w:cs="宋体" w:hint="eastAsia"/>
                <w:color w:val="000000"/>
                <w:kern w:val="0"/>
                <w:sz w:val="22"/>
              </w:rPr>
              <w:t>VAT003</w:t>
            </w:r>
          </w:p>
        </w:tc>
        <w:tc>
          <w:tcPr>
            <w:tcW w:w="6266" w:type="dxa"/>
            <w:shd w:val="clear" w:color="auto" w:fill="auto"/>
            <w:noWrap/>
            <w:vAlign w:val="center"/>
          </w:tcPr>
          <w:p w14:paraId="72315714" w14:textId="7EBBF4F8" w:rsidR="00DB6FE5" w:rsidRPr="007E4DA5" w:rsidRDefault="00DB6FE5" w:rsidP="00B878E3">
            <w:pPr>
              <w:widowControl/>
              <w:spacing w:line="360" w:lineRule="auto"/>
              <w:rPr>
                <w:rFonts w:ascii="宋体" w:hAnsi="宋体" w:cs="宋体"/>
                <w:color w:val="000000"/>
                <w:kern w:val="0"/>
                <w:sz w:val="22"/>
              </w:rPr>
            </w:pPr>
            <w:r w:rsidRPr="00756835">
              <w:rPr>
                <w:rFonts w:ascii="宋体" w:hAnsi="宋体" w:cs="宋体" w:hint="eastAsia"/>
                <w:color w:val="000000"/>
                <w:kern w:val="0"/>
                <w:sz w:val="22"/>
              </w:rPr>
              <w:t>投资性房地产租赁收入</w:t>
            </w:r>
          </w:p>
        </w:tc>
      </w:tr>
      <w:tr w:rsidR="00DB6FE5" w:rsidRPr="00185BB1" w14:paraId="37EDC9C2" w14:textId="77777777" w:rsidTr="00A270EC">
        <w:trPr>
          <w:trHeight w:val="270"/>
          <w:jc w:val="center"/>
        </w:trPr>
        <w:tc>
          <w:tcPr>
            <w:tcW w:w="1163" w:type="dxa"/>
            <w:shd w:val="clear" w:color="auto" w:fill="auto"/>
            <w:noWrap/>
            <w:vAlign w:val="center"/>
            <w:hideMark/>
          </w:tcPr>
          <w:p w14:paraId="3D3A88B8" w14:textId="77777777" w:rsidR="00DB6FE5" w:rsidRPr="007E4DA5" w:rsidRDefault="00DB6FE5" w:rsidP="00B878E3">
            <w:pPr>
              <w:widowControl/>
              <w:spacing w:line="360" w:lineRule="auto"/>
              <w:jc w:val="center"/>
              <w:rPr>
                <w:rFonts w:ascii="宋体" w:hAnsi="宋体" w:cs="宋体"/>
                <w:color w:val="000000"/>
                <w:kern w:val="0"/>
                <w:sz w:val="22"/>
              </w:rPr>
            </w:pPr>
            <w:r w:rsidRPr="007E4DA5">
              <w:rPr>
                <w:rFonts w:ascii="宋体" w:hAnsi="宋体" w:cs="宋体" w:hint="eastAsia"/>
                <w:color w:val="000000"/>
                <w:kern w:val="0"/>
                <w:sz w:val="22"/>
              </w:rPr>
              <w:t>17%</w:t>
            </w:r>
          </w:p>
        </w:tc>
        <w:tc>
          <w:tcPr>
            <w:tcW w:w="901" w:type="dxa"/>
            <w:vAlign w:val="center"/>
          </w:tcPr>
          <w:p w14:paraId="20FF27B2" w14:textId="102C8541" w:rsidR="00DB6FE5" w:rsidRPr="00756835" w:rsidRDefault="00DB6FE5" w:rsidP="00A270EC">
            <w:pPr>
              <w:widowControl/>
              <w:spacing w:line="360" w:lineRule="auto"/>
              <w:jc w:val="center"/>
              <w:rPr>
                <w:rFonts w:ascii="宋体" w:hAnsi="宋体" w:cs="宋体"/>
                <w:color w:val="000000"/>
                <w:kern w:val="0"/>
                <w:sz w:val="22"/>
              </w:rPr>
            </w:pPr>
            <w:r>
              <w:rPr>
                <w:rFonts w:ascii="宋体" w:hAnsi="宋体" w:cs="宋体" w:hint="eastAsia"/>
                <w:color w:val="000000"/>
                <w:kern w:val="0"/>
                <w:sz w:val="22"/>
              </w:rPr>
              <w:t>VAT004</w:t>
            </w:r>
          </w:p>
        </w:tc>
        <w:tc>
          <w:tcPr>
            <w:tcW w:w="6266" w:type="dxa"/>
            <w:shd w:val="clear" w:color="auto" w:fill="auto"/>
            <w:noWrap/>
            <w:vAlign w:val="center"/>
            <w:hideMark/>
          </w:tcPr>
          <w:p w14:paraId="099BC553" w14:textId="101F9C19" w:rsidR="00DB6FE5" w:rsidRPr="007E4DA5" w:rsidRDefault="00DB6FE5" w:rsidP="00F80A5F">
            <w:pPr>
              <w:widowControl/>
              <w:spacing w:line="360" w:lineRule="auto"/>
              <w:rPr>
                <w:rFonts w:ascii="宋体" w:hAnsi="宋体" w:cs="宋体"/>
                <w:color w:val="000000"/>
                <w:kern w:val="0"/>
                <w:sz w:val="22"/>
              </w:rPr>
            </w:pPr>
            <w:r w:rsidRPr="00756835">
              <w:rPr>
                <w:rFonts w:ascii="宋体" w:hAnsi="宋体" w:cs="宋体" w:hint="eastAsia"/>
                <w:color w:val="000000"/>
                <w:kern w:val="0"/>
                <w:sz w:val="22"/>
              </w:rPr>
              <w:t>自营</w:t>
            </w:r>
            <w:r>
              <w:rPr>
                <w:rFonts w:ascii="宋体" w:hAnsi="宋体" w:cs="宋体" w:hint="eastAsia"/>
                <w:color w:val="000000"/>
                <w:kern w:val="0"/>
                <w:sz w:val="22"/>
              </w:rPr>
              <w:t>/代销</w:t>
            </w:r>
            <w:r w:rsidRPr="00756835">
              <w:rPr>
                <w:rFonts w:ascii="宋体" w:hAnsi="宋体" w:cs="宋体" w:hint="eastAsia"/>
                <w:color w:val="000000"/>
                <w:kern w:val="0"/>
                <w:sz w:val="22"/>
              </w:rPr>
              <w:t>贵金属收入</w:t>
            </w:r>
            <w:r w:rsidR="000019E2">
              <w:rPr>
                <w:rFonts w:ascii="宋体" w:hAnsi="宋体" w:cs="宋体" w:hint="eastAsia"/>
                <w:color w:val="000000"/>
                <w:kern w:val="0"/>
                <w:sz w:val="22"/>
              </w:rPr>
              <w:t>，包括</w:t>
            </w:r>
            <w:r w:rsidR="000019E2" w:rsidRPr="007E4DA5">
              <w:rPr>
                <w:rFonts w:ascii="宋体" w:hAnsi="宋体" w:cs="宋体" w:hint="eastAsia"/>
                <w:color w:val="000000"/>
                <w:kern w:val="0"/>
                <w:sz w:val="22"/>
              </w:rPr>
              <w:t>工本费收入</w:t>
            </w:r>
            <w:r w:rsidR="000019E2">
              <w:rPr>
                <w:rFonts w:ascii="宋体" w:hAnsi="宋体" w:cs="宋体" w:hint="eastAsia"/>
                <w:color w:val="000000"/>
                <w:kern w:val="0"/>
                <w:sz w:val="22"/>
              </w:rPr>
              <w:t>如</w:t>
            </w:r>
            <w:r w:rsidR="003C0052">
              <w:rPr>
                <w:rFonts w:ascii="宋体" w:hAnsi="宋体" w:cs="宋体" w:hint="eastAsia"/>
                <w:color w:val="000000"/>
                <w:kern w:val="0"/>
                <w:sz w:val="22"/>
              </w:rPr>
              <w:t>出售凭证、对账单、</w:t>
            </w:r>
            <w:r w:rsidR="000019E2" w:rsidRPr="007E4DA5">
              <w:rPr>
                <w:rFonts w:ascii="宋体" w:hAnsi="宋体" w:cs="宋体" w:hint="eastAsia"/>
                <w:color w:val="000000"/>
                <w:kern w:val="0"/>
                <w:sz w:val="22"/>
              </w:rPr>
              <w:t>Ukey等工本费</w:t>
            </w:r>
            <w:r w:rsidR="000019E2">
              <w:rPr>
                <w:rFonts w:ascii="宋体" w:hAnsi="宋体" w:cs="宋体" w:hint="eastAsia"/>
                <w:color w:val="000000"/>
                <w:kern w:val="0"/>
                <w:sz w:val="22"/>
              </w:rPr>
              <w:t>。</w:t>
            </w:r>
          </w:p>
        </w:tc>
      </w:tr>
    </w:tbl>
    <w:p w14:paraId="3861F1B1" w14:textId="77777777" w:rsidR="00B878E3" w:rsidRDefault="00B878E3" w:rsidP="00B878E3">
      <w:pPr>
        <w:pStyle w:val="ordinary-output"/>
        <w:shd w:val="clear" w:color="auto" w:fill="FEFEFE"/>
        <w:spacing w:before="0" w:beforeAutospacing="0" w:after="0" w:line="360" w:lineRule="auto"/>
        <w:ind w:left="420"/>
        <w:rPr>
          <w:rFonts w:ascii="Arial" w:hAnsi="Arial" w:cs="Arial"/>
          <w:sz w:val="21"/>
          <w:szCs w:val="22"/>
        </w:rPr>
      </w:pPr>
    </w:p>
    <w:p w14:paraId="7490F0FA" w14:textId="5CB93D9B" w:rsidR="00C40D10" w:rsidRDefault="00C40D10" w:rsidP="00B878E3">
      <w:pPr>
        <w:pStyle w:val="ordinary-output"/>
        <w:shd w:val="clear" w:color="auto" w:fill="FEFEFE"/>
        <w:spacing w:before="0" w:beforeAutospacing="0" w:after="0" w:line="360" w:lineRule="auto"/>
        <w:ind w:left="420"/>
        <w:rPr>
          <w:rFonts w:ascii="Arial" w:hAnsi="Arial" w:cs="Arial"/>
          <w:sz w:val="21"/>
          <w:szCs w:val="22"/>
        </w:rPr>
      </w:pPr>
      <w:r>
        <w:rPr>
          <w:rFonts w:ascii="Arial" w:hAnsi="Arial" w:cs="Arial"/>
          <w:sz w:val="21"/>
          <w:szCs w:val="22"/>
        </w:rPr>
        <w:t>其中核心系统涉及的税率种类主要是</w:t>
      </w:r>
      <w:r>
        <w:rPr>
          <w:rFonts w:ascii="Arial" w:hAnsi="Arial" w:cs="Arial" w:hint="eastAsia"/>
          <w:sz w:val="21"/>
          <w:szCs w:val="22"/>
        </w:rPr>
        <w:t>：</w:t>
      </w:r>
      <w:r>
        <w:rPr>
          <w:rFonts w:ascii="Arial" w:hAnsi="Arial" w:cs="Arial" w:hint="eastAsia"/>
          <w:sz w:val="21"/>
          <w:szCs w:val="22"/>
        </w:rPr>
        <w:t>0%</w:t>
      </w:r>
      <w:r>
        <w:rPr>
          <w:rFonts w:ascii="Arial" w:hAnsi="Arial" w:cs="Arial" w:hint="eastAsia"/>
          <w:sz w:val="21"/>
          <w:szCs w:val="22"/>
        </w:rPr>
        <w:t>、</w:t>
      </w:r>
      <w:r>
        <w:rPr>
          <w:rFonts w:ascii="Arial" w:hAnsi="Arial" w:cs="Arial" w:hint="eastAsia"/>
          <w:sz w:val="21"/>
          <w:szCs w:val="22"/>
        </w:rPr>
        <w:t>6%</w:t>
      </w:r>
      <w:r w:rsidR="000019E2">
        <w:rPr>
          <w:rFonts w:ascii="Arial" w:hAnsi="Arial" w:cs="Arial" w:hint="eastAsia"/>
          <w:sz w:val="21"/>
          <w:szCs w:val="22"/>
        </w:rPr>
        <w:t>、</w:t>
      </w:r>
      <w:r w:rsidR="000019E2">
        <w:rPr>
          <w:rFonts w:ascii="Arial" w:hAnsi="Arial" w:cs="Arial" w:hint="eastAsia"/>
          <w:sz w:val="21"/>
          <w:szCs w:val="22"/>
        </w:rPr>
        <w:t>1</w:t>
      </w:r>
      <w:r w:rsidR="000019E2">
        <w:rPr>
          <w:rFonts w:ascii="Arial" w:hAnsi="Arial" w:cs="Arial"/>
          <w:sz w:val="21"/>
          <w:szCs w:val="22"/>
        </w:rPr>
        <w:t>7</w:t>
      </w:r>
      <w:r w:rsidR="000019E2">
        <w:rPr>
          <w:rFonts w:ascii="Arial" w:hAnsi="Arial" w:cs="Arial" w:hint="eastAsia"/>
          <w:sz w:val="21"/>
          <w:szCs w:val="22"/>
        </w:rPr>
        <w:t>%</w:t>
      </w:r>
      <w:r>
        <w:rPr>
          <w:rFonts w:ascii="Arial" w:hAnsi="Arial" w:cs="Arial" w:hint="eastAsia"/>
          <w:sz w:val="21"/>
          <w:szCs w:val="22"/>
        </w:rPr>
        <w:t>。</w:t>
      </w:r>
    </w:p>
    <w:p w14:paraId="7011D4A7" w14:textId="04A60E12" w:rsidR="00B878E3" w:rsidRPr="00A270EC" w:rsidRDefault="00B878E3" w:rsidP="00A270EC">
      <w:pPr>
        <w:spacing w:line="360" w:lineRule="auto"/>
        <w:ind w:firstLineChars="200" w:firstLine="420"/>
        <w:rPr>
          <w:rFonts w:ascii="宋体" w:hAnsi="宋体"/>
        </w:rPr>
      </w:pPr>
      <w:r w:rsidRPr="00A270EC">
        <w:rPr>
          <w:rFonts w:ascii="宋体" w:hAnsi="宋体" w:hint="eastAsia"/>
        </w:rPr>
        <w:t>核心业务平台提供增值税率代码信息维护，</w:t>
      </w:r>
      <w:r w:rsidRPr="00A270EC">
        <w:rPr>
          <w:rFonts w:ascii="宋体" w:hAnsi="宋体"/>
        </w:rPr>
        <w:t>用于维护税率种类及对应税率数值的</w:t>
      </w:r>
      <w:r w:rsidRPr="00A270EC">
        <w:rPr>
          <w:rFonts w:ascii="宋体" w:hAnsi="宋体" w:hint="eastAsia"/>
        </w:rPr>
        <w:t>关系</w:t>
      </w:r>
      <w:r>
        <w:rPr>
          <w:rFonts w:ascii="宋体" w:hAnsi="宋体" w:hint="eastAsia"/>
        </w:rPr>
        <w:t>。</w:t>
      </w:r>
    </w:p>
    <w:p w14:paraId="2081E174" w14:textId="77777777" w:rsidR="00B878E3" w:rsidRDefault="00B878E3" w:rsidP="00A270EC">
      <w:pPr>
        <w:pStyle w:val="af6"/>
        <w:numPr>
          <w:ilvl w:val="3"/>
          <w:numId w:val="1"/>
        </w:numPr>
        <w:spacing w:before="156" w:after="156"/>
        <w:ind w:left="426" w:hanging="437"/>
      </w:pPr>
      <w:bookmarkStart w:id="131" w:name="_Toc446424923"/>
      <w:r>
        <w:rPr>
          <w:rFonts w:hint="eastAsia"/>
        </w:rPr>
        <w:t>增值税计算公式</w:t>
      </w:r>
      <w:bookmarkEnd w:id="131"/>
    </w:p>
    <w:p w14:paraId="31B2E3ED" w14:textId="4444BEAE" w:rsidR="00B878E3" w:rsidRDefault="00B878E3" w:rsidP="00B878E3">
      <w:pPr>
        <w:pStyle w:val="ordinary-output"/>
        <w:shd w:val="clear" w:color="auto" w:fill="FEFEFE"/>
        <w:spacing w:before="0" w:beforeAutospacing="0" w:after="0" w:line="360" w:lineRule="auto"/>
        <w:ind w:firstLineChars="200" w:firstLine="420"/>
        <w:rPr>
          <w:rFonts w:ascii="Arial" w:hAnsi="Arial" w:cs="Arial"/>
          <w:sz w:val="21"/>
          <w:szCs w:val="22"/>
        </w:rPr>
      </w:pPr>
      <w:r>
        <w:rPr>
          <w:rFonts w:ascii="Arial" w:hAnsi="Arial" w:cs="Arial" w:hint="eastAsia"/>
          <w:sz w:val="21"/>
          <w:szCs w:val="22"/>
        </w:rPr>
        <w:t>税额</w:t>
      </w:r>
      <w:r>
        <w:rPr>
          <w:rFonts w:ascii="Arial" w:hAnsi="Arial" w:cs="Arial" w:hint="eastAsia"/>
          <w:sz w:val="21"/>
          <w:szCs w:val="22"/>
        </w:rPr>
        <w:t xml:space="preserve"> =</w:t>
      </w:r>
      <w:r>
        <w:rPr>
          <w:rFonts w:ascii="Arial" w:hAnsi="Arial" w:cs="Arial"/>
          <w:sz w:val="21"/>
          <w:szCs w:val="22"/>
        </w:rPr>
        <w:t xml:space="preserve"> </w:t>
      </w:r>
      <w:r w:rsidR="00B73885">
        <w:rPr>
          <w:rFonts w:ascii="Arial" w:hAnsi="Arial" w:cs="Arial" w:hint="eastAsia"/>
          <w:sz w:val="21"/>
          <w:szCs w:val="22"/>
        </w:rPr>
        <w:t>含税总</w:t>
      </w:r>
      <w:r>
        <w:rPr>
          <w:rFonts w:ascii="Arial" w:hAnsi="Arial" w:cs="Arial"/>
          <w:sz w:val="21"/>
          <w:szCs w:val="22"/>
        </w:rPr>
        <w:t>额</w:t>
      </w:r>
      <w:r>
        <w:rPr>
          <w:rFonts w:ascii="Arial" w:hAnsi="Arial" w:cs="Arial" w:hint="eastAsia"/>
          <w:sz w:val="21"/>
          <w:szCs w:val="22"/>
        </w:rPr>
        <w:t xml:space="preserve"> *</w:t>
      </w:r>
      <w:r>
        <w:rPr>
          <w:rFonts w:ascii="Arial" w:hAnsi="Arial" w:cs="Arial"/>
          <w:sz w:val="21"/>
          <w:szCs w:val="22"/>
        </w:rPr>
        <w:t xml:space="preserve"> </w:t>
      </w:r>
      <w:r>
        <w:rPr>
          <w:rFonts w:ascii="Arial" w:hAnsi="Arial" w:cs="Arial"/>
          <w:sz w:val="21"/>
          <w:szCs w:val="22"/>
        </w:rPr>
        <w:t>增值税率</w:t>
      </w:r>
      <w:r>
        <w:rPr>
          <w:rFonts w:ascii="Arial" w:hAnsi="Arial" w:cs="Arial" w:hint="eastAsia"/>
          <w:sz w:val="21"/>
          <w:szCs w:val="22"/>
        </w:rPr>
        <w:t xml:space="preserve"> /</w:t>
      </w:r>
      <w:r>
        <w:rPr>
          <w:rFonts w:ascii="Arial" w:hAnsi="Arial" w:cs="Arial" w:hint="eastAsia"/>
          <w:sz w:val="21"/>
          <w:szCs w:val="22"/>
        </w:rPr>
        <w:t>（</w:t>
      </w:r>
      <w:r>
        <w:rPr>
          <w:rFonts w:ascii="Arial" w:hAnsi="Arial" w:cs="Arial" w:hint="eastAsia"/>
          <w:sz w:val="21"/>
          <w:szCs w:val="22"/>
        </w:rPr>
        <w:t>1+</w:t>
      </w:r>
      <w:r>
        <w:rPr>
          <w:rFonts w:ascii="Arial" w:hAnsi="Arial" w:cs="Arial" w:hint="eastAsia"/>
          <w:sz w:val="21"/>
          <w:szCs w:val="22"/>
        </w:rPr>
        <w:t>增值税率）</w:t>
      </w:r>
    </w:p>
    <w:p w14:paraId="1C53EA23" w14:textId="62071E29" w:rsidR="00B73885" w:rsidRPr="00B73885" w:rsidRDefault="00B73885" w:rsidP="00B878E3">
      <w:pPr>
        <w:pStyle w:val="ordinary-output"/>
        <w:shd w:val="clear" w:color="auto" w:fill="FEFEFE"/>
        <w:spacing w:before="0" w:beforeAutospacing="0" w:after="0" w:line="360" w:lineRule="auto"/>
        <w:ind w:firstLineChars="200" w:firstLine="420"/>
        <w:rPr>
          <w:rFonts w:ascii="Arial" w:hAnsi="Arial" w:cs="Arial"/>
          <w:sz w:val="21"/>
          <w:szCs w:val="22"/>
        </w:rPr>
      </w:pPr>
      <w:r>
        <w:rPr>
          <w:rFonts w:ascii="Arial" w:hAnsi="Arial" w:cs="Arial"/>
          <w:sz w:val="21"/>
          <w:szCs w:val="22"/>
        </w:rPr>
        <w:t>含税总额</w:t>
      </w:r>
      <w:r>
        <w:rPr>
          <w:rFonts w:ascii="Arial" w:hAnsi="Arial" w:cs="Arial" w:hint="eastAsia"/>
          <w:sz w:val="21"/>
          <w:szCs w:val="22"/>
        </w:rPr>
        <w:t xml:space="preserve"> =</w:t>
      </w:r>
      <w:r>
        <w:rPr>
          <w:rFonts w:ascii="Arial" w:hAnsi="Arial" w:cs="Arial"/>
          <w:sz w:val="21"/>
          <w:szCs w:val="22"/>
        </w:rPr>
        <w:t xml:space="preserve"> </w:t>
      </w:r>
      <w:r>
        <w:rPr>
          <w:rFonts w:ascii="Arial" w:hAnsi="Arial" w:cs="Arial"/>
          <w:sz w:val="21"/>
          <w:szCs w:val="22"/>
        </w:rPr>
        <w:t>税额</w:t>
      </w:r>
      <w:r>
        <w:rPr>
          <w:rFonts w:ascii="Arial" w:hAnsi="Arial" w:cs="Arial" w:hint="eastAsia"/>
          <w:sz w:val="21"/>
          <w:szCs w:val="22"/>
        </w:rPr>
        <w:t xml:space="preserve"> +</w:t>
      </w:r>
      <w:r>
        <w:rPr>
          <w:rFonts w:ascii="Arial" w:hAnsi="Arial" w:cs="Arial"/>
          <w:sz w:val="21"/>
          <w:szCs w:val="22"/>
        </w:rPr>
        <w:t xml:space="preserve"> </w:t>
      </w:r>
      <w:r>
        <w:rPr>
          <w:rFonts w:ascii="Arial" w:hAnsi="Arial" w:cs="Arial"/>
          <w:sz w:val="21"/>
          <w:szCs w:val="22"/>
        </w:rPr>
        <w:t>不含税额</w:t>
      </w:r>
    </w:p>
    <w:p w14:paraId="36DECB32" w14:textId="77777777" w:rsidR="00B878E3" w:rsidRPr="0053423F" w:rsidRDefault="00B878E3" w:rsidP="005C3EC8">
      <w:pPr>
        <w:numPr>
          <w:ilvl w:val="1"/>
          <w:numId w:val="103"/>
        </w:numPr>
        <w:spacing w:line="360" w:lineRule="auto"/>
        <w:jc w:val="left"/>
        <w:rPr>
          <w:rFonts w:ascii="宋体" w:hAnsi="宋体"/>
        </w:rPr>
      </w:pPr>
      <w:r w:rsidRPr="0053423F">
        <w:rPr>
          <w:rFonts w:ascii="宋体" w:hAnsi="宋体" w:hint="eastAsia"/>
        </w:rPr>
        <w:t>某企业客户利息收入（税率为6%），按照系统设置的利率计算为应收客户10000元，则需要将此10000元拆分为应交增值税566.04元（=</w:t>
      </w:r>
      <w:r w:rsidRPr="0053423F">
        <w:rPr>
          <w:rFonts w:ascii="宋体" w:hAnsi="宋体"/>
        </w:rPr>
        <w:t>10000</w:t>
      </w:r>
      <w:r w:rsidRPr="0053423F">
        <w:rPr>
          <w:rFonts w:ascii="宋体" w:hAnsi="宋体" w:hint="eastAsia"/>
        </w:rPr>
        <w:t>*6%</w:t>
      </w:r>
      <w:r w:rsidRPr="0053423F">
        <w:rPr>
          <w:rFonts w:ascii="宋体" w:hAnsi="宋体"/>
        </w:rPr>
        <w:t>/(1+6%)</w:t>
      </w:r>
      <w:r w:rsidRPr="0053423F">
        <w:rPr>
          <w:rFonts w:ascii="宋体" w:hAnsi="宋体" w:hint="eastAsia"/>
        </w:rPr>
        <w:t>），</w:t>
      </w:r>
      <w:r>
        <w:rPr>
          <w:rFonts w:ascii="宋体" w:hAnsi="宋体" w:hint="eastAsia"/>
        </w:rPr>
        <w:t>实际</w:t>
      </w:r>
      <w:r w:rsidRPr="0053423F">
        <w:rPr>
          <w:rFonts w:ascii="宋体" w:hAnsi="宋体"/>
        </w:rPr>
        <w:t>利息</w:t>
      </w:r>
      <w:r w:rsidRPr="0053423F">
        <w:rPr>
          <w:rFonts w:ascii="宋体" w:hAnsi="宋体" w:hint="eastAsia"/>
        </w:rPr>
        <w:t>9433.96（=</w:t>
      </w:r>
      <w:r w:rsidRPr="0053423F">
        <w:rPr>
          <w:rFonts w:ascii="宋体" w:hAnsi="宋体"/>
        </w:rPr>
        <w:t>10000-应交增值税</w:t>
      </w:r>
      <w:r w:rsidRPr="0053423F">
        <w:rPr>
          <w:rFonts w:ascii="宋体" w:hAnsi="宋体" w:hint="eastAsia"/>
        </w:rPr>
        <w:t>（566.04</w:t>
      </w:r>
      <w:r w:rsidRPr="0053423F">
        <w:rPr>
          <w:rFonts w:ascii="宋体" w:hAnsi="宋体"/>
        </w:rPr>
        <w:t>））</w:t>
      </w:r>
      <w:r w:rsidRPr="0053423F">
        <w:rPr>
          <w:rFonts w:ascii="宋体" w:hAnsi="宋体" w:hint="eastAsia"/>
        </w:rPr>
        <w:t>。</w:t>
      </w:r>
    </w:p>
    <w:p w14:paraId="7D4D2786" w14:textId="77777777" w:rsidR="00B878E3" w:rsidRPr="0053423F" w:rsidRDefault="00B878E3" w:rsidP="00B878E3">
      <w:pPr>
        <w:pStyle w:val="ordinary-output"/>
        <w:shd w:val="clear" w:color="auto" w:fill="FEFEFE"/>
        <w:spacing w:before="0" w:beforeAutospacing="0" w:after="0" w:line="360" w:lineRule="auto"/>
        <w:ind w:firstLineChars="200" w:firstLine="420"/>
        <w:rPr>
          <w:rFonts w:ascii="Arial" w:hAnsi="Arial" w:cs="Arial"/>
          <w:sz w:val="21"/>
          <w:szCs w:val="22"/>
        </w:rPr>
      </w:pPr>
    </w:p>
    <w:p w14:paraId="13F229EE" w14:textId="77777777" w:rsidR="00B878E3" w:rsidRPr="005F5215" w:rsidRDefault="00B878E3" w:rsidP="00A270EC">
      <w:pPr>
        <w:pStyle w:val="af6"/>
        <w:numPr>
          <w:ilvl w:val="3"/>
          <w:numId w:val="1"/>
        </w:numPr>
        <w:spacing w:before="156" w:after="156"/>
        <w:ind w:left="426" w:hanging="437"/>
      </w:pPr>
      <w:bookmarkStart w:id="132" w:name="_Toc446424924"/>
      <w:r>
        <w:rPr>
          <w:rFonts w:hint="eastAsia"/>
        </w:rPr>
        <w:t>价税分离处理规则</w:t>
      </w:r>
      <w:bookmarkEnd w:id="132"/>
    </w:p>
    <w:p w14:paraId="4C3F58D1" w14:textId="08008DDB" w:rsidR="00B878E3" w:rsidRPr="00A270EC" w:rsidRDefault="00B878E3" w:rsidP="003D65B9">
      <w:pPr>
        <w:pStyle w:val="ad"/>
        <w:numPr>
          <w:ilvl w:val="0"/>
          <w:numId w:val="104"/>
        </w:numPr>
        <w:spacing w:line="360" w:lineRule="auto"/>
        <w:ind w:firstLineChars="0"/>
        <w:rPr>
          <w:rFonts w:ascii="宋体" w:hAnsi="宋体" w:cs="Arial"/>
          <w:szCs w:val="21"/>
        </w:rPr>
      </w:pPr>
      <w:r w:rsidRPr="00A270EC">
        <w:rPr>
          <w:rFonts w:ascii="宋体" w:hAnsi="宋体" w:cs="Arial" w:hint="eastAsia"/>
          <w:szCs w:val="21"/>
        </w:rPr>
        <w:t>银行销</w:t>
      </w:r>
      <w:proofErr w:type="gramStart"/>
      <w:r w:rsidRPr="00A270EC">
        <w:rPr>
          <w:rFonts w:ascii="宋体" w:hAnsi="宋体" w:cs="Arial" w:hint="eastAsia"/>
          <w:szCs w:val="21"/>
        </w:rPr>
        <w:t>项税涉及</w:t>
      </w:r>
      <w:proofErr w:type="gramEnd"/>
      <w:r w:rsidRPr="00A270EC">
        <w:rPr>
          <w:rFonts w:ascii="宋体" w:hAnsi="宋体" w:cs="Arial" w:hint="eastAsia"/>
          <w:szCs w:val="21"/>
        </w:rPr>
        <w:t>增值税的业务品种有：银行的利息收入，银行业务办理收取的手续费收入、工本费收入和服务费收入等。</w:t>
      </w:r>
    </w:p>
    <w:p w14:paraId="687DC9A8" w14:textId="7023D14A" w:rsidR="00B878E3" w:rsidRDefault="00B878E3" w:rsidP="003D65B9">
      <w:pPr>
        <w:pStyle w:val="ad"/>
        <w:numPr>
          <w:ilvl w:val="0"/>
          <w:numId w:val="104"/>
        </w:numPr>
        <w:spacing w:line="360" w:lineRule="auto"/>
        <w:ind w:firstLineChars="0"/>
        <w:rPr>
          <w:rFonts w:ascii="宋体" w:hAnsi="宋体" w:cs="Arial"/>
          <w:szCs w:val="21"/>
        </w:rPr>
      </w:pPr>
      <w:r>
        <w:rPr>
          <w:rFonts w:ascii="宋体" w:hAnsi="宋体" w:cs="Arial" w:hint="eastAsia"/>
          <w:szCs w:val="21"/>
        </w:rPr>
        <w:t>核心业务平台提供增值税率映射规则维护功能</w:t>
      </w:r>
      <w:r w:rsidR="00DB6FE5">
        <w:rPr>
          <w:rFonts w:ascii="宋体" w:hAnsi="宋体" w:cs="Arial" w:hint="eastAsia"/>
          <w:szCs w:val="21"/>
        </w:rPr>
        <w:t>,</w:t>
      </w:r>
      <w:r>
        <w:rPr>
          <w:rFonts w:ascii="宋体" w:hAnsi="宋体" w:cs="Arial"/>
          <w:szCs w:val="21"/>
        </w:rPr>
        <w:t>用于维护税率种类</w:t>
      </w:r>
      <w:r w:rsidR="003D65B9">
        <w:rPr>
          <w:rFonts w:ascii="宋体" w:hAnsi="宋体" w:cs="Arial" w:hint="eastAsia"/>
          <w:szCs w:val="21"/>
        </w:rPr>
        <w:t>与费用种类、利息收入涉及</w:t>
      </w:r>
      <w:r w:rsidR="00DB6FE5">
        <w:rPr>
          <w:rFonts w:ascii="宋体" w:hAnsi="宋体" w:cs="Arial" w:hint="eastAsia"/>
          <w:szCs w:val="21"/>
        </w:rPr>
        <w:t>产品的对应关系</w:t>
      </w:r>
      <w:r w:rsidR="00091A98">
        <w:rPr>
          <w:rFonts w:ascii="宋体" w:hAnsi="宋体" w:cs="Arial" w:hint="eastAsia"/>
          <w:szCs w:val="21"/>
        </w:rPr>
        <w:t>，包括映射条件</w:t>
      </w:r>
      <w:r w:rsidR="00DB6FE5">
        <w:rPr>
          <w:rFonts w:ascii="宋体" w:hAnsi="宋体" w:cs="Arial" w:hint="eastAsia"/>
          <w:szCs w:val="21"/>
        </w:rPr>
        <w:t>。</w:t>
      </w:r>
    </w:p>
    <w:p w14:paraId="4A6EF339" w14:textId="2567900A" w:rsidR="00DB6FE5" w:rsidRDefault="00DB6FE5" w:rsidP="003D65B9">
      <w:pPr>
        <w:pStyle w:val="ad"/>
        <w:numPr>
          <w:ilvl w:val="0"/>
          <w:numId w:val="104"/>
        </w:numPr>
        <w:spacing w:line="360" w:lineRule="auto"/>
        <w:ind w:firstLineChars="0"/>
        <w:rPr>
          <w:rFonts w:ascii="宋体" w:hAnsi="宋体" w:cs="Arial"/>
          <w:szCs w:val="21"/>
        </w:rPr>
      </w:pPr>
      <w:proofErr w:type="gramStart"/>
      <w:r>
        <w:rPr>
          <w:rFonts w:ascii="宋体" w:hAnsi="宋体" w:cs="Arial"/>
          <w:szCs w:val="21"/>
        </w:rPr>
        <w:t>核心价</w:t>
      </w:r>
      <w:proofErr w:type="gramEnd"/>
      <w:r>
        <w:rPr>
          <w:rFonts w:ascii="宋体" w:hAnsi="宋体" w:cs="Arial"/>
          <w:szCs w:val="21"/>
        </w:rPr>
        <w:t>税分离采用联机实</w:t>
      </w:r>
      <w:proofErr w:type="gramStart"/>
      <w:r>
        <w:rPr>
          <w:rFonts w:ascii="宋体" w:hAnsi="宋体" w:cs="Arial"/>
          <w:szCs w:val="21"/>
        </w:rPr>
        <w:t>时价税</w:t>
      </w:r>
      <w:proofErr w:type="gramEnd"/>
      <w:r>
        <w:rPr>
          <w:rFonts w:ascii="宋体" w:hAnsi="宋体" w:cs="Arial"/>
          <w:szCs w:val="21"/>
        </w:rPr>
        <w:t>分离的模式</w:t>
      </w:r>
      <w:r w:rsidR="00BD4544">
        <w:rPr>
          <w:rFonts w:ascii="宋体" w:hAnsi="宋体" w:cs="Arial" w:hint="eastAsia"/>
          <w:szCs w:val="21"/>
        </w:rPr>
        <w:t>。例如，</w:t>
      </w:r>
      <w:r>
        <w:rPr>
          <w:rFonts w:ascii="宋体" w:hAnsi="宋体" w:cs="Arial"/>
          <w:szCs w:val="21"/>
        </w:rPr>
        <w:t>当联机</w:t>
      </w:r>
      <w:r w:rsidR="00CE6CB3">
        <w:rPr>
          <w:rFonts w:ascii="宋体" w:hAnsi="宋体" w:cs="Arial"/>
          <w:szCs w:val="21"/>
        </w:rPr>
        <w:t>发生一笔收费项目时</w:t>
      </w:r>
      <w:r w:rsidR="00CE6CB3">
        <w:rPr>
          <w:rFonts w:ascii="宋体" w:hAnsi="宋体" w:cs="Arial" w:hint="eastAsia"/>
          <w:szCs w:val="21"/>
        </w:rPr>
        <w:t>，</w:t>
      </w:r>
      <w:r w:rsidR="00CE6CB3">
        <w:rPr>
          <w:rFonts w:ascii="宋体" w:hAnsi="宋体" w:cs="Arial"/>
          <w:szCs w:val="21"/>
        </w:rPr>
        <w:t>根据该费用种类</w:t>
      </w:r>
      <w:proofErr w:type="gramStart"/>
      <w:r w:rsidR="00CE6CB3">
        <w:rPr>
          <w:rFonts w:ascii="宋体" w:hAnsi="宋体" w:cs="Arial"/>
          <w:szCs w:val="21"/>
        </w:rPr>
        <w:t>检索</w:t>
      </w:r>
      <w:r w:rsidR="00CE6CB3">
        <w:rPr>
          <w:rFonts w:ascii="宋体" w:hAnsi="宋体" w:cs="Arial" w:hint="eastAsia"/>
          <w:szCs w:val="21"/>
        </w:rPr>
        <w:t>增值</w:t>
      </w:r>
      <w:proofErr w:type="gramEnd"/>
      <w:r w:rsidR="00CE6CB3">
        <w:rPr>
          <w:rFonts w:ascii="宋体" w:hAnsi="宋体" w:cs="Arial" w:hint="eastAsia"/>
          <w:szCs w:val="21"/>
        </w:rPr>
        <w:t>税率映射规则，获取相应的增值税率，计算出</w:t>
      </w:r>
      <w:r w:rsidR="00BD4544">
        <w:rPr>
          <w:rFonts w:ascii="宋体" w:hAnsi="宋体" w:cs="Arial" w:hint="eastAsia"/>
          <w:szCs w:val="21"/>
        </w:rPr>
        <w:t>应交增值</w:t>
      </w:r>
      <w:r w:rsidR="00CE6CB3">
        <w:rPr>
          <w:rFonts w:ascii="宋体" w:hAnsi="宋体" w:cs="Arial" w:hint="eastAsia"/>
          <w:szCs w:val="21"/>
        </w:rPr>
        <w:t>税额和实际收入金额，通过会计引擎生成</w:t>
      </w:r>
      <w:r w:rsidR="00BD4544">
        <w:rPr>
          <w:rFonts w:ascii="宋体" w:hAnsi="宋体" w:cs="Arial" w:hint="eastAsia"/>
          <w:szCs w:val="21"/>
        </w:rPr>
        <w:t>价税分离传票，登记</w:t>
      </w:r>
      <w:r w:rsidR="00EE334C">
        <w:rPr>
          <w:rFonts w:ascii="宋体" w:hAnsi="宋体" w:cs="Arial" w:hint="eastAsia"/>
          <w:szCs w:val="21"/>
        </w:rPr>
        <w:t>增值税</w:t>
      </w:r>
      <w:r w:rsidR="00BD4544">
        <w:rPr>
          <w:rFonts w:ascii="宋体" w:hAnsi="宋体" w:cs="Arial" w:hint="eastAsia"/>
          <w:szCs w:val="21"/>
        </w:rPr>
        <w:t>价税分离登记簿，日终将价税分离数据</w:t>
      </w:r>
      <w:r w:rsidR="006647DB">
        <w:rPr>
          <w:rFonts w:ascii="宋体" w:hAnsi="宋体" w:cs="Arial" w:hint="eastAsia"/>
          <w:szCs w:val="21"/>
        </w:rPr>
        <w:t>通过数据仓库</w:t>
      </w:r>
      <w:r w:rsidR="00BD4544">
        <w:rPr>
          <w:rFonts w:ascii="宋体" w:hAnsi="宋体" w:cs="Arial" w:hint="eastAsia"/>
          <w:szCs w:val="21"/>
        </w:rPr>
        <w:t>发送给外围增值税管理系统。</w:t>
      </w:r>
    </w:p>
    <w:p w14:paraId="514C1362" w14:textId="55E213E2" w:rsidR="00B878E3" w:rsidRPr="00A270EC" w:rsidRDefault="00B878E3" w:rsidP="003D65B9">
      <w:pPr>
        <w:pStyle w:val="ad"/>
        <w:numPr>
          <w:ilvl w:val="0"/>
          <w:numId w:val="104"/>
        </w:numPr>
        <w:spacing w:line="360" w:lineRule="auto"/>
        <w:ind w:firstLineChars="0"/>
        <w:rPr>
          <w:rFonts w:ascii="宋体" w:hAnsi="宋体" w:cs="Arial"/>
          <w:szCs w:val="21"/>
        </w:rPr>
      </w:pPr>
      <w:r w:rsidRPr="00A270EC">
        <w:rPr>
          <w:rFonts w:ascii="宋体" w:hAnsi="宋体" w:cs="Arial"/>
          <w:szCs w:val="21"/>
        </w:rPr>
        <w:t>对于银行收入款项的价税分离</w:t>
      </w:r>
      <w:r w:rsidRPr="00A270EC">
        <w:rPr>
          <w:rFonts w:ascii="宋体" w:hAnsi="宋体" w:cs="Arial" w:hint="eastAsia"/>
          <w:szCs w:val="21"/>
        </w:rPr>
        <w:t>数据处理和报送外围增值税系统的方式，不同的收</w:t>
      </w:r>
      <w:r w:rsidR="00BD4544">
        <w:rPr>
          <w:rFonts w:ascii="宋体" w:hAnsi="宋体" w:cs="Arial" w:hint="eastAsia"/>
          <w:szCs w:val="21"/>
        </w:rPr>
        <w:t>费</w:t>
      </w:r>
      <w:r w:rsidRPr="00A270EC">
        <w:rPr>
          <w:rFonts w:ascii="宋体" w:hAnsi="宋体" w:cs="Arial" w:hint="eastAsia"/>
          <w:szCs w:val="21"/>
        </w:rPr>
        <w:t>方式处理规则不同，具体如下：</w:t>
      </w:r>
    </w:p>
    <w:p w14:paraId="6E90857E" w14:textId="58CCE639" w:rsidR="00B878E3" w:rsidRPr="00A270EC" w:rsidRDefault="00B878E3" w:rsidP="005C3EC8">
      <w:pPr>
        <w:pStyle w:val="ad"/>
        <w:numPr>
          <w:ilvl w:val="1"/>
          <w:numId w:val="104"/>
        </w:numPr>
        <w:spacing w:line="360" w:lineRule="auto"/>
        <w:ind w:firstLineChars="0"/>
        <w:rPr>
          <w:rFonts w:ascii="宋体" w:hAnsi="宋体" w:cs="Arial"/>
          <w:szCs w:val="21"/>
        </w:rPr>
      </w:pPr>
      <w:r w:rsidRPr="00E67476">
        <w:rPr>
          <w:rFonts w:ascii="宋体" w:hAnsi="宋体" w:cs="Arial" w:hint="eastAsia"/>
          <w:szCs w:val="21"/>
        </w:rPr>
        <w:t>银行利息收入处理：相关业务</w:t>
      </w:r>
      <w:r w:rsidR="00BD4544">
        <w:rPr>
          <w:rFonts w:ascii="宋体" w:hAnsi="宋体" w:cs="Arial" w:hint="eastAsia"/>
          <w:szCs w:val="21"/>
        </w:rPr>
        <w:t>子系统</w:t>
      </w:r>
      <w:r w:rsidRPr="00E67476">
        <w:rPr>
          <w:rFonts w:ascii="宋体" w:hAnsi="宋体" w:cs="Arial" w:hint="eastAsia"/>
          <w:szCs w:val="21"/>
        </w:rPr>
        <w:t>每日自动计提利息，产生利息收入。根据利息收入相应的</w:t>
      </w:r>
      <w:r w:rsidR="00BD4544">
        <w:rPr>
          <w:rFonts w:ascii="宋体" w:hAnsi="宋体" w:cs="Arial" w:hint="eastAsia"/>
          <w:szCs w:val="21"/>
        </w:rPr>
        <w:t>产品代码，</w:t>
      </w:r>
      <w:proofErr w:type="gramStart"/>
      <w:r w:rsidR="00BD4544">
        <w:rPr>
          <w:rFonts w:ascii="宋体" w:hAnsi="宋体" w:cs="Arial" w:hint="eastAsia"/>
          <w:szCs w:val="21"/>
        </w:rPr>
        <w:t>检索增值</w:t>
      </w:r>
      <w:proofErr w:type="gramEnd"/>
      <w:r w:rsidR="00BD4544">
        <w:rPr>
          <w:rFonts w:ascii="宋体" w:hAnsi="宋体" w:cs="Arial" w:hint="eastAsia"/>
          <w:szCs w:val="21"/>
        </w:rPr>
        <w:t>税率映射规则表，获取相应的</w:t>
      </w:r>
      <w:r w:rsidRPr="00E67476">
        <w:rPr>
          <w:rFonts w:ascii="宋体" w:hAnsi="宋体" w:cs="Arial" w:hint="eastAsia"/>
          <w:szCs w:val="21"/>
        </w:rPr>
        <w:t>增值税率</w:t>
      </w:r>
      <w:r w:rsidR="00BD4544">
        <w:rPr>
          <w:rFonts w:ascii="宋体" w:hAnsi="宋体" w:cs="Arial" w:hint="eastAsia"/>
          <w:szCs w:val="21"/>
        </w:rPr>
        <w:t>，计算出应交增值税额和实际利息收入金额，并生成利息收入价税分离传票</w:t>
      </w:r>
      <w:r w:rsidRPr="00A270EC">
        <w:rPr>
          <w:rFonts w:ascii="宋体" w:hAnsi="宋体" w:cs="Arial" w:hint="eastAsia"/>
          <w:szCs w:val="21"/>
        </w:rPr>
        <w:t>，</w:t>
      </w:r>
      <w:r w:rsidR="00BD4544">
        <w:rPr>
          <w:rFonts w:ascii="宋体" w:hAnsi="宋体" w:cs="Arial" w:hint="eastAsia"/>
          <w:szCs w:val="21"/>
        </w:rPr>
        <w:t>登记</w:t>
      </w:r>
      <w:r w:rsidR="00EE334C">
        <w:rPr>
          <w:rFonts w:ascii="宋体" w:hAnsi="宋体" w:cs="Arial" w:hint="eastAsia"/>
          <w:szCs w:val="21"/>
        </w:rPr>
        <w:t>增值税价税分离登记簿</w:t>
      </w:r>
      <w:r w:rsidR="009D66A1">
        <w:rPr>
          <w:rFonts w:ascii="宋体" w:hAnsi="宋体" w:cs="Arial" w:hint="eastAsia"/>
          <w:szCs w:val="21"/>
        </w:rPr>
        <w:t>。日终</w:t>
      </w:r>
      <w:r w:rsidR="000F0764">
        <w:rPr>
          <w:rFonts w:ascii="宋体" w:hAnsi="宋体" w:cs="Arial" w:hint="eastAsia"/>
          <w:szCs w:val="21"/>
        </w:rPr>
        <w:t>不需将价税分离数据发送给外围增值税管理系统，待结息日，再将本结息周期的价税分离数据汇总一笔发送给外围增值税管理系统</w:t>
      </w:r>
      <w:r w:rsidRPr="00A270EC">
        <w:rPr>
          <w:rFonts w:ascii="宋体" w:hAnsi="宋体" w:cs="Arial" w:hint="eastAsia"/>
          <w:szCs w:val="21"/>
        </w:rPr>
        <w:t>。</w:t>
      </w:r>
    </w:p>
    <w:p w14:paraId="395E2C62" w14:textId="0BBEBB14" w:rsidR="00B878E3" w:rsidRPr="00E67476" w:rsidRDefault="00B878E3" w:rsidP="005C3EC8">
      <w:pPr>
        <w:pStyle w:val="ad"/>
        <w:numPr>
          <w:ilvl w:val="1"/>
          <w:numId w:val="104"/>
        </w:numPr>
        <w:spacing w:line="360" w:lineRule="auto"/>
        <w:ind w:firstLineChars="0"/>
        <w:rPr>
          <w:rFonts w:ascii="宋体" w:hAnsi="宋体" w:cs="Arial"/>
          <w:szCs w:val="21"/>
        </w:rPr>
      </w:pPr>
      <w:r w:rsidRPr="00E67476">
        <w:rPr>
          <w:rFonts w:ascii="宋体" w:hAnsi="宋体" w:cs="Arial"/>
          <w:szCs w:val="21"/>
        </w:rPr>
        <w:t>银行一次性收费</w:t>
      </w:r>
      <w:r w:rsidRPr="00E67476">
        <w:rPr>
          <w:rFonts w:ascii="宋体" w:hAnsi="宋体" w:cs="Arial" w:hint="eastAsia"/>
          <w:szCs w:val="21"/>
        </w:rPr>
        <w:t>：</w:t>
      </w:r>
      <w:r w:rsidRPr="00E67476">
        <w:rPr>
          <w:rFonts w:ascii="宋体" w:hAnsi="宋体" w:cs="Arial"/>
          <w:szCs w:val="21"/>
        </w:rPr>
        <w:t>对于</w:t>
      </w:r>
      <w:r w:rsidRPr="00E67476">
        <w:rPr>
          <w:rFonts w:ascii="宋体" w:hAnsi="宋体" w:cs="Arial" w:hint="eastAsia"/>
          <w:szCs w:val="21"/>
        </w:rPr>
        <w:t>银行</w:t>
      </w:r>
      <w:r w:rsidRPr="00E67476">
        <w:rPr>
          <w:rFonts w:ascii="宋体" w:hAnsi="宋体" w:cs="Arial"/>
          <w:szCs w:val="21"/>
        </w:rPr>
        <w:t>一次性收取的收费款项且无需摊销的</w:t>
      </w:r>
      <w:r w:rsidRPr="00E67476">
        <w:rPr>
          <w:rFonts w:ascii="宋体" w:hAnsi="宋体" w:cs="Arial" w:hint="eastAsia"/>
          <w:szCs w:val="21"/>
        </w:rPr>
        <w:t>，根据收费款项</w:t>
      </w:r>
      <w:r w:rsidR="00EE334C">
        <w:rPr>
          <w:rFonts w:ascii="宋体" w:hAnsi="宋体" w:cs="Arial" w:hint="eastAsia"/>
          <w:szCs w:val="21"/>
        </w:rPr>
        <w:t>费用代码，</w:t>
      </w:r>
      <w:proofErr w:type="gramStart"/>
      <w:r w:rsidR="00EE334C">
        <w:rPr>
          <w:rFonts w:ascii="宋体" w:hAnsi="宋体" w:cs="Arial" w:hint="eastAsia"/>
          <w:szCs w:val="21"/>
        </w:rPr>
        <w:t>检索增值</w:t>
      </w:r>
      <w:proofErr w:type="gramEnd"/>
      <w:r w:rsidR="00EE334C">
        <w:rPr>
          <w:rFonts w:ascii="宋体" w:hAnsi="宋体" w:cs="Arial" w:hint="eastAsia"/>
          <w:szCs w:val="21"/>
        </w:rPr>
        <w:t>税率映射规则表，获取相应的</w:t>
      </w:r>
      <w:r w:rsidR="00EE334C" w:rsidRPr="00671B50">
        <w:rPr>
          <w:rFonts w:ascii="宋体" w:hAnsi="宋体" w:cs="Arial" w:hint="eastAsia"/>
          <w:szCs w:val="21"/>
        </w:rPr>
        <w:t>增值税率</w:t>
      </w:r>
      <w:r w:rsidR="00EE334C">
        <w:rPr>
          <w:rFonts w:ascii="宋体" w:hAnsi="宋体" w:cs="Arial" w:hint="eastAsia"/>
          <w:szCs w:val="21"/>
        </w:rPr>
        <w:t>，计算出应交增值税额和实际收费金额，并生成</w:t>
      </w:r>
      <w:proofErr w:type="gramStart"/>
      <w:r w:rsidR="00EE334C">
        <w:rPr>
          <w:rFonts w:ascii="宋体" w:hAnsi="宋体" w:cs="Arial" w:hint="eastAsia"/>
          <w:szCs w:val="21"/>
        </w:rPr>
        <w:t>利收费款项价</w:t>
      </w:r>
      <w:proofErr w:type="gramEnd"/>
      <w:r w:rsidR="00EE334C">
        <w:rPr>
          <w:rFonts w:ascii="宋体" w:hAnsi="宋体" w:cs="Arial" w:hint="eastAsia"/>
          <w:szCs w:val="21"/>
        </w:rPr>
        <w:t>税分离传票</w:t>
      </w:r>
      <w:r w:rsidR="00EE334C" w:rsidRPr="00671B50">
        <w:rPr>
          <w:rFonts w:ascii="宋体" w:hAnsi="宋体" w:cs="Arial" w:hint="eastAsia"/>
          <w:szCs w:val="21"/>
        </w:rPr>
        <w:t>，</w:t>
      </w:r>
      <w:r w:rsidR="00EE334C">
        <w:rPr>
          <w:rFonts w:ascii="宋体" w:hAnsi="宋体" w:cs="Arial" w:hint="eastAsia"/>
          <w:szCs w:val="21"/>
        </w:rPr>
        <w:t>登记增值税价税分离登记簿</w:t>
      </w:r>
      <w:r w:rsidR="009D66A1">
        <w:rPr>
          <w:rFonts w:ascii="宋体" w:hAnsi="宋体" w:cs="Arial" w:hint="eastAsia"/>
          <w:szCs w:val="21"/>
        </w:rPr>
        <w:t>，日终将价税分离数据发送给外围增值税管理系统</w:t>
      </w:r>
      <w:r w:rsidR="00EE334C" w:rsidRPr="00671B50">
        <w:rPr>
          <w:rFonts w:ascii="宋体" w:hAnsi="宋体" w:cs="Arial" w:hint="eastAsia"/>
          <w:szCs w:val="21"/>
        </w:rPr>
        <w:t>。</w:t>
      </w:r>
    </w:p>
    <w:p w14:paraId="6CD97DF2" w14:textId="122EB3F2" w:rsidR="00B878E3" w:rsidRPr="00A270EC" w:rsidRDefault="00B878E3" w:rsidP="005C3EC8">
      <w:pPr>
        <w:pStyle w:val="ad"/>
        <w:numPr>
          <w:ilvl w:val="1"/>
          <w:numId w:val="104"/>
        </w:numPr>
        <w:spacing w:line="360" w:lineRule="auto"/>
        <w:ind w:firstLineChars="0"/>
        <w:rPr>
          <w:rFonts w:ascii="宋体" w:hAnsi="宋体" w:cs="Arial"/>
          <w:szCs w:val="21"/>
        </w:rPr>
      </w:pPr>
      <w:r w:rsidRPr="00E67476">
        <w:rPr>
          <w:rFonts w:ascii="宋体" w:hAnsi="宋体" w:cs="Arial"/>
          <w:szCs w:val="21"/>
        </w:rPr>
        <w:t>银行</w:t>
      </w:r>
      <w:r w:rsidRPr="00E67476">
        <w:rPr>
          <w:rFonts w:ascii="宋体" w:hAnsi="宋体" w:cs="Arial" w:hint="eastAsia"/>
          <w:szCs w:val="21"/>
        </w:rPr>
        <w:t>收费</w:t>
      </w:r>
      <w:r w:rsidRPr="00E67476">
        <w:rPr>
          <w:rFonts w:ascii="宋体" w:hAnsi="宋体" w:cs="Arial"/>
          <w:szCs w:val="21"/>
        </w:rPr>
        <w:t>摊销</w:t>
      </w:r>
      <w:r w:rsidRPr="00E67476">
        <w:rPr>
          <w:rFonts w:ascii="宋体" w:hAnsi="宋体" w:cs="Arial" w:hint="eastAsia"/>
          <w:szCs w:val="21"/>
        </w:rPr>
        <w:t>：银行</w:t>
      </w:r>
      <w:r w:rsidRPr="00E67476">
        <w:rPr>
          <w:rFonts w:ascii="宋体" w:hAnsi="宋体" w:cs="Arial"/>
          <w:szCs w:val="21"/>
        </w:rPr>
        <w:t>业务收取的收费款项</w:t>
      </w:r>
      <w:r w:rsidR="00134CC1">
        <w:rPr>
          <w:rFonts w:ascii="宋体" w:hAnsi="宋体" w:cs="Arial" w:hint="eastAsia"/>
          <w:szCs w:val="21"/>
        </w:rPr>
        <w:t>如果要求</w:t>
      </w:r>
      <w:r w:rsidRPr="00E67476">
        <w:rPr>
          <w:rFonts w:ascii="宋体" w:hAnsi="宋体" w:cs="Arial" w:hint="eastAsia"/>
          <w:szCs w:val="21"/>
        </w:rPr>
        <w:t>日后</w:t>
      </w:r>
      <w:r w:rsidRPr="00E67476">
        <w:rPr>
          <w:rFonts w:ascii="宋体" w:hAnsi="宋体" w:cs="Arial"/>
          <w:szCs w:val="21"/>
        </w:rPr>
        <w:t>摊销的</w:t>
      </w:r>
      <w:r w:rsidRPr="00E67476">
        <w:rPr>
          <w:rFonts w:ascii="宋体" w:hAnsi="宋体" w:cs="Arial" w:hint="eastAsia"/>
          <w:szCs w:val="21"/>
        </w:rPr>
        <w:t>，收到客户的收费金额</w:t>
      </w:r>
      <w:r w:rsidR="00EE334C">
        <w:rPr>
          <w:rFonts w:ascii="宋体" w:hAnsi="宋体" w:cs="Arial" w:hint="eastAsia"/>
          <w:szCs w:val="21"/>
        </w:rPr>
        <w:t>时</w:t>
      </w:r>
      <w:r w:rsidRPr="00E67476">
        <w:rPr>
          <w:rFonts w:ascii="宋体" w:hAnsi="宋体" w:cs="Arial" w:hint="eastAsia"/>
          <w:szCs w:val="21"/>
        </w:rPr>
        <w:t>，</w:t>
      </w:r>
      <w:r w:rsidR="00EE334C" w:rsidRPr="00671B50">
        <w:rPr>
          <w:rFonts w:ascii="宋体" w:hAnsi="宋体" w:cs="Arial" w:hint="eastAsia"/>
          <w:szCs w:val="21"/>
        </w:rPr>
        <w:t>根据收费</w:t>
      </w:r>
      <w:r w:rsidR="00EE334C">
        <w:rPr>
          <w:rFonts w:ascii="宋体" w:hAnsi="宋体" w:cs="Arial" w:hint="eastAsia"/>
          <w:szCs w:val="21"/>
        </w:rPr>
        <w:t>代码，</w:t>
      </w:r>
      <w:proofErr w:type="gramStart"/>
      <w:r w:rsidR="00EE334C">
        <w:rPr>
          <w:rFonts w:ascii="宋体" w:hAnsi="宋体" w:cs="Arial" w:hint="eastAsia"/>
          <w:szCs w:val="21"/>
        </w:rPr>
        <w:t>检索增值</w:t>
      </w:r>
      <w:proofErr w:type="gramEnd"/>
      <w:r w:rsidR="00EE334C">
        <w:rPr>
          <w:rFonts w:ascii="宋体" w:hAnsi="宋体" w:cs="Arial" w:hint="eastAsia"/>
          <w:szCs w:val="21"/>
        </w:rPr>
        <w:t>税率映射规则表，获取相应的</w:t>
      </w:r>
      <w:r w:rsidR="00EE334C" w:rsidRPr="00671B50">
        <w:rPr>
          <w:rFonts w:ascii="宋体" w:hAnsi="宋体" w:cs="Arial" w:hint="eastAsia"/>
          <w:szCs w:val="21"/>
        </w:rPr>
        <w:t>增值税率</w:t>
      </w:r>
      <w:r w:rsidR="00EE334C">
        <w:rPr>
          <w:rFonts w:ascii="宋体" w:hAnsi="宋体" w:cs="Arial" w:hint="eastAsia"/>
          <w:szCs w:val="21"/>
        </w:rPr>
        <w:t>，计算出应交增值税额和实际收费金额，</w:t>
      </w:r>
      <w:r w:rsidR="00EE334C">
        <w:rPr>
          <w:rFonts w:hint="eastAsia"/>
        </w:rPr>
        <w:t>实际收费金额计入</w:t>
      </w:r>
      <w:r w:rsidR="00EE334C" w:rsidRPr="005D531C">
        <w:rPr>
          <w:rFonts w:hint="eastAsia"/>
        </w:rPr>
        <w:t>递延</w:t>
      </w:r>
      <w:r w:rsidR="00EE334C">
        <w:rPr>
          <w:rFonts w:hint="eastAsia"/>
        </w:rPr>
        <w:t>，</w:t>
      </w:r>
      <w:r w:rsidR="00EE334C">
        <w:rPr>
          <w:rFonts w:ascii="宋体" w:hAnsi="宋体" w:cs="Arial" w:hint="eastAsia"/>
          <w:szCs w:val="21"/>
        </w:rPr>
        <w:t>生成</w:t>
      </w:r>
      <w:proofErr w:type="gramStart"/>
      <w:r w:rsidR="00EE334C">
        <w:rPr>
          <w:rFonts w:ascii="宋体" w:hAnsi="宋体" w:cs="Arial" w:hint="eastAsia"/>
          <w:szCs w:val="21"/>
        </w:rPr>
        <w:t>利收费款</w:t>
      </w:r>
      <w:r w:rsidR="00EE334C">
        <w:rPr>
          <w:rFonts w:ascii="宋体" w:hAnsi="宋体" w:cs="Arial" w:hint="eastAsia"/>
          <w:szCs w:val="21"/>
        </w:rPr>
        <w:lastRenderedPageBreak/>
        <w:t>项价</w:t>
      </w:r>
      <w:proofErr w:type="gramEnd"/>
      <w:r w:rsidR="00EE334C">
        <w:rPr>
          <w:rFonts w:ascii="宋体" w:hAnsi="宋体" w:cs="Arial" w:hint="eastAsia"/>
          <w:szCs w:val="21"/>
        </w:rPr>
        <w:t>税分离传票</w:t>
      </w:r>
      <w:r w:rsidR="00EE334C" w:rsidRPr="00671B50">
        <w:rPr>
          <w:rFonts w:ascii="宋体" w:hAnsi="宋体" w:cs="Arial" w:hint="eastAsia"/>
          <w:szCs w:val="21"/>
        </w:rPr>
        <w:t>，</w:t>
      </w:r>
      <w:r w:rsidR="00EE334C">
        <w:rPr>
          <w:rFonts w:ascii="宋体" w:hAnsi="宋体" w:cs="Arial" w:hint="eastAsia"/>
          <w:szCs w:val="21"/>
        </w:rPr>
        <w:t>登记增值税价税分离登记簿</w:t>
      </w:r>
      <w:r w:rsidR="009D66A1">
        <w:rPr>
          <w:rFonts w:ascii="宋体" w:hAnsi="宋体" w:cs="Arial" w:hint="eastAsia"/>
          <w:szCs w:val="21"/>
        </w:rPr>
        <w:t>，日终将价税分离数据发送给外围增值税管理系统</w:t>
      </w:r>
      <w:r w:rsidR="00EE334C" w:rsidRPr="00671B50">
        <w:rPr>
          <w:rFonts w:ascii="宋体" w:hAnsi="宋体" w:cs="Arial" w:hint="eastAsia"/>
          <w:szCs w:val="21"/>
        </w:rPr>
        <w:t>。</w:t>
      </w:r>
      <w:r w:rsidR="00EE334C">
        <w:rPr>
          <w:rFonts w:ascii="宋体" w:hAnsi="宋体" w:cs="Arial" w:hint="eastAsia"/>
          <w:szCs w:val="21"/>
        </w:rPr>
        <w:t>日后根据计入递延的实际收费金额分期摊销处理。</w:t>
      </w:r>
    </w:p>
    <w:p w14:paraId="6EC19EA7" w14:textId="279A38E0" w:rsidR="00B878E3" w:rsidRPr="00A270EC" w:rsidRDefault="00B878E3" w:rsidP="005C3EC8">
      <w:pPr>
        <w:pStyle w:val="ad"/>
        <w:numPr>
          <w:ilvl w:val="1"/>
          <w:numId w:val="104"/>
        </w:numPr>
        <w:spacing w:line="360" w:lineRule="auto"/>
        <w:ind w:firstLineChars="0"/>
        <w:rPr>
          <w:rFonts w:ascii="宋体" w:hAnsi="宋体" w:cs="Arial"/>
          <w:szCs w:val="21"/>
        </w:rPr>
      </w:pPr>
      <w:r w:rsidRPr="00E67476">
        <w:rPr>
          <w:rFonts w:ascii="宋体" w:hAnsi="宋体" w:cs="Arial"/>
          <w:szCs w:val="21"/>
        </w:rPr>
        <w:t>银行计提收费</w:t>
      </w:r>
      <w:r w:rsidRPr="00E67476">
        <w:rPr>
          <w:rFonts w:ascii="宋体" w:hAnsi="宋体" w:cs="Arial" w:hint="eastAsia"/>
          <w:szCs w:val="21"/>
        </w:rPr>
        <w:t>：</w:t>
      </w:r>
      <w:r w:rsidRPr="00E67476">
        <w:rPr>
          <w:rFonts w:ascii="宋体" w:hAnsi="宋体" w:cs="Arial"/>
          <w:szCs w:val="21"/>
        </w:rPr>
        <w:t>对于银行</w:t>
      </w:r>
      <w:r w:rsidRPr="00E67476">
        <w:rPr>
          <w:rFonts w:ascii="宋体" w:hAnsi="宋体" w:cs="Arial" w:hint="eastAsia"/>
          <w:szCs w:val="21"/>
        </w:rPr>
        <w:t>计提</w:t>
      </w:r>
      <w:r w:rsidRPr="00E67476">
        <w:rPr>
          <w:rFonts w:ascii="宋体" w:hAnsi="宋体" w:cs="Arial"/>
          <w:szCs w:val="21"/>
        </w:rPr>
        <w:t>收费款项</w:t>
      </w:r>
      <w:r w:rsidRPr="00E67476">
        <w:rPr>
          <w:rFonts w:ascii="宋体" w:hAnsi="宋体" w:cs="Arial" w:hint="eastAsia"/>
          <w:szCs w:val="21"/>
        </w:rPr>
        <w:t>，</w:t>
      </w:r>
      <w:r w:rsidR="00134CC1">
        <w:rPr>
          <w:rFonts w:ascii="宋体" w:hAnsi="宋体" w:cs="Arial" w:hint="eastAsia"/>
          <w:szCs w:val="21"/>
        </w:rPr>
        <w:t>系统</w:t>
      </w:r>
      <w:r w:rsidRPr="00E67476">
        <w:rPr>
          <w:rFonts w:ascii="宋体" w:hAnsi="宋体" w:cs="Arial" w:hint="eastAsia"/>
          <w:szCs w:val="21"/>
        </w:rPr>
        <w:t>自动计提收入，</w:t>
      </w:r>
      <w:r w:rsidR="00134CC1" w:rsidRPr="00671B50">
        <w:rPr>
          <w:rFonts w:ascii="宋体" w:hAnsi="宋体" w:cs="Arial" w:hint="eastAsia"/>
          <w:szCs w:val="21"/>
        </w:rPr>
        <w:t>根据</w:t>
      </w:r>
      <w:r w:rsidR="00134CC1">
        <w:rPr>
          <w:rFonts w:ascii="宋体" w:hAnsi="宋体" w:cs="Arial" w:hint="eastAsia"/>
          <w:szCs w:val="21"/>
        </w:rPr>
        <w:t>收费代码，</w:t>
      </w:r>
      <w:proofErr w:type="gramStart"/>
      <w:r w:rsidR="00134CC1">
        <w:rPr>
          <w:rFonts w:ascii="宋体" w:hAnsi="宋体" w:cs="Arial" w:hint="eastAsia"/>
          <w:szCs w:val="21"/>
        </w:rPr>
        <w:t>检索增值</w:t>
      </w:r>
      <w:proofErr w:type="gramEnd"/>
      <w:r w:rsidR="00134CC1">
        <w:rPr>
          <w:rFonts w:ascii="宋体" w:hAnsi="宋体" w:cs="Arial" w:hint="eastAsia"/>
          <w:szCs w:val="21"/>
        </w:rPr>
        <w:t>税率映射规则表，获取相应的</w:t>
      </w:r>
      <w:r w:rsidR="00134CC1" w:rsidRPr="00671B50">
        <w:rPr>
          <w:rFonts w:ascii="宋体" w:hAnsi="宋体" w:cs="Arial" w:hint="eastAsia"/>
          <w:szCs w:val="21"/>
        </w:rPr>
        <w:t>增值税率</w:t>
      </w:r>
      <w:r w:rsidR="00134CC1">
        <w:rPr>
          <w:rFonts w:ascii="宋体" w:hAnsi="宋体" w:cs="Arial" w:hint="eastAsia"/>
          <w:szCs w:val="21"/>
        </w:rPr>
        <w:t>，计算出应交增值税额和实际收费金额，并生成收费款项的价税分离传票</w:t>
      </w:r>
      <w:r w:rsidR="00134CC1" w:rsidRPr="00671B50">
        <w:rPr>
          <w:rFonts w:ascii="宋体" w:hAnsi="宋体" w:cs="Arial" w:hint="eastAsia"/>
          <w:szCs w:val="21"/>
        </w:rPr>
        <w:t>，</w:t>
      </w:r>
      <w:r w:rsidR="00134CC1">
        <w:rPr>
          <w:rFonts w:ascii="宋体" w:hAnsi="宋体" w:cs="Arial" w:hint="eastAsia"/>
          <w:szCs w:val="21"/>
        </w:rPr>
        <w:t>登记增值税价税分离登记簿</w:t>
      </w:r>
      <w:r w:rsidR="00134CC1" w:rsidRPr="00671B50">
        <w:rPr>
          <w:rFonts w:ascii="宋体" w:hAnsi="宋体" w:cs="Arial" w:hint="eastAsia"/>
          <w:szCs w:val="21"/>
        </w:rPr>
        <w:t>。</w:t>
      </w:r>
      <w:r w:rsidR="009D66A1">
        <w:rPr>
          <w:rFonts w:ascii="宋体" w:hAnsi="宋体" w:cs="Arial" w:hint="eastAsia"/>
          <w:szCs w:val="21"/>
        </w:rPr>
        <w:t>日终不需将价税分离数据发送给外围增值税管理系统，</w:t>
      </w:r>
      <w:proofErr w:type="gramStart"/>
      <w:r w:rsidR="009D66A1">
        <w:rPr>
          <w:rFonts w:ascii="宋体" w:hAnsi="宋体" w:cs="Arial" w:hint="eastAsia"/>
          <w:szCs w:val="21"/>
        </w:rPr>
        <w:t>待收费</w:t>
      </w:r>
      <w:proofErr w:type="gramEnd"/>
      <w:r w:rsidR="009D66A1">
        <w:rPr>
          <w:rFonts w:ascii="宋体" w:hAnsi="宋体" w:cs="Arial" w:hint="eastAsia"/>
          <w:szCs w:val="21"/>
        </w:rPr>
        <w:t>结算日，再将本结算周期的价税分离数据汇总一笔发送给外围增值税管理系统</w:t>
      </w:r>
      <w:r w:rsidR="009D66A1" w:rsidRPr="00A270EC">
        <w:rPr>
          <w:rFonts w:ascii="宋体" w:hAnsi="宋体" w:cs="Arial" w:hint="eastAsia"/>
          <w:szCs w:val="21"/>
        </w:rPr>
        <w:t>。</w:t>
      </w:r>
    </w:p>
    <w:p w14:paraId="6431BA9C" w14:textId="453927D0" w:rsidR="00FA6050" w:rsidRDefault="00B878E3" w:rsidP="005C3EC8">
      <w:pPr>
        <w:pStyle w:val="ad"/>
        <w:numPr>
          <w:ilvl w:val="0"/>
          <w:numId w:val="104"/>
        </w:numPr>
        <w:spacing w:line="360" w:lineRule="auto"/>
        <w:ind w:firstLineChars="0"/>
        <w:rPr>
          <w:rFonts w:ascii="宋体" w:hAnsi="宋体" w:cs="Arial"/>
          <w:szCs w:val="21"/>
        </w:rPr>
      </w:pPr>
      <w:r w:rsidRPr="00A270EC">
        <w:rPr>
          <w:rFonts w:ascii="宋体" w:hAnsi="宋体" w:cs="Arial" w:hint="eastAsia"/>
          <w:szCs w:val="21"/>
        </w:rPr>
        <w:t>收入款项业务发生</w:t>
      </w:r>
      <w:r w:rsidR="00CD23E7">
        <w:rPr>
          <w:rFonts w:ascii="宋体" w:hAnsi="宋体" w:cs="Arial" w:hint="eastAsia"/>
          <w:szCs w:val="21"/>
        </w:rPr>
        <w:t>错账</w:t>
      </w:r>
      <w:r w:rsidRPr="00A270EC">
        <w:rPr>
          <w:rFonts w:ascii="宋体" w:hAnsi="宋体" w:cs="Arial" w:hint="eastAsia"/>
          <w:szCs w:val="21"/>
        </w:rPr>
        <w:t>，</w:t>
      </w:r>
      <w:r w:rsidR="00641AC0">
        <w:rPr>
          <w:rFonts w:ascii="宋体" w:hAnsi="宋体" w:cs="Arial" w:hint="eastAsia"/>
          <w:szCs w:val="21"/>
        </w:rPr>
        <w:t>必须先确认该笔</w:t>
      </w:r>
      <w:r w:rsidR="00FA6050">
        <w:rPr>
          <w:rFonts w:ascii="宋体" w:hAnsi="宋体" w:cs="Arial" w:hint="eastAsia"/>
          <w:szCs w:val="21"/>
        </w:rPr>
        <w:t>收入</w:t>
      </w:r>
      <w:r w:rsidR="00641AC0">
        <w:rPr>
          <w:rFonts w:ascii="宋体" w:hAnsi="宋体" w:cs="Arial" w:hint="eastAsia"/>
          <w:szCs w:val="21"/>
        </w:rPr>
        <w:t>款项</w:t>
      </w:r>
      <w:r w:rsidR="00FA6050">
        <w:rPr>
          <w:rFonts w:ascii="宋体" w:hAnsi="宋体" w:cs="Arial" w:hint="eastAsia"/>
          <w:szCs w:val="21"/>
        </w:rPr>
        <w:t>是否已开票，已</w:t>
      </w:r>
      <w:r w:rsidR="00641AC0">
        <w:rPr>
          <w:rFonts w:ascii="宋体" w:hAnsi="宋体" w:cs="Arial" w:hint="eastAsia"/>
          <w:szCs w:val="21"/>
        </w:rPr>
        <w:t>开票</w:t>
      </w:r>
      <w:r w:rsidR="00FA6050">
        <w:rPr>
          <w:rFonts w:ascii="宋体" w:hAnsi="宋体" w:cs="Arial" w:hint="eastAsia"/>
          <w:szCs w:val="21"/>
        </w:rPr>
        <w:t>的是否已在税务系统</w:t>
      </w:r>
      <w:r w:rsidR="00641AC0">
        <w:rPr>
          <w:rFonts w:ascii="宋体" w:hAnsi="宋体" w:cs="Arial" w:hint="eastAsia"/>
          <w:szCs w:val="21"/>
        </w:rPr>
        <w:t>红冲</w:t>
      </w:r>
      <w:r w:rsidR="00FA6050">
        <w:rPr>
          <w:rFonts w:ascii="宋体" w:hAnsi="宋体" w:cs="Arial" w:hint="eastAsia"/>
          <w:szCs w:val="21"/>
        </w:rPr>
        <w:t>处理。</w:t>
      </w:r>
      <w:r w:rsidR="00490F09">
        <w:rPr>
          <w:rFonts w:ascii="宋体" w:hAnsi="宋体" w:cs="Arial" w:hint="eastAsia"/>
          <w:szCs w:val="21"/>
        </w:rPr>
        <w:t>由柜面发起查询交易，通过增值税发票系统获取开票信息和红冲信息。柜员根据查询结果，确认核心收费错</w:t>
      </w:r>
      <w:proofErr w:type="gramStart"/>
      <w:r w:rsidR="00490F09">
        <w:rPr>
          <w:rFonts w:ascii="宋体" w:hAnsi="宋体" w:cs="Arial" w:hint="eastAsia"/>
          <w:szCs w:val="21"/>
        </w:rPr>
        <w:t>账是否</w:t>
      </w:r>
      <w:proofErr w:type="gramEnd"/>
      <w:r w:rsidR="00490F09">
        <w:rPr>
          <w:rFonts w:ascii="宋体" w:hAnsi="宋体" w:cs="Arial" w:hint="eastAsia"/>
          <w:szCs w:val="21"/>
        </w:rPr>
        <w:t>可以冲账。</w:t>
      </w:r>
    </w:p>
    <w:p w14:paraId="3CFCD928" w14:textId="110D897B" w:rsidR="00490F09" w:rsidRDefault="00FA6050" w:rsidP="005C3EC8">
      <w:pPr>
        <w:pStyle w:val="ad"/>
        <w:numPr>
          <w:ilvl w:val="1"/>
          <w:numId w:val="104"/>
        </w:numPr>
        <w:spacing w:line="360" w:lineRule="auto"/>
        <w:ind w:firstLineChars="0"/>
        <w:rPr>
          <w:rFonts w:ascii="宋体" w:hAnsi="宋体" w:cs="Arial"/>
          <w:szCs w:val="21"/>
        </w:rPr>
      </w:pPr>
      <w:r>
        <w:rPr>
          <w:rFonts w:ascii="宋体" w:hAnsi="宋体" w:cs="Arial" w:hint="eastAsia"/>
          <w:szCs w:val="21"/>
        </w:rPr>
        <w:t>该笔</w:t>
      </w:r>
      <w:r>
        <w:rPr>
          <w:rFonts w:ascii="宋体" w:hAnsi="宋体" w:cs="Arial"/>
          <w:szCs w:val="21"/>
        </w:rPr>
        <w:t>收入款项没有开票</w:t>
      </w:r>
      <w:r>
        <w:rPr>
          <w:rFonts w:ascii="宋体" w:hAnsi="宋体" w:cs="Arial" w:hint="eastAsia"/>
          <w:szCs w:val="21"/>
        </w:rPr>
        <w:t>，</w:t>
      </w:r>
      <w:r>
        <w:rPr>
          <w:rFonts w:ascii="宋体" w:hAnsi="宋体" w:cs="Arial"/>
          <w:szCs w:val="21"/>
        </w:rPr>
        <w:t>允许核心</w:t>
      </w:r>
      <w:r w:rsidR="00490F09">
        <w:rPr>
          <w:rFonts w:ascii="宋体" w:hAnsi="宋体" w:cs="Arial"/>
          <w:szCs w:val="21"/>
        </w:rPr>
        <w:t>冲账处理</w:t>
      </w:r>
      <w:r w:rsidR="00490F09">
        <w:rPr>
          <w:rFonts w:ascii="宋体" w:hAnsi="宋体" w:cs="Arial" w:hint="eastAsia"/>
          <w:szCs w:val="21"/>
        </w:rPr>
        <w:t>；</w:t>
      </w:r>
      <w:r w:rsidR="00490F09">
        <w:rPr>
          <w:rFonts w:ascii="宋体" w:hAnsi="宋体" w:cs="Arial"/>
          <w:szCs w:val="21"/>
        </w:rPr>
        <w:t>日终将该笔冲账信息送给增值税管理系统</w:t>
      </w:r>
      <w:r w:rsidR="00490F09">
        <w:rPr>
          <w:rFonts w:ascii="宋体" w:hAnsi="宋体" w:cs="Arial" w:hint="eastAsia"/>
          <w:szCs w:val="21"/>
        </w:rPr>
        <w:t>；</w:t>
      </w:r>
    </w:p>
    <w:p w14:paraId="3603EF03" w14:textId="4F5FEFDA" w:rsidR="00490F09" w:rsidRDefault="00490F09" w:rsidP="005C3EC8">
      <w:pPr>
        <w:pStyle w:val="ad"/>
        <w:numPr>
          <w:ilvl w:val="1"/>
          <w:numId w:val="104"/>
        </w:numPr>
        <w:spacing w:line="360" w:lineRule="auto"/>
        <w:ind w:firstLineChars="0"/>
        <w:rPr>
          <w:rFonts w:ascii="宋体" w:hAnsi="宋体" w:cs="Arial"/>
          <w:szCs w:val="21"/>
        </w:rPr>
      </w:pPr>
      <w:r>
        <w:rPr>
          <w:rFonts w:ascii="宋体" w:hAnsi="宋体" w:cs="Arial" w:hint="eastAsia"/>
          <w:szCs w:val="21"/>
        </w:rPr>
        <w:t>该笔</w:t>
      </w:r>
      <w:r>
        <w:rPr>
          <w:rFonts w:ascii="宋体" w:hAnsi="宋体" w:cs="Arial"/>
          <w:szCs w:val="21"/>
        </w:rPr>
        <w:t>收入款项</w:t>
      </w:r>
      <w:r>
        <w:rPr>
          <w:rFonts w:ascii="宋体" w:hAnsi="宋体" w:cs="Arial" w:hint="eastAsia"/>
          <w:szCs w:val="21"/>
        </w:rPr>
        <w:t>已</w:t>
      </w:r>
      <w:r>
        <w:rPr>
          <w:rFonts w:ascii="宋体" w:hAnsi="宋体" w:cs="Arial"/>
          <w:szCs w:val="21"/>
        </w:rPr>
        <w:t>开票</w:t>
      </w:r>
      <w:r>
        <w:rPr>
          <w:rFonts w:ascii="宋体" w:hAnsi="宋体" w:cs="Arial" w:hint="eastAsia"/>
          <w:szCs w:val="21"/>
        </w:rPr>
        <w:t>，且在税务系统已红冲处理，则该笔错</w:t>
      </w:r>
      <w:proofErr w:type="gramStart"/>
      <w:r>
        <w:rPr>
          <w:rFonts w:ascii="宋体" w:hAnsi="宋体" w:cs="Arial" w:hint="eastAsia"/>
          <w:szCs w:val="21"/>
        </w:rPr>
        <w:t>账</w:t>
      </w:r>
      <w:r>
        <w:rPr>
          <w:rFonts w:ascii="宋体" w:hAnsi="宋体" w:cs="Arial"/>
          <w:szCs w:val="21"/>
        </w:rPr>
        <w:t>允许</w:t>
      </w:r>
      <w:proofErr w:type="gramEnd"/>
      <w:r>
        <w:rPr>
          <w:rFonts w:ascii="宋体" w:hAnsi="宋体" w:cs="Arial"/>
          <w:szCs w:val="21"/>
        </w:rPr>
        <w:t>在核心冲账处理</w:t>
      </w:r>
      <w:r>
        <w:rPr>
          <w:rFonts w:ascii="宋体" w:hAnsi="宋体" w:cs="Arial" w:hint="eastAsia"/>
          <w:szCs w:val="21"/>
        </w:rPr>
        <w:t>；</w:t>
      </w:r>
      <w:r>
        <w:rPr>
          <w:rFonts w:ascii="宋体" w:hAnsi="宋体" w:cs="Arial"/>
          <w:szCs w:val="21"/>
        </w:rPr>
        <w:t>日终将该笔冲账信息送给增值税管理系统</w:t>
      </w:r>
      <w:r>
        <w:rPr>
          <w:rFonts w:ascii="宋体" w:hAnsi="宋体" w:cs="Arial" w:hint="eastAsia"/>
          <w:szCs w:val="21"/>
        </w:rPr>
        <w:t>；</w:t>
      </w:r>
    </w:p>
    <w:p w14:paraId="14F062AF" w14:textId="5334AE7D" w:rsidR="00B878E3" w:rsidRPr="00A270EC" w:rsidRDefault="00490F09" w:rsidP="005C3EC8">
      <w:pPr>
        <w:pStyle w:val="ad"/>
        <w:numPr>
          <w:ilvl w:val="1"/>
          <w:numId w:val="104"/>
        </w:numPr>
        <w:spacing w:line="360" w:lineRule="auto"/>
        <w:ind w:firstLineChars="0"/>
        <w:rPr>
          <w:rFonts w:ascii="宋体" w:hAnsi="宋体" w:cs="Arial"/>
          <w:szCs w:val="21"/>
        </w:rPr>
      </w:pPr>
      <w:r>
        <w:rPr>
          <w:rFonts w:ascii="宋体" w:hAnsi="宋体" w:cs="Arial" w:hint="eastAsia"/>
          <w:szCs w:val="21"/>
        </w:rPr>
        <w:t>该笔</w:t>
      </w:r>
      <w:r>
        <w:rPr>
          <w:rFonts w:ascii="宋体" w:hAnsi="宋体" w:cs="Arial"/>
          <w:szCs w:val="21"/>
        </w:rPr>
        <w:t>收入款项</w:t>
      </w:r>
      <w:r>
        <w:rPr>
          <w:rFonts w:ascii="宋体" w:hAnsi="宋体" w:cs="Arial" w:hint="eastAsia"/>
          <w:szCs w:val="21"/>
        </w:rPr>
        <w:t>已</w:t>
      </w:r>
      <w:r>
        <w:rPr>
          <w:rFonts w:ascii="宋体" w:hAnsi="宋体" w:cs="Arial"/>
          <w:szCs w:val="21"/>
        </w:rPr>
        <w:t>开票</w:t>
      </w:r>
      <w:r>
        <w:rPr>
          <w:rFonts w:ascii="宋体" w:hAnsi="宋体" w:cs="Arial" w:hint="eastAsia"/>
          <w:szCs w:val="21"/>
        </w:rPr>
        <w:t>，但未在税务系统红冲处理，则该笔错账不</w:t>
      </w:r>
      <w:r>
        <w:rPr>
          <w:rFonts w:ascii="宋体" w:hAnsi="宋体" w:cs="Arial"/>
          <w:szCs w:val="21"/>
        </w:rPr>
        <w:t>允许在核心冲账处理</w:t>
      </w:r>
      <w:r>
        <w:rPr>
          <w:rFonts w:ascii="宋体" w:hAnsi="宋体" w:cs="Arial" w:hint="eastAsia"/>
          <w:szCs w:val="21"/>
        </w:rPr>
        <w:t>；</w:t>
      </w:r>
    </w:p>
    <w:p w14:paraId="65068A58" w14:textId="2E815291" w:rsidR="00B878E3" w:rsidRPr="00A270EC" w:rsidRDefault="00B878E3" w:rsidP="002871A7">
      <w:pPr>
        <w:pStyle w:val="ad"/>
        <w:numPr>
          <w:ilvl w:val="0"/>
          <w:numId w:val="104"/>
        </w:numPr>
        <w:spacing w:line="360" w:lineRule="auto"/>
        <w:ind w:firstLineChars="0"/>
        <w:rPr>
          <w:rFonts w:ascii="宋体" w:hAnsi="宋体" w:cs="Arial"/>
          <w:szCs w:val="21"/>
        </w:rPr>
      </w:pPr>
      <w:r w:rsidRPr="00A270EC">
        <w:rPr>
          <w:rFonts w:ascii="宋体" w:hAnsi="宋体" w:cs="Arial" w:hint="eastAsia"/>
          <w:szCs w:val="21"/>
        </w:rPr>
        <w:t>对于外币收入的价税分离，</w:t>
      </w:r>
      <w:proofErr w:type="gramStart"/>
      <w:r w:rsidRPr="00A270EC">
        <w:rPr>
          <w:rFonts w:ascii="宋体" w:hAnsi="宋体" w:cs="Arial" w:hint="eastAsia"/>
          <w:szCs w:val="21"/>
        </w:rPr>
        <w:t>按照原币</w:t>
      </w:r>
      <w:r w:rsidR="002871A7">
        <w:rPr>
          <w:rFonts w:ascii="宋体" w:hAnsi="宋体" w:cs="Arial" w:hint="eastAsia"/>
          <w:szCs w:val="21"/>
        </w:rPr>
        <w:t>进行</w:t>
      </w:r>
      <w:proofErr w:type="gramEnd"/>
      <w:r w:rsidR="002871A7">
        <w:rPr>
          <w:rFonts w:ascii="宋体" w:hAnsi="宋体" w:cs="Arial" w:hint="eastAsia"/>
          <w:szCs w:val="21"/>
        </w:rPr>
        <w:t>价税分离</w:t>
      </w:r>
      <w:r w:rsidRPr="00A270EC">
        <w:rPr>
          <w:rFonts w:ascii="宋体" w:hAnsi="宋体" w:cs="Arial" w:hint="eastAsia"/>
          <w:szCs w:val="21"/>
        </w:rPr>
        <w:t>处理，日</w:t>
      </w:r>
      <w:proofErr w:type="gramStart"/>
      <w:r w:rsidRPr="00A270EC">
        <w:rPr>
          <w:rFonts w:ascii="宋体" w:hAnsi="宋体" w:cs="Arial" w:hint="eastAsia"/>
          <w:szCs w:val="21"/>
        </w:rPr>
        <w:t>终</w:t>
      </w:r>
      <w:r w:rsidR="002871A7" w:rsidRPr="00A270EC">
        <w:rPr>
          <w:rFonts w:ascii="宋体" w:hAnsi="宋体" w:cs="Arial" w:hint="eastAsia"/>
          <w:szCs w:val="21"/>
        </w:rPr>
        <w:t>将原</w:t>
      </w:r>
      <w:proofErr w:type="gramEnd"/>
      <w:r w:rsidR="002871A7" w:rsidRPr="00A270EC">
        <w:rPr>
          <w:rFonts w:ascii="宋体" w:hAnsi="宋体" w:cs="Arial" w:hint="eastAsia"/>
          <w:szCs w:val="21"/>
        </w:rPr>
        <w:t>币价税分离数据</w:t>
      </w:r>
      <w:r w:rsidR="002871A7">
        <w:rPr>
          <w:rFonts w:ascii="宋体" w:hAnsi="宋体" w:cs="Arial" w:hint="eastAsia"/>
          <w:szCs w:val="21"/>
        </w:rPr>
        <w:t>通过数据仓库</w:t>
      </w:r>
      <w:r w:rsidR="002871A7" w:rsidRPr="00A270EC">
        <w:rPr>
          <w:rFonts w:ascii="宋体" w:hAnsi="宋体" w:cs="Arial" w:hint="eastAsia"/>
          <w:szCs w:val="21"/>
        </w:rPr>
        <w:t>都发给管理系统。</w:t>
      </w:r>
      <w:r w:rsidR="002871A7">
        <w:rPr>
          <w:rFonts w:ascii="宋体" w:hAnsi="宋体" w:cs="Arial" w:hint="eastAsia"/>
          <w:szCs w:val="21"/>
        </w:rPr>
        <w:t>数据仓库</w:t>
      </w:r>
      <w:r w:rsidRPr="00A270EC">
        <w:rPr>
          <w:rFonts w:ascii="宋体" w:hAnsi="宋体" w:cs="Arial" w:hint="eastAsia"/>
          <w:szCs w:val="21"/>
        </w:rPr>
        <w:t>按当天外币折人民币中间价</w:t>
      </w:r>
      <w:r w:rsidR="002871A7">
        <w:rPr>
          <w:rFonts w:ascii="宋体" w:hAnsi="宋体" w:cs="Arial" w:hint="eastAsia"/>
          <w:szCs w:val="21"/>
        </w:rPr>
        <w:t>对价税分离数据进行</w:t>
      </w:r>
      <w:r w:rsidRPr="00A270EC">
        <w:rPr>
          <w:rFonts w:ascii="宋体" w:hAnsi="宋体" w:cs="Arial" w:hint="eastAsia"/>
          <w:szCs w:val="21"/>
        </w:rPr>
        <w:t>折算（</w:t>
      </w:r>
      <w:proofErr w:type="gramStart"/>
      <w:r w:rsidR="00E67476">
        <w:rPr>
          <w:rFonts w:ascii="宋体" w:hAnsi="宋体" w:cs="Arial" w:hint="eastAsia"/>
          <w:szCs w:val="21"/>
        </w:rPr>
        <w:t>不</w:t>
      </w:r>
      <w:proofErr w:type="gramEnd"/>
      <w:r w:rsidR="00E67476">
        <w:rPr>
          <w:rFonts w:ascii="宋体" w:hAnsi="宋体" w:cs="Arial" w:hint="eastAsia"/>
          <w:szCs w:val="21"/>
        </w:rPr>
        <w:t>出账</w:t>
      </w:r>
      <w:r w:rsidRPr="00A270EC">
        <w:rPr>
          <w:rFonts w:ascii="宋体" w:hAnsi="宋体" w:cs="Arial" w:hint="eastAsia"/>
          <w:szCs w:val="21"/>
        </w:rPr>
        <w:t>），</w:t>
      </w:r>
    </w:p>
    <w:p w14:paraId="46F649B4" w14:textId="77777777" w:rsidR="00B878E3" w:rsidRDefault="00B878E3" w:rsidP="00B878E3">
      <w:pPr>
        <w:pStyle w:val="af2"/>
        <w:spacing w:after="0"/>
        <w:ind w:left="840" w:firstLineChars="0" w:firstLine="0"/>
        <w:jc w:val="left"/>
        <w:rPr>
          <w:color w:val="000000"/>
          <w:shd w:val="clear" w:color="auto" w:fill="FFFFFF"/>
        </w:rPr>
      </w:pPr>
      <w:r>
        <w:rPr>
          <w:rFonts w:hint="eastAsia"/>
          <w:color w:val="000000"/>
          <w:shd w:val="clear" w:color="auto" w:fill="FFFFFF"/>
        </w:rPr>
        <w:t>例如，外币利息收入</w:t>
      </w:r>
    </w:p>
    <w:p w14:paraId="71766244" w14:textId="77777777" w:rsidR="00B878E3" w:rsidRPr="00A270EC" w:rsidRDefault="00B878E3" w:rsidP="002871A7">
      <w:pPr>
        <w:pStyle w:val="ad"/>
        <w:numPr>
          <w:ilvl w:val="1"/>
          <w:numId w:val="104"/>
        </w:numPr>
        <w:spacing w:line="360" w:lineRule="auto"/>
        <w:ind w:firstLineChars="0"/>
        <w:rPr>
          <w:rFonts w:ascii="宋体" w:hAnsi="宋体" w:cs="Arial"/>
          <w:szCs w:val="21"/>
        </w:rPr>
      </w:pPr>
      <w:r w:rsidRPr="00A270EC">
        <w:rPr>
          <w:rFonts w:ascii="宋体" w:hAnsi="宋体" w:cs="Arial" w:hint="eastAsia"/>
          <w:szCs w:val="21"/>
        </w:rPr>
        <w:t>某一笔美元贷款合约，每日计提1000USD，其计提分录为：</w:t>
      </w:r>
    </w:p>
    <w:p w14:paraId="65A4CFC6" w14:textId="77777777" w:rsidR="00B878E3" w:rsidRPr="00A270EC" w:rsidRDefault="00B878E3" w:rsidP="00A270EC">
      <w:pPr>
        <w:pStyle w:val="ad"/>
        <w:spacing w:line="360" w:lineRule="auto"/>
        <w:ind w:left="1266" w:firstLineChars="0" w:firstLine="0"/>
        <w:rPr>
          <w:rFonts w:ascii="宋体" w:hAnsi="宋体" w:cs="Arial"/>
          <w:szCs w:val="21"/>
        </w:rPr>
      </w:pPr>
      <w:r w:rsidRPr="00A270EC">
        <w:rPr>
          <w:rFonts w:ascii="宋体" w:hAnsi="宋体" w:cs="Arial" w:hint="eastAsia"/>
          <w:szCs w:val="21"/>
        </w:rPr>
        <w:t>      Dr  应收利息  USD1000;</w:t>
      </w:r>
    </w:p>
    <w:p w14:paraId="7EC3CF8B" w14:textId="7A919122" w:rsidR="00B878E3" w:rsidRPr="00A270EC" w:rsidRDefault="00134CC1" w:rsidP="00A270EC">
      <w:pPr>
        <w:pStyle w:val="ad"/>
        <w:spacing w:line="360" w:lineRule="auto"/>
        <w:ind w:left="1266" w:firstLineChars="0" w:firstLine="0"/>
        <w:rPr>
          <w:rFonts w:ascii="宋体" w:hAnsi="宋体" w:cs="Arial"/>
          <w:szCs w:val="21"/>
        </w:rPr>
      </w:pPr>
      <w:r w:rsidRPr="00E67476">
        <w:rPr>
          <w:rFonts w:ascii="宋体" w:hAnsi="宋体" w:cs="Arial" w:hint="eastAsia"/>
          <w:szCs w:val="21"/>
        </w:rPr>
        <w:t>       </w:t>
      </w:r>
      <w:r w:rsidR="00B878E3" w:rsidRPr="00A270EC">
        <w:rPr>
          <w:rFonts w:ascii="宋体" w:hAnsi="宋体" w:cs="Arial" w:hint="eastAsia"/>
          <w:szCs w:val="21"/>
        </w:rPr>
        <w:t>Cr  利息收入    USD1000</w:t>
      </w:r>
      <w:r>
        <w:rPr>
          <w:rFonts w:ascii="宋体" w:hAnsi="宋体" w:cs="Arial"/>
          <w:szCs w:val="21"/>
        </w:rPr>
        <w:t xml:space="preserve"> </w:t>
      </w:r>
    </w:p>
    <w:p w14:paraId="38FE07ED" w14:textId="77777777" w:rsidR="00B878E3" w:rsidRPr="00A270EC" w:rsidRDefault="00B878E3" w:rsidP="00A270EC">
      <w:pPr>
        <w:pStyle w:val="ad"/>
        <w:spacing w:line="360" w:lineRule="auto"/>
        <w:ind w:left="1266" w:firstLineChars="0" w:firstLine="0"/>
        <w:rPr>
          <w:rFonts w:ascii="宋体" w:hAnsi="宋体" w:cs="Arial"/>
          <w:szCs w:val="21"/>
        </w:rPr>
      </w:pPr>
      <w:r w:rsidRPr="00A270EC">
        <w:rPr>
          <w:rFonts w:ascii="宋体" w:hAnsi="宋体" w:cs="Arial" w:hint="eastAsia"/>
          <w:szCs w:val="21"/>
        </w:rPr>
        <w:t>价税分离计算，计算人民币税额，假设税率为6%</w:t>
      </w:r>
    </w:p>
    <w:p w14:paraId="0482CF77" w14:textId="24F9A6AD" w:rsidR="00B878E3" w:rsidRDefault="00B878E3" w:rsidP="002871A7">
      <w:pPr>
        <w:pStyle w:val="ad"/>
        <w:numPr>
          <w:ilvl w:val="1"/>
          <w:numId w:val="104"/>
        </w:numPr>
        <w:spacing w:line="360" w:lineRule="auto"/>
        <w:ind w:firstLineChars="0"/>
        <w:rPr>
          <w:rFonts w:ascii="宋体" w:hAnsi="宋体" w:cs="Arial"/>
          <w:szCs w:val="21"/>
        </w:rPr>
      </w:pPr>
      <w:r w:rsidRPr="00A270EC">
        <w:rPr>
          <w:rFonts w:ascii="宋体" w:hAnsi="宋体" w:cs="Arial" w:hint="eastAsia"/>
          <w:szCs w:val="21"/>
        </w:rPr>
        <w:t>应交增值税</w:t>
      </w:r>
      <w:r w:rsidR="00E67476">
        <w:rPr>
          <w:rFonts w:ascii="宋体" w:hAnsi="宋体" w:cs="Arial" w:hint="eastAsia"/>
          <w:szCs w:val="21"/>
        </w:rPr>
        <w:t xml:space="preserve">  </w:t>
      </w:r>
      <w:r w:rsidRPr="00A270EC">
        <w:rPr>
          <w:rFonts w:ascii="宋体" w:hAnsi="宋体" w:cs="Arial" w:hint="eastAsia"/>
          <w:szCs w:val="21"/>
        </w:rPr>
        <w:t>=</w:t>
      </w:r>
      <w:r w:rsidR="00E67476">
        <w:rPr>
          <w:rFonts w:ascii="宋体" w:hAnsi="宋体" w:cs="Arial"/>
          <w:szCs w:val="21"/>
        </w:rPr>
        <w:t xml:space="preserve"> </w:t>
      </w:r>
      <w:r w:rsidR="00E67476" w:rsidRPr="00E67476">
        <w:rPr>
          <w:rFonts w:ascii="宋体" w:hAnsi="宋体" w:cs="Arial" w:hint="eastAsia"/>
          <w:szCs w:val="21"/>
        </w:rPr>
        <w:t>USD1000</w:t>
      </w:r>
      <w:r w:rsidR="00E67476">
        <w:rPr>
          <w:rFonts w:ascii="宋体" w:hAnsi="宋体" w:cs="Arial"/>
          <w:szCs w:val="21"/>
        </w:rPr>
        <w:t xml:space="preserve"> </w:t>
      </w:r>
      <w:r w:rsidRPr="00A270EC">
        <w:rPr>
          <w:rFonts w:ascii="宋体" w:hAnsi="宋体" w:cs="Arial" w:hint="eastAsia"/>
          <w:szCs w:val="21"/>
        </w:rPr>
        <w:t>*</w:t>
      </w:r>
      <w:r w:rsidR="00E67476">
        <w:rPr>
          <w:rFonts w:ascii="宋体" w:hAnsi="宋体" w:cs="Arial"/>
          <w:szCs w:val="21"/>
        </w:rPr>
        <w:t xml:space="preserve"> </w:t>
      </w:r>
      <w:r w:rsidR="00E67476">
        <w:rPr>
          <w:rFonts w:ascii="宋体" w:hAnsi="宋体" w:cs="Arial" w:hint="eastAsia"/>
          <w:szCs w:val="21"/>
        </w:rPr>
        <w:t>6%</w:t>
      </w:r>
      <w:r w:rsidR="00E67476">
        <w:rPr>
          <w:rFonts w:ascii="宋体" w:hAnsi="宋体" w:cs="Arial"/>
          <w:szCs w:val="21"/>
        </w:rPr>
        <w:t xml:space="preserve"> </w:t>
      </w:r>
      <w:r w:rsidR="00E67476">
        <w:rPr>
          <w:rFonts w:ascii="宋体" w:hAnsi="宋体" w:cs="Arial" w:hint="eastAsia"/>
          <w:szCs w:val="21"/>
        </w:rPr>
        <w:t>/</w:t>
      </w:r>
      <w:r w:rsidR="00E67476">
        <w:rPr>
          <w:rFonts w:ascii="宋体" w:hAnsi="宋体" w:cs="Arial"/>
          <w:szCs w:val="21"/>
        </w:rPr>
        <w:t xml:space="preserve"> </w:t>
      </w:r>
      <w:r w:rsidR="00E67476" w:rsidRPr="00E67476">
        <w:rPr>
          <w:rFonts w:ascii="宋体" w:hAnsi="宋体" w:cs="Arial" w:hint="eastAsia"/>
          <w:szCs w:val="21"/>
        </w:rPr>
        <w:t>(1+6%)</w:t>
      </w:r>
      <w:r w:rsidR="00E67476">
        <w:rPr>
          <w:rFonts w:ascii="宋体" w:hAnsi="宋体" w:cs="Arial"/>
          <w:szCs w:val="21"/>
        </w:rPr>
        <w:t xml:space="preserve"> </w:t>
      </w:r>
      <w:r w:rsidR="00E67476" w:rsidRPr="00E67476">
        <w:rPr>
          <w:rFonts w:ascii="宋体" w:hAnsi="宋体" w:cs="Arial" w:hint="eastAsia"/>
          <w:szCs w:val="21"/>
        </w:rPr>
        <w:t>=</w:t>
      </w:r>
      <w:r w:rsidR="00E67476">
        <w:rPr>
          <w:rFonts w:ascii="宋体" w:hAnsi="宋体" w:cs="Arial"/>
          <w:szCs w:val="21"/>
        </w:rPr>
        <w:t xml:space="preserve"> </w:t>
      </w:r>
      <w:r w:rsidRPr="00A270EC">
        <w:rPr>
          <w:rFonts w:ascii="宋体" w:hAnsi="宋体" w:cs="Arial" w:hint="eastAsia"/>
          <w:szCs w:val="21"/>
        </w:rPr>
        <w:t>USD56.60</w:t>
      </w:r>
      <w:r w:rsidR="00E67476">
        <w:rPr>
          <w:rFonts w:ascii="宋体" w:hAnsi="宋体" w:cs="Arial"/>
          <w:szCs w:val="21"/>
        </w:rPr>
        <w:t xml:space="preserve"> </w:t>
      </w:r>
    </w:p>
    <w:p w14:paraId="295DBCD5" w14:textId="51367268" w:rsidR="00B878E3" w:rsidRDefault="00B878E3" w:rsidP="00A270EC">
      <w:pPr>
        <w:spacing w:line="360" w:lineRule="auto"/>
        <w:ind w:left="846" w:firstLineChars="200" w:firstLine="420"/>
        <w:rPr>
          <w:rFonts w:ascii="宋体" w:hAnsi="宋体" w:cs="Arial"/>
          <w:szCs w:val="21"/>
        </w:rPr>
      </w:pPr>
      <w:r w:rsidRPr="00A270EC">
        <w:rPr>
          <w:rFonts w:ascii="宋体" w:hAnsi="宋体" w:cs="Arial" w:hint="eastAsia"/>
          <w:szCs w:val="21"/>
        </w:rPr>
        <w:t>实际利息收入</w:t>
      </w:r>
      <w:r w:rsidR="00E67476" w:rsidRPr="00E67476">
        <w:rPr>
          <w:rFonts w:ascii="宋体" w:hAnsi="宋体" w:cs="Arial" w:hint="eastAsia"/>
          <w:szCs w:val="21"/>
        </w:rPr>
        <w:t xml:space="preserve">= </w:t>
      </w:r>
      <w:r w:rsidRPr="00A270EC">
        <w:rPr>
          <w:rFonts w:ascii="宋体" w:hAnsi="宋体" w:cs="Arial" w:hint="eastAsia"/>
          <w:szCs w:val="21"/>
        </w:rPr>
        <w:t>USD</w:t>
      </w:r>
      <w:r w:rsidR="00E67476" w:rsidRPr="00E67476">
        <w:rPr>
          <w:rFonts w:ascii="宋体" w:hAnsi="宋体" w:cs="Arial" w:hint="eastAsia"/>
          <w:szCs w:val="21"/>
        </w:rPr>
        <w:t>1000- USD</w:t>
      </w:r>
      <w:r w:rsidRPr="00A270EC">
        <w:rPr>
          <w:rFonts w:ascii="宋体" w:hAnsi="宋体" w:cs="Arial" w:hint="eastAsia"/>
          <w:szCs w:val="21"/>
        </w:rPr>
        <w:t>56.60= USD 943.4</w:t>
      </w:r>
    </w:p>
    <w:p w14:paraId="0C21FE7D" w14:textId="169C6D03" w:rsidR="00B878E3" w:rsidRPr="00A270EC" w:rsidRDefault="00B878E3" w:rsidP="002871A7">
      <w:pPr>
        <w:pStyle w:val="ad"/>
        <w:numPr>
          <w:ilvl w:val="1"/>
          <w:numId w:val="104"/>
        </w:numPr>
        <w:spacing w:line="360" w:lineRule="auto"/>
        <w:ind w:firstLineChars="0"/>
        <w:rPr>
          <w:rFonts w:ascii="宋体" w:hAnsi="宋体" w:cs="Arial"/>
          <w:szCs w:val="21"/>
        </w:rPr>
      </w:pPr>
      <w:r w:rsidRPr="00A270EC">
        <w:rPr>
          <w:rFonts w:ascii="宋体" w:hAnsi="宋体" w:cs="Arial" w:hint="eastAsia"/>
          <w:szCs w:val="21"/>
        </w:rPr>
        <w:t>价税分离的会计分录如下：</w:t>
      </w:r>
    </w:p>
    <w:p w14:paraId="0F2CC35A" w14:textId="268FFB79" w:rsidR="00B878E3" w:rsidRPr="00A270EC" w:rsidRDefault="00B878E3" w:rsidP="00A270EC">
      <w:pPr>
        <w:pStyle w:val="ad"/>
        <w:spacing w:line="360" w:lineRule="auto"/>
        <w:ind w:left="1266" w:firstLineChars="0" w:firstLine="0"/>
        <w:rPr>
          <w:rFonts w:ascii="宋体" w:hAnsi="宋体" w:cs="Arial"/>
          <w:szCs w:val="21"/>
        </w:rPr>
      </w:pPr>
      <w:r w:rsidRPr="00A270EC">
        <w:rPr>
          <w:rFonts w:ascii="宋体" w:hAnsi="宋体" w:cs="Arial" w:hint="eastAsia"/>
          <w:szCs w:val="21"/>
        </w:rPr>
        <w:lastRenderedPageBreak/>
        <w:t>     Dr    </w:t>
      </w:r>
      <w:r w:rsidR="00134CC1">
        <w:rPr>
          <w:rFonts w:ascii="宋体" w:hAnsi="宋体" w:cs="Arial"/>
          <w:szCs w:val="21"/>
        </w:rPr>
        <w:t xml:space="preserve">   </w:t>
      </w:r>
      <w:r w:rsidRPr="00A270EC">
        <w:rPr>
          <w:rFonts w:ascii="宋体" w:hAnsi="宋体" w:cs="Arial" w:hint="eastAsia"/>
          <w:szCs w:val="21"/>
        </w:rPr>
        <w:t>利息收入    USD1000</w:t>
      </w:r>
      <w:r w:rsidR="00134CC1">
        <w:rPr>
          <w:rFonts w:ascii="宋体" w:hAnsi="宋体" w:cs="Arial"/>
          <w:szCs w:val="21"/>
        </w:rPr>
        <w:t xml:space="preserve"> </w:t>
      </w:r>
    </w:p>
    <w:p w14:paraId="434F012D" w14:textId="54F4D131" w:rsidR="00B878E3" w:rsidRPr="00A270EC" w:rsidRDefault="00134CC1" w:rsidP="00A270EC">
      <w:pPr>
        <w:pStyle w:val="ad"/>
        <w:spacing w:line="360" w:lineRule="auto"/>
        <w:ind w:left="1266" w:firstLineChars="0" w:firstLine="0"/>
        <w:rPr>
          <w:rFonts w:ascii="宋体" w:hAnsi="宋体" w:cs="Arial"/>
          <w:szCs w:val="21"/>
        </w:rPr>
      </w:pPr>
      <w:r w:rsidRPr="00E67476">
        <w:rPr>
          <w:rFonts w:ascii="宋体" w:hAnsi="宋体" w:cs="Arial" w:hint="eastAsia"/>
          <w:szCs w:val="21"/>
        </w:rPr>
        <w:t>      </w:t>
      </w:r>
      <w:r w:rsidR="00B878E3" w:rsidRPr="00A270EC">
        <w:rPr>
          <w:rFonts w:ascii="宋体" w:hAnsi="宋体" w:cs="Arial" w:hint="eastAsia"/>
          <w:szCs w:val="21"/>
        </w:rPr>
        <w:t>  Cr </w:t>
      </w:r>
      <w:r>
        <w:rPr>
          <w:rFonts w:ascii="宋体" w:hAnsi="宋体" w:cs="Arial"/>
          <w:szCs w:val="21"/>
        </w:rPr>
        <w:t xml:space="preserve">   </w:t>
      </w:r>
      <w:r w:rsidR="00B878E3" w:rsidRPr="00A270EC">
        <w:rPr>
          <w:rFonts w:ascii="宋体" w:hAnsi="宋体" w:cs="Arial" w:hint="eastAsia"/>
          <w:szCs w:val="21"/>
        </w:rPr>
        <w:t>利息收入    USD943.4</w:t>
      </w:r>
      <w:r>
        <w:rPr>
          <w:rFonts w:ascii="宋体" w:hAnsi="宋体" w:cs="Arial"/>
          <w:szCs w:val="21"/>
        </w:rPr>
        <w:t xml:space="preserve"> </w:t>
      </w:r>
    </w:p>
    <w:p w14:paraId="4837D332" w14:textId="61D57C9F" w:rsidR="00E67476" w:rsidRPr="00A270EC" w:rsidRDefault="00B878E3" w:rsidP="00A270EC">
      <w:pPr>
        <w:pStyle w:val="ad"/>
        <w:spacing w:line="360" w:lineRule="auto"/>
        <w:ind w:left="1266" w:firstLineChars="100" w:firstLine="210"/>
        <w:rPr>
          <w:rFonts w:ascii="宋体" w:hAnsi="宋体" w:cs="Arial"/>
          <w:szCs w:val="21"/>
        </w:rPr>
      </w:pPr>
      <w:r w:rsidRPr="00A270EC">
        <w:rPr>
          <w:rFonts w:ascii="宋体" w:hAnsi="宋体" w:cs="Arial" w:hint="eastAsia"/>
          <w:szCs w:val="21"/>
        </w:rPr>
        <w:t>      </w:t>
      </w:r>
      <w:r w:rsidRPr="00A270EC">
        <w:rPr>
          <w:rFonts w:ascii="宋体" w:hAnsi="宋体" w:cs="Arial"/>
          <w:szCs w:val="21"/>
        </w:rPr>
        <w:t xml:space="preserve"> </w:t>
      </w:r>
      <w:r w:rsidRPr="00A270EC">
        <w:rPr>
          <w:rFonts w:ascii="宋体" w:hAnsi="宋体" w:cs="Arial" w:hint="eastAsia"/>
          <w:szCs w:val="21"/>
        </w:rPr>
        <w:t> Cr  应交增值税 </w:t>
      </w:r>
      <w:r w:rsidR="00134CC1">
        <w:rPr>
          <w:rFonts w:ascii="宋体" w:hAnsi="宋体" w:cs="Arial"/>
          <w:szCs w:val="21"/>
        </w:rPr>
        <w:t xml:space="preserve">   </w:t>
      </w:r>
      <w:r w:rsidRPr="00A270EC">
        <w:rPr>
          <w:rFonts w:ascii="宋体" w:hAnsi="宋体" w:cs="Arial" w:hint="eastAsia"/>
          <w:szCs w:val="21"/>
        </w:rPr>
        <w:t> USD56.6</w:t>
      </w:r>
      <w:r w:rsidR="00134CC1">
        <w:rPr>
          <w:rFonts w:ascii="宋体" w:hAnsi="宋体" w:cs="Arial"/>
          <w:szCs w:val="21"/>
        </w:rPr>
        <w:t xml:space="preserve"> </w:t>
      </w:r>
      <w:r w:rsidRPr="00A270EC">
        <w:rPr>
          <w:rFonts w:ascii="宋体" w:hAnsi="宋体" w:cs="Arial" w:hint="eastAsia"/>
          <w:szCs w:val="21"/>
        </w:rPr>
        <w:t> </w:t>
      </w:r>
    </w:p>
    <w:p w14:paraId="7A1DE602" w14:textId="56231CF9" w:rsidR="000734FA" w:rsidRPr="00671B50" w:rsidRDefault="000734FA" w:rsidP="002871A7">
      <w:pPr>
        <w:pStyle w:val="ad"/>
        <w:numPr>
          <w:ilvl w:val="0"/>
          <w:numId w:val="104"/>
        </w:numPr>
        <w:spacing w:line="360" w:lineRule="auto"/>
        <w:ind w:firstLineChars="0"/>
        <w:rPr>
          <w:rFonts w:ascii="宋体" w:hAnsi="宋体" w:cs="Arial"/>
          <w:szCs w:val="21"/>
        </w:rPr>
      </w:pPr>
      <w:r>
        <w:rPr>
          <w:rFonts w:ascii="宋体" w:hAnsi="宋体" w:cs="Arial" w:hint="eastAsia"/>
          <w:szCs w:val="21"/>
        </w:rPr>
        <w:t>核心每日</w:t>
      </w:r>
      <w:proofErr w:type="gramStart"/>
      <w:r>
        <w:rPr>
          <w:rFonts w:ascii="宋体" w:hAnsi="宋体" w:cs="Arial" w:hint="eastAsia"/>
          <w:szCs w:val="21"/>
        </w:rPr>
        <w:t>日</w:t>
      </w:r>
      <w:proofErr w:type="gramEnd"/>
      <w:r>
        <w:rPr>
          <w:rFonts w:ascii="宋体" w:hAnsi="宋体" w:cs="Arial" w:hint="eastAsia"/>
          <w:szCs w:val="21"/>
        </w:rPr>
        <w:t>终，</w:t>
      </w:r>
      <w:r w:rsidRPr="00671B50">
        <w:rPr>
          <w:rFonts w:ascii="宋体" w:hAnsi="宋体" w:cs="Arial" w:hint="eastAsia"/>
          <w:szCs w:val="21"/>
        </w:rPr>
        <w:t>将</w:t>
      </w:r>
      <w:r>
        <w:rPr>
          <w:rFonts w:ascii="宋体" w:hAnsi="宋体" w:cs="Arial" w:hint="eastAsia"/>
          <w:szCs w:val="21"/>
        </w:rPr>
        <w:t>当日发生的</w:t>
      </w:r>
      <w:r w:rsidRPr="00671B50">
        <w:rPr>
          <w:rFonts w:ascii="宋体" w:hAnsi="宋体" w:cs="Arial" w:hint="eastAsia"/>
          <w:szCs w:val="21"/>
        </w:rPr>
        <w:t>价税分离数据</w:t>
      </w:r>
      <w:r w:rsidR="002871A7">
        <w:rPr>
          <w:rFonts w:ascii="宋体" w:hAnsi="宋体" w:cs="Arial" w:hint="eastAsia"/>
          <w:szCs w:val="21"/>
        </w:rPr>
        <w:t>通过数据仓库</w:t>
      </w:r>
      <w:r w:rsidRPr="00671B50">
        <w:rPr>
          <w:rFonts w:ascii="宋体" w:hAnsi="宋体" w:cs="Arial" w:hint="eastAsia"/>
          <w:szCs w:val="21"/>
        </w:rPr>
        <w:t>发送给增值税管理系统</w:t>
      </w:r>
      <w:r>
        <w:rPr>
          <w:rFonts w:ascii="宋体" w:hAnsi="宋体" w:cs="Arial" w:hint="eastAsia"/>
          <w:szCs w:val="21"/>
        </w:rPr>
        <w:t>。</w:t>
      </w:r>
      <w:r w:rsidRPr="00671B50">
        <w:rPr>
          <w:rFonts w:ascii="宋体" w:hAnsi="宋体" w:cs="Arial" w:hint="eastAsia"/>
          <w:szCs w:val="21"/>
        </w:rPr>
        <w:t>增值税管理系统分配发票号码后，无需再送回</w:t>
      </w:r>
      <w:r>
        <w:rPr>
          <w:rFonts w:ascii="宋体" w:hAnsi="宋体" w:cs="Arial" w:hint="eastAsia"/>
          <w:szCs w:val="21"/>
        </w:rPr>
        <w:t>核心</w:t>
      </w:r>
      <w:r w:rsidRPr="00671B50">
        <w:rPr>
          <w:rFonts w:ascii="宋体" w:hAnsi="宋体" w:cs="Arial" w:hint="eastAsia"/>
          <w:szCs w:val="21"/>
        </w:rPr>
        <w:t>登记。收入款项的增值税开票信息由增值税管理系统提供查询和报表。</w:t>
      </w:r>
    </w:p>
    <w:p w14:paraId="46FF932B" w14:textId="61B5FD2A" w:rsidR="00B878E3" w:rsidRPr="00A270EC" w:rsidRDefault="00B878E3" w:rsidP="002871A7">
      <w:pPr>
        <w:pStyle w:val="ad"/>
        <w:numPr>
          <w:ilvl w:val="0"/>
          <w:numId w:val="104"/>
        </w:numPr>
        <w:spacing w:line="360" w:lineRule="auto"/>
        <w:ind w:firstLineChars="0"/>
        <w:rPr>
          <w:rFonts w:ascii="宋体" w:hAnsi="宋体" w:cs="Arial"/>
          <w:szCs w:val="21"/>
        </w:rPr>
      </w:pPr>
      <w:r w:rsidRPr="00A270EC">
        <w:rPr>
          <w:rFonts w:ascii="宋体" w:hAnsi="宋体" w:cs="Arial" w:hint="eastAsia"/>
          <w:szCs w:val="21"/>
        </w:rPr>
        <w:t>同一客户，即使同一天发生多笔收费，都是对应不同的业务编号（交易日期+交易流水+套内序号），核心送给增值税管理系统的价税分离数据都是原始数据，同一客户的发票如何合并打印，由增值税管理系统按照银行的要求处理。</w:t>
      </w:r>
    </w:p>
    <w:p w14:paraId="68F89019" w14:textId="22BEDDC2" w:rsidR="00B878E3" w:rsidRPr="00A270EC" w:rsidRDefault="000734FA" w:rsidP="002871A7">
      <w:pPr>
        <w:pStyle w:val="ad"/>
        <w:numPr>
          <w:ilvl w:val="0"/>
          <w:numId w:val="104"/>
        </w:numPr>
        <w:spacing w:line="360" w:lineRule="auto"/>
        <w:ind w:firstLineChars="0"/>
        <w:rPr>
          <w:rFonts w:ascii="宋体" w:hAnsi="宋体" w:cs="Arial"/>
          <w:szCs w:val="21"/>
        </w:rPr>
      </w:pPr>
      <w:r>
        <w:rPr>
          <w:rFonts w:ascii="宋体" w:hAnsi="宋体" w:cs="Arial" w:hint="eastAsia"/>
          <w:szCs w:val="21"/>
        </w:rPr>
        <w:t>出票要求的</w:t>
      </w:r>
      <w:r w:rsidR="00B878E3" w:rsidRPr="00A270EC">
        <w:rPr>
          <w:rFonts w:ascii="宋体" w:hAnsi="宋体" w:cs="Arial" w:hint="eastAsia"/>
          <w:szCs w:val="21"/>
        </w:rPr>
        <w:t>销方信息，由增值税管理系统负责管理，不需核心提供。核心提供每笔收入款项的</w:t>
      </w:r>
      <w:r>
        <w:rPr>
          <w:rFonts w:ascii="宋体" w:hAnsi="宋体" w:cs="Arial" w:hint="eastAsia"/>
          <w:szCs w:val="21"/>
        </w:rPr>
        <w:t>交易</w:t>
      </w:r>
      <w:r w:rsidR="00B878E3" w:rsidRPr="00A270EC">
        <w:rPr>
          <w:rFonts w:ascii="宋体" w:hAnsi="宋体" w:cs="Arial" w:hint="eastAsia"/>
          <w:szCs w:val="21"/>
        </w:rPr>
        <w:t>机构号</w:t>
      </w:r>
      <w:r>
        <w:rPr>
          <w:rFonts w:ascii="宋体" w:hAnsi="宋体" w:cs="Arial" w:hint="eastAsia"/>
          <w:szCs w:val="21"/>
        </w:rPr>
        <w:t>、账户机构号</w:t>
      </w:r>
      <w:r w:rsidR="00B878E3" w:rsidRPr="00A270EC">
        <w:rPr>
          <w:rFonts w:ascii="宋体" w:hAnsi="宋体" w:cs="Arial" w:hint="eastAsia"/>
          <w:szCs w:val="21"/>
        </w:rPr>
        <w:t>，由增值税管理系统通过银行机构号与销方税号的对应关系，获取销方信息。</w:t>
      </w:r>
    </w:p>
    <w:p w14:paraId="038941CC" w14:textId="77777777" w:rsidR="00B878E3" w:rsidRDefault="00B878E3" w:rsidP="00A5471B">
      <w:pPr>
        <w:pStyle w:val="-31"/>
        <w:spacing w:line="360" w:lineRule="auto"/>
        <w:ind w:left="780" w:firstLineChars="0" w:firstLine="0"/>
        <w:rPr>
          <w:rFonts w:ascii="宋体" w:hAnsi="宋体"/>
          <w:kern w:val="0"/>
        </w:rPr>
      </w:pPr>
    </w:p>
    <w:p w14:paraId="7BDBC518" w14:textId="2EC0BD55" w:rsidR="000A3953" w:rsidRPr="0048724C" w:rsidRDefault="000A3953" w:rsidP="000A3953">
      <w:pPr>
        <w:pStyle w:val="30"/>
        <w:rPr>
          <w:highlight w:val="yellow"/>
        </w:rPr>
      </w:pPr>
      <w:bookmarkStart w:id="133" w:name="_Toc454875420"/>
      <w:r w:rsidRPr="0048724C">
        <w:rPr>
          <w:rFonts w:hint="eastAsia"/>
          <w:highlight w:val="yellow"/>
        </w:rPr>
        <w:t>行所撤并账务处理</w:t>
      </w:r>
      <w:bookmarkEnd w:id="133"/>
    </w:p>
    <w:p w14:paraId="604BD314" w14:textId="4F66DBD2" w:rsidR="005F5E5D" w:rsidRDefault="00786CCA" w:rsidP="007B2A8C">
      <w:pPr>
        <w:spacing w:line="360" w:lineRule="auto"/>
        <w:ind w:firstLineChars="200" w:firstLine="420"/>
        <w:rPr>
          <w:rFonts w:ascii="宋体" w:hAnsi="宋体"/>
          <w:szCs w:val="21"/>
        </w:rPr>
      </w:pPr>
      <w:r>
        <w:rPr>
          <w:rFonts w:ascii="宋体" w:hAnsi="宋体"/>
          <w:szCs w:val="21"/>
        </w:rPr>
        <w:t>行所撤并支持单账户行所迁移</w:t>
      </w:r>
      <w:r>
        <w:rPr>
          <w:rFonts w:ascii="宋体" w:hAnsi="宋体" w:hint="eastAsia"/>
          <w:szCs w:val="21"/>
        </w:rPr>
        <w:t>、</w:t>
      </w:r>
      <w:r>
        <w:rPr>
          <w:rFonts w:ascii="宋体" w:hAnsi="宋体"/>
          <w:szCs w:val="21"/>
        </w:rPr>
        <w:t>多账户行所迁移</w:t>
      </w:r>
      <w:r>
        <w:rPr>
          <w:rFonts w:ascii="宋体" w:hAnsi="宋体" w:hint="eastAsia"/>
          <w:szCs w:val="21"/>
        </w:rPr>
        <w:t>、</w:t>
      </w:r>
      <w:proofErr w:type="gramStart"/>
      <w:r w:rsidR="00281A77">
        <w:rPr>
          <w:rFonts w:ascii="宋体" w:hAnsi="宋体" w:hint="eastAsia"/>
          <w:szCs w:val="21"/>
        </w:rPr>
        <w:t>全</w:t>
      </w:r>
      <w:r>
        <w:rPr>
          <w:rFonts w:ascii="宋体" w:hAnsi="宋体"/>
          <w:szCs w:val="21"/>
        </w:rPr>
        <w:t>机构</w:t>
      </w:r>
      <w:proofErr w:type="gramEnd"/>
      <w:r>
        <w:rPr>
          <w:rFonts w:ascii="宋体" w:hAnsi="宋体"/>
          <w:szCs w:val="21"/>
        </w:rPr>
        <w:t>行所</w:t>
      </w:r>
      <w:r w:rsidR="00281A77">
        <w:rPr>
          <w:rFonts w:ascii="宋体" w:hAnsi="宋体" w:hint="eastAsia"/>
          <w:szCs w:val="21"/>
        </w:rPr>
        <w:t>撤并</w:t>
      </w:r>
      <w:r>
        <w:rPr>
          <w:rFonts w:ascii="宋体" w:hAnsi="宋体" w:hint="eastAsia"/>
          <w:szCs w:val="21"/>
        </w:rPr>
        <w:t>。</w:t>
      </w:r>
    </w:p>
    <w:p w14:paraId="22572331" w14:textId="63A7128D" w:rsidR="005F5E5D" w:rsidRDefault="005F5E5D" w:rsidP="007B2A8C">
      <w:pPr>
        <w:spacing w:line="360" w:lineRule="auto"/>
        <w:ind w:firstLineChars="200" w:firstLine="420"/>
      </w:pPr>
      <w:r>
        <w:rPr>
          <w:rFonts w:ascii="宋体" w:hAnsi="宋体"/>
          <w:szCs w:val="21"/>
        </w:rPr>
        <w:t>行所撤并日间</w:t>
      </w:r>
      <w:r w:rsidR="00281A77">
        <w:rPr>
          <w:rFonts w:ascii="宋体" w:hAnsi="宋体"/>
          <w:szCs w:val="21"/>
        </w:rPr>
        <w:t>联机</w:t>
      </w:r>
      <w:r>
        <w:rPr>
          <w:rFonts w:ascii="宋体" w:hAnsi="宋体"/>
          <w:szCs w:val="21"/>
        </w:rPr>
        <w:t>提出申请</w:t>
      </w:r>
      <w:r>
        <w:rPr>
          <w:rFonts w:ascii="宋体" w:hAnsi="宋体" w:hint="eastAsia"/>
          <w:szCs w:val="21"/>
        </w:rPr>
        <w:t>，由</w:t>
      </w:r>
      <w:r>
        <w:t>业务平台总控调度生成账户行所迁移</w:t>
      </w:r>
      <w:r>
        <w:t>BSP</w:t>
      </w:r>
      <w:r>
        <w:t>记录</w:t>
      </w:r>
      <w:r>
        <w:rPr>
          <w:rFonts w:hint="eastAsia"/>
        </w:rPr>
        <w:t>，</w:t>
      </w:r>
      <w:r>
        <w:t>由</w:t>
      </w:r>
      <w:r>
        <w:rPr>
          <w:rFonts w:hint="eastAsia"/>
        </w:rPr>
        <w:t>各应用模块提供</w:t>
      </w:r>
      <w:r>
        <w:t>每一条</w:t>
      </w:r>
      <w:r>
        <w:t>BSP</w:t>
      </w:r>
      <w:r>
        <w:t>记录所要执行的行所撤并服务组件处理</w:t>
      </w:r>
      <w:r>
        <w:rPr>
          <w:rFonts w:hint="eastAsia"/>
        </w:rPr>
        <w:t>，核心</w:t>
      </w:r>
      <w:r>
        <w:t>会计核算子系统也提供行所撤并的服务组件</w:t>
      </w:r>
      <w:r>
        <w:rPr>
          <w:rFonts w:hint="eastAsia"/>
        </w:rPr>
        <w:t>。</w:t>
      </w:r>
    </w:p>
    <w:p w14:paraId="29509ED3" w14:textId="6C331E4D" w:rsidR="000A3953" w:rsidRPr="00436FD8" w:rsidRDefault="00281A77" w:rsidP="00436FD8">
      <w:pPr>
        <w:pStyle w:val="ad"/>
        <w:numPr>
          <w:ilvl w:val="0"/>
          <w:numId w:val="120"/>
        </w:numPr>
        <w:spacing w:line="360" w:lineRule="auto"/>
        <w:ind w:firstLineChars="0"/>
        <w:rPr>
          <w:rFonts w:ascii="宋体" w:hAnsi="宋体" w:cs="Arial"/>
          <w:szCs w:val="21"/>
        </w:rPr>
      </w:pPr>
      <w:r>
        <w:rPr>
          <w:rFonts w:ascii="宋体" w:hAnsi="宋体" w:cs="Arial" w:hint="eastAsia"/>
          <w:szCs w:val="21"/>
        </w:rPr>
        <w:t>单账户或多账户行所迁移，</w:t>
      </w:r>
      <w:r w:rsidR="000A3953" w:rsidRPr="00281A77">
        <w:rPr>
          <w:rFonts w:ascii="宋体" w:hAnsi="宋体" w:cs="Arial"/>
          <w:szCs w:val="21"/>
        </w:rPr>
        <w:t>涉及核心会计核算发生变化的业务范围包括：存款</w:t>
      </w:r>
      <w:r w:rsidR="000A3953" w:rsidRPr="00281A77">
        <w:rPr>
          <w:rFonts w:ascii="宋体" w:hAnsi="宋体" w:cs="Arial" w:hint="eastAsia"/>
          <w:szCs w:val="21"/>
        </w:rPr>
        <w:t>（</w:t>
      </w:r>
      <w:r w:rsidR="000A3953" w:rsidRPr="00281A77">
        <w:rPr>
          <w:rFonts w:ascii="宋体" w:hAnsi="宋体" w:cs="Arial"/>
          <w:szCs w:val="21"/>
        </w:rPr>
        <w:t>活期</w:t>
      </w:r>
      <w:r w:rsidR="000A3953" w:rsidRPr="00281A77">
        <w:rPr>
          <w:rFonts w:ascii="宋体" w:hAnsi="宋体" w:cs="Arial" w:hint="eastAsia"/>
          <w:szCs w:val="21"/>
        </w:rPr>
        <w:t>、</w:t>
      </w:r>
      <w:r w:rsidR="000A3953" w:rsidRPr="00281A77">
        <w:rPr>
          <w:rFonts w:ascii="宋体" w:hAnsi="宋体" w:cs="Arial"/>
          <w:szCs w:val="21"/>
        </w:rPr>
        <w:t>定期</w:t>
      </w:r>
      <w:r w:rsidR="000A3953" w:rsidRPr="00281A77">
        <w:rPr>
          <w:rFonts w:ascii="宋体" w:hAnsi="宋体" w:cs="Arial" w:hint="eastAsia"/>
          <w:szCs w:val="21"/>
        </w:rPr>
        <w:t>）、</w:t>
      </w:r>
      <w:r w:rsidR="000A3953" w:rsidRPr="00281A77">
        <w:rPr>
          <w:rFonts w:ascii="宋体" w:hAnsi="宋体" w:cs="Arial"/>
          <w:szCs w:val="21"/>
        </w:rPr>
        <w:t>存放同业</w:t>
      </w:r>
      <w:r w:rsidR="000A3953" w:rsidRPr="00281A77">
        <w:rPr>
          <w:rFonts w:ascii="宋体" w:hAnsi="宋体" w:cs="Arial" w:hint="eastAsia"/>
          <w:szCs w:val="21"/>
        </w:rPr>
        <w:t>、</w:t>
      </w:r>
      <w:r w:rsidR="000A3953" w:rsidRPr="00281A77">
        <w:rPr>
          <w:rFonts w:ascii="宋体" w:hAnsi="宋体" w:cs="Arial"/>
          <w:szCs w:val="21"/>
        </w:rPr>
        <w:t>费用合约</w:t>
      </w:r>
      <w:r w:rsidR="000A3953" w:rsidRPr="00281A77">
        <w:rPr>
          <w:rFonts w:ascii="宋体" w:hAnsi="宋体" w:cs="Arial" w:hint="eastAsia"/>
          <w:szCs w:val="21"/>
        </w:rPr>
        <w:t>和计划、本票和汇票、内部户。</w:t>
      </w:r>
    </w:p>
    <w:p w14:paraId="6A7F5FA7" w14:textId="779BC4BF" w:rsidR="000A3953" w:rsidRPr="007549A7" w:rsidRDefault="007549A7" w:rsidP="00436FD8">
      <w:pPr>
        <w:pStyle w:val="ad"/>
        <w:numPr>
          <w:ilvl w:val="1"/>
          <w:numId w:val="119"/>
        </w:numPr>
        <w:spacing w:line="360" w:lineRule="auto"/>
        <w:ind w:firstLineChars="0"/>
        <w:rPr>
          <w:rFonts w:ascii="宋体" w:hAnsi="宋体" w:cs="Arial"/>
          <w:szCs w:val="21"/>
        </w:rPr>
      </w:pPr>
      <w:r w:rsidRPr="007549A7">
        <w:rPr>
          <w:rFonts w:ascii="宋体" w:hAnsi="宋体" w:cs="Arial"/>
          <w:szCs w:val="21"/>
        </w:rPr>
        <w:t>对于单账户或多账户行所</w:t>
      </w:r>
      <w:r w:rsidR="000A3953" w:rsidRPr="007B2A8C">
        <w:rPr>
          <w:rFonts w:ascii="宋体" w:hAnsi="宋体" w:cs="Arial"/>
          <w:szCs w:val="21"/>
        </w:rPr>
        <w:t>迁移涉及的金额类型要求</w:t>
      </w:r>
      <w:r w:rsidR="000A3953" w:rsidRPr="007B2A8C">
        <w:rPr>
          <w:rFonts w:ascii="宋体" w:hAnsi="宋体" w:cs="Arial" w:hint="eastAsia"/>
          <w:szCs w:val="21"/>
        </w:rPr>
        <w:t>：</w:t>
      </w:r>
    </w:p>
    <w:p w14:paraId="3385690E" w14:textId="10EBE0CF" w:rsidR="000A3953" w:rsidRPr="007B2A8C"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szCs w:val="21"/>
        </w:rPr>
        <w:t>存款</w:t>
      </w:r>
      <w:r w:rsidRPr="007B2A8C">
        <w:rPr>
          <w:rFonts w:ascii="宋体" w:hAnsi="宋体" w:cs="Arial" w:hint="eastAsia"/>
          <w:szCs w:val="21"/>
        </w:rPr>
        <w:t>（</w:t>
      </w:r>
      <w:r w:rsidRPr="007B2A8C">
        <w:rPr>
          <w:rFonts w:ascii="宋体" w:hAnsi="宋体" w:cs="Arial"/>
          <w:szCs w:val="21"/>
        </w:rPr>
        <w:t>活期</w:t>
      </w:r>
      <w:r w:rsidRPr="007B2A8C">
        <w:rPr>
          <w:rFonts w:ascii="宋体" w:hAnsi="宋体" w:cs="Arial" w:hint="eastAsia"/>
          <w:szCs w:val="21"/>
        </w:rPr>
        <w:t>、</w:t>
      </w:r>
      <w:r w:rsidRPr="007B2A8C">
        <w:rPr>
          <w:rFonts w:ascii="宋体" w:hAnsi="宋体" w:cs="Arial"/>
          <w:szCs w:val="21"/>
        </w:rPr>
        <w:t>定期</w:t>
      </w:r>
      <w:r w:rsidRPr="007B2A8C">
        <w:rPr>
          <w:rFonts w:ascii="宋体" w:hAnsi="宋体" w:cs="Arial" w:hint="eastAsia"/>
          <w:szCs w:val="21"/>
        </w:rPr>
        <w:t>）：迁移涉及存款本金、本结息周期的</w:t>
      </w:r>
      <w:r w:rsidR="007B2A8C">
        <w:rPr>
          <w:rFonts w:ascii="宋体" w:hAnsi="宋体" w:cs="Arial" w:hint="eastAsia"/>
          <w:szCs w:val="21"/>
        </w:rPr>
        <w:t>计提</w:t>
      </w:r>
      <w:r w:rsidRPr="007B2A8C">
        <w:rPr>
          <w:rFonts w:ascii="宋体" w:hAnsi="宋体" w:cs="Arial" w:hint="eastAsia"/>
          <w:szCs w:val="21"/>
        </w:rPr>
        <w:t>利息和利息</w:t>
      </w:r>
      <w:r w:rsidR="007B2A8C">
        <w:rPr>
          <w:rFonts w:ascii="宋体" w:hAnsi="宋体" w:cs="Arial" w:hint="eastAsia"/>
          <w:szCs w:val="21"/>
        </w:rPr>
        <w:t>收支</w:t>
      </w:r>
      <w:r w:rsidR="007B2A8C" w:rsidRPr="007B2A8C">
        <w:rPr>
          <w:rFonts w:ascii="宋体" w:hAnsi="宋体" w:cs="Arial" w:hint="eastAsia"/>
          <w:szCs w:val="21"/>
        </w:rPr>
        <w:t>（</w:t>
      </w:r>
      <w:r w:rsidR="007B2A8C" w:rsidRPr="007B2A8C">
        <w:rPr>
          <w:rFonts w:ascii="宋体" w:hAnsi="宋体" w:cs="Arial"/>
          <w:szCs w:val="21"/>
        </w:rPr>
        <w:t>如果存在透支利息</w:t>
      </w:r>
      <w:r w:rsidR="007B2A8C" w:rsidRPr="007B2A8C">
        <w:rPr>
          <w:rFonts w:ascii="宋体" w:hAnsi="宋体" w:cs="Arial" w:hint="eastAsia"/>
          <w:szCs w:val="21"/>
        </w:rPr>
        <w:t>）</w:t>
      </w:r>
      <w:r w:rsidRPr="007B2A8C">
        <w:rPr>
          <w:rFonts w:ascii="宋体" w:hAnsi="宋体" w:cs="Arial" w:hint="eastAsia"/>
          <w:szCs w:val="21"/>
        </w:rPr>
        <w:t>；</w:t>
      </w:r>
    </w:p>
    <w:p w14:paraId="201BFA55" w14:textId="77777777" w:rsidR="000A3953" w:rsidRPr="007B2A8C"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szCs w:val="21"/>
        </w:rPr>
        <w:t>存放同业</w:t>
      </w:r>
      <w:r w:rsidRPr="007B2A8C">
        <w:rPr>
          <w:rFonts w:ascii="宋体" w:hAnsi="宋体" w:cs="Arial" w:hint="eastAsia"/>
          <w:szCs w:val="21"/>
        </w:rPr>
        <w:t>：</w:t>
      </w:r>
      <w:r w:rsidRPr="007B2A8C">
        <w:rPr>
          <w:rFonts w:ascii="宋体" w:hAnsi="宋体" w:cs="Arial"/>
          <w:szCs w:val="21"/>
        </w:rPr>
        <w:t>包括村镇银行存放总行头寸影子户</w:t>
      </w:r>
      <w:r w:rsidRPr="007B2A8C">
        <w:rPr>
          <w:rFonts w:ascii="宋体" w:hAnsi="宋体" w:cs="Arial" w:hint="eastAsia"/>
          <w:szCs w:val="21"/>
        </w:rPr>
        <w:t>，</w:t>
      </w:r>
      <w:r w:rsidRPr="007B2A8C">
        <w:rPr>
          <w:rFonts w:ascii="宋体" w:hAnsi="宋体" w:cs="Arial"/>
          <w:szCs w:val="21"/>
        </w:rPr>
        <w:t>迁移涉及本金</w:t>
      </w:r>
      <w:r w:rsidRPr="007B2A8C">
        <w:rPr>
          <w:rFonts w:ascii="宋体" w:hAnsi="宋体" w:cs="Arial" w:hint="eastAsia"/>
          <w:szCs w:val="21"/>
        </w:rPr>
        <w:t>、</w:t>
      </w:r>
      <w:r w:rsidRPr="007B2A8C">
        <w:rPr>
          <w:rFonts w:ascii="宋体" w:hAnsi="宋体" w:cs="Arial"/>
          <w:szCs w:val="21"/>
        </w:rPr>
        <w:t>本结息周期的计提利息和利息收支</w:t>
      </w:r>
      <w:r w:rsidRPr="007B2A8C">
        <w:rPr>
          <w:rFonts w:ascii="宋体" w:hAnsi="宋体" w:cs="Arial" w:hint="eastAsia"/>
          <w:szCs w:val="21"/>
        </w:rPr>
        <w:t>（</w:t>
      </w:r>
      <w:r w:rsidRPr="007B2A8C">
        <w:rPr>
          <w:rFonts w:ascii="宋体" w:hAnsi="宋体" w:cs="Arial"/>
          <w:szCs w:val="21"/>
        </w:rPr>
        <w:t>如果存在透支利息</w:t>
      </w:r>
      <w:r w:rsidRPr="007B2A8C">
        <w:rPr>
          <w:rFonts w:ascii="宋体" w:hAnsi="宋体" w:cs="Arial" w:hint="eastAsia"/>
          <w:szCs w:val="21"/>
        </w:rPr>
        <w:t>）；</w:t>
      </w:r>
    </w:p>
    <w:p w14:paraId="6C5F43DA" w14:textId="77777777" w:rsidR="000A3953" w:rsidRPr="007B2A8C"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szCs w:val="21"/>
        </w:rPr>
        <w:lastRenderedPageBreak/>
        <w:t>费用合约</w:t>
      </w:r>
      <w:r w:rsidRPr="007B2A8C">
        <w:rPr>
          <w:rFonts w:ascii="宋体" w:hAnsi="宋体" w:cs="Arial" w:hint="eastAsia"/>
          <w:szCs w:val="21"/>
        </w:rPr>
        <w:t>：</w:t>
      </w:r>
      <w:r w:rsidRPr="007B2A8C">
        <w:rPr>
          <w:rFonts w:ascii="宋体" w:hAnsi="宋体" w:cs="Arial"/>
          <w:szCs w:val="21"/>
        </w:rPr>
        <w:t>迁移涉及费用摊销剩余金额</w:t>
      </w:r>
      <w:r w:rsidRPr="007B2A8C">
        <w:rPr>
          <w:rFonts w:ascii="宋体" w:hAnsi="宋体" w:cs="Arial" w:hint="eastAsia"/>
          <w:szCs w:val="21"/>
        </w:rPr>
        <w:t>（</w:t>
      </w:r>
      <w:r w:rsidRPr="007B2A8C">
        <w:rPr>
          <w:rFonts w:ascii="宋体" w:hAnsi="宋体" w:cs="Arial"/>
          <w:szCs w:val="21"/>
        </w:rPr>
        <w:t>递延金额</w:t>
      </w:r>
      <w:r w:rsidRPr="007B2A8C">
        <w:rPr>
          <w:rFonts w:ascii="宋体" w:hAnsi="宋体" w:cs="Arial" w:hint="eastAsia"/>
          <w:szCs w:val="21"/>
        </w:rPr>
        <w:t>）；</w:t>
      </w:r>
    </w:p>
    <w:p w14:paraId="1DBAEC25" w14:textId="77777777" w:rsidR="000A3953" w:rsidRPr="007B2A8C"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szCs w:val="21"/>
        </w:rPr>
        <w:t>费用</w:t>
      </w:r>
      <w:r w:rsidRPr="007B2A8C">
        <w:rPr>
          <w:rFonts w:ascii="宋体" w:hAnsi="宋体" w:cs="Arial" w:hint="eastAsia"/>
          <w:szCs w:val="21"/>
        </w:rPr>
        <w:t>计划：</w:t>
      </w:r>
      <w:r w:rsidRPr="007B2A8C">
        <w:rPr>
          <w:rFonts w:ascii="宋体" w:hAnsi="宋体" w:cs="Arial"/>
          <w:szCs w:val="21"/>
        </w:rPr>
        <w:t>迁移</w:t>
      </w:r>
      <w:r w:rsidRPr="007B2A8C">
        <w:rPr>
          <w:rFonts w:ascii="宋体" w:hAnsi="宋体" w:cs="Arial" w:hint="eastAsia"/>
          <w:szCs w:val="21"/>
        </w:rPr>
        <w:t>涉及</w:t>
      </w:r>
      <w:r w:rsidRPr="007B2A8C">
        <w:rPr>
          <w:rFonts w:ascii="宋体" w:hAnsi="宋体" w:cs="Arial"/>
          <w:szCs w:val="21"/>
        </w:rPr>
        <w:t>本结算周期的计提费用</w:t>
      </w:r>
      <w:r w:rsidRPr="007B2A8C">
        <w:rPr>
          <w:rFonts w:ascii="宋体" w:hAnsi="宋体" w:cs="Arial" w:hint="eastAsia"/>
          <w:szCs w:val="21"/>
        </w:rPr>
        <w:t>金额</w:t>
      </w:r>
      <w:r w:rsidRPr="007B2A8C">
        <w:rPr>
          <w:rFonts w:ascii="宋体" w:hAnsi="宋体" w:cs="Arial"/>
          <w:szCs w:val="21"/>
        </w:rPr>
        <w:t>和费用收入</w:t>
      </w:r>
      <w:r w:rsidRPr="007B2A8C">
        <w:rPr>
          <w:rFonts w:ascii="宋体" w:hAnsi="宋体" w:cs="Arial" w:hint="eastAsia"/>
          <w:szCs w:val="21"/>
        </w:rPr>
        <w:t>金额</w:t>
      </w:r>
      <w:r w:rsidRPr="007B2A8C">
        <w:rPr>
          <w:rFonts w:ascii="宋体" w:hAnsi="宋体" w:cs="Arial"/>
          <w:szCs w:val="21"/>
        </w:rPr>
        <w:t>；</w:t>
      </w:r>
    </w:p>
    <w:p w14:paraId="27021B4A" w14:textId="77777777" w:rsidR="000A3953" w:rsidRPr="007B2A8C"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hint="eastAsia"/>
          <w:szCs w:val="21"/>
        </w:rPr>
        <w:t>本票/汇票：</w:t>
      </w:r>
      <w:r w:rsidRPr="007B2A8C">
        <w:rPr>
          <w:rFonts w:ascii="宋体" w:hAnsi="宋体" w:cs="Arial"/>
          <w:szCs w:val="21"/>
        </w:rPr>
        <w:t>迁移涉及</w:t>
      </w:r>
      <w:r w:rsidRPr="007B2A8C">
        <w:rPr>
          <w:rFonts w:ascii="宋体" w:hAnsi="宋体" w:cs="Arial" w:hint="eastAsia"/>
          <w:szCs w:val="21"/>
        </w:rPr>
        <w:t>银行本票票面金额、银行汇票票面金额及多余款项待结算金额；</w:t>
      </w:r>
    </w:p>
    <w:p w14:paraId="16DDA32D" w14:textId="77777777" w:rsidR="000A3953" w:rsidRDefault="000A3953" w:rsidP="00436FD8">
      <w:pPr>
        <w:pStyle w:val="ad"/>
        <w:numPr>
          <w:ilvl w:val="2"/>
          <w:numId w:val="121"/>
        </w:numPr>
        <w:spacing w:line="360" w:lineRule="auto"/>
        <w:ind w:firstLineChars="0"/>
        <w:rPr>
          <w:rFonts w:ascii="宋体" w:hAnsi="宋体" w:cs="Arial"/>
          <w:szCs w:val="21"/>
        </w:rPr>
      </w:pPr>
      <w:r w:rsidRPr="007B2A8C">
        <w:rPr>
          <w:rFonts w:ascii="宋体" w:hAnsi="宋体" w:cs="Arial"/>
          <w:szCs w:val="21"/>
        </w:rPr>
        <w:t>内部户</w:t>
      </w:r>
      <w:r w:rsidRPr="007B2A8C">
        <w:rPr>
          <w:rFonts w:ascii="宋体" w:hAnsi="宋体" w:cs="Arial" w:hint="eastAsia"/>
          <w:szCs w:val="21"/>
        </w:rPr>
        <w:t>：</w:t>
      </w:r>
      <w:r w:rsidRPr="007B2A8C">
        <w:rPr>
          <w:rFonts w:ascii="宋体" w:hAnsi="宋体" w:cs="Arial"/>
          <w:szCs w:val="21"/>
        </w:rPr>
        <w:t>迁移涉及</w:t>
      </w:r>
      <w:proofErr w:type="gramStart"/>
      <w:r w:rsidRPr="007B2A8C">
        <w:rPr>
          <w:rFonts w:ascii="宋体" w:hAnsi="宋体" w:cs="Arial"/>
          <w:szCs w:val="21"/>
        </w:rPr>
        <w:t>内部户</w:t>
      </w:r>
      <w:proofErr w:type="gramEnd"/>
      <w:r w:rsidRPr="007B2A8C">
        <w:rPr>
          <w:rFonts w:ascii="宋体" w:hAnsi="宋体" w:cs="Arial"/>
          <w:szCs w:val="21"/>
        </w:rPr>
        <w:t>余额</w:t>
      </w:r>
      <w:r w:rsidRPr="007B2A8C">
        <w:rPr>
          <w:rFonts w:ascii="宋体" w:hAnsi="宋体" w:cs="Arial" w:hint="eastAsia"/>
          <w:szCs w:val="21"/>
        </w:rPr>
        <w:t>，</w:t>
      </w:r>
      <w:r w:rsidRPr="007B2A8C">
        <w:rPr>
          <w:rFonts w:ascii="宋体" w:hAnsi="宋体" w:cs="Arial"/>
          <w:szCs w:val="21"/>
        </w:rPr>
        <w:t>如果该</w:t>
      </w:r>
      <w:proofErr w:type="gramStart"/>
      <w:r w:rsidRPr="007B2A8C">
        <w:rPr>
          <w:rFonts w:ascii="宋体" w:hAnsi="宋体" w:cs="Arial"/>
          <w:szCs w:val="21"/>
        </w:rPr>
        <w:t>内部户设置</w:t>
      </w:r>
      <w:proofErr w:type="gramEnd"/>
      <w:r w:rsidRPr="007B2A8C">
        <w:rPr>
          <w:rFonts w:ascii="宋体" w:hAnsi="宋体" w:cs="Arial"/>
          <w:szCs w:val="21"/>
        </w:rPr>
        <w:t>了挂销账属性</w:t>
      </w:r>
      <w:r w:rsidRPr="007B2A8C">
        <w:rPr>
          <w:rFonts w:ascii="宋体" w:hAnsi="宋体" w:cs="Arial" w:hint="eastAsia"/>
          <w:szCs w:val="21"/>
        </w:rPr>
        <w:t>，</w:t>
      </w:r>
      <w:r w:rsidRPr="007B2A8C">
        <w:rPr>
          <w:rFonts w:ascii="宋体" w:hAnsi="宋体" w:cs="Arial"/>
          <w:szCs w:val="21"/>
        </w:rPr>
        <w:t>需要修改其挂销账登记簿的机构</w:t>
      </w:r>
      <w:r w:rsidRPr="007B2A8C">
        <w:rPr>
          <w:rFonts w:ascii="宋体" w:hAnsi="宋体" w:cs="Arial" w:hint="eastAsia"/>
          <w:szCs w:val="21"/>
        </w:rPr>
        <w:t>信息。</w:t>
      </w:r>
    </w:p>
    <w:p w14:paraId="767C6D5E" w14:textId="77777777" w:rsidR="007549A7" w:rsidRPr="007B2A8C" w:rsidRDefault="007549A7" w:rsidP="007549A7">
      <w:pPr>
        <w:pStyle w:val="ad"/>
        <w:spacing w:line="360" w:lineRule="auto"/>
        <w:ind w:left="1266" w:firstLineChars="0" w:firstLine="0"/>
        <w:rPr>
          <w:rFonts w:ascii="宋体" w:hAnsi="宋体" w:cs="Arial"/>
          <w:szCs w:val="21"/>
        </w:rPr>
      </w:pPr>
    </w:p>
    <w:p w14:paraId="09B711CA" w14:textId="24591BF8" w:rsidR="000A3953" w:rsidRPr="007549A7" w:rsidRDefault="007549A7" w:rsidP="00436FD8">
      <w:pPr>
        <w:pStyle w:val="ad"/>
        <w:numPr>
          <w:ilvl w:val="1"/>
          <w:numId w:val="119"/>
        </w:numPr>
        <w:spacing w:line="360" w:lineRule="auto"/>
        <w:ind w:firstLineChars="0"/>
        <w:rPr>
          <w:rFonts w:ascii="宋体" w:hAnsi="宋体" w:cs="Arial"/>
          <w:szCs w:val="21"/>
        </w:rPr>
      </w:pPr>
      <w:r w:rsidRPr="007549A7">
        <w:rPr>
          <w:rFonts w:ascii="宋体" w:hAnsi="宋体" w:cs="Arial"/>
          <w:szCs w:val="21"/>
        </w:rPr>
        <w:t>单账户或多账户行所</w:t>
      </w:r>
      <w:r w:rsidR="000A3953" w:rsidRPr="007549A7">
        <w:rPr>
          <w:rFonts w:ascii="宋体" w:hAnsi="宋体" w:cs="Arial"/>
          <w:szCs w:val="21"/>
        </w:rPr>
        <w:t>迁移涉及的会计分录</w:t>
      </w:r>
      <w:r w:rsidR="000A3953" w:rsidRPr="007549A7">
        <w:rPr>
          <w:rFonts w:ascii="宋体" w:hAnsi="宋体" w:cs="Arial" w:hint="eastAsia"/>
          <w:szCs w:val="21"/>
        </w:rPr>
        <w:t>：</w:t>
      </w:r>
    </w:p>
    <w:p w14:paraId="4F3224F5" w14:textId="77777777" w:rsidR="000A3953" w:rsidRPr="00A36979" w:rsidRDefault="000A3953" w:rsidP="000A3953">
      <w:pPr>
        <w:pStyle w:val="ad"/>
        <w:jc w:val="left"/>
      </w:pPr>
    </w:p>
    <w:tbl>
      <w:tblPr>
        <w:tblW w:w="8676"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134"/>
        <w:gridCol w:w="1134"/>
        <w:gridCol w:w="709"/>
        <w:gridCol w:w="1655"/>
        <w:gridCol w:w="755"/>
        <w:gridCol w:w="2580"/>
      </w:tblGrid>
      <w:tr w:rsidR="000A3953" w:rsidRPr="0053347A" w14:paraId="273A284E" w14:textId="77777777" w:rsidTr="007705D3">
        <w:trPr>
          <w:tblHeader/>
        </w:trPr>
        <w:tc>
          <w:tcPr>
            <w:tcW w:w="709" w:type="dxa"/>
            <w:shd w:val="clear" w:color="auto" w:fill="D9D9D9"/>
          </w:tcPr>
          <w:p w14:paraId="51C0BC25" w14:textId="77777777" w:rsidR="000A3953" w:rsidRDefault="000A3953" w:rsidP="007549A7">
            <w:pPr>
              <w:spacing w:line="360" w:lineRule="auto"/>
              <w:jc w:val="center"/>
              <w:rPr>
                <w:szCs w:val="21"/>
              </w:rPr>
            </w:pPr>
            <w:r>
              <w:rPr>
                <w:rFonts w:hint="eastAsia"/>
                <w:szCs w:val="21"/>
              </w:rPr>
              <w:t>序号</w:t>
            </w:r>
          </w:p>
        </w:tc>
        <w:tc>
          <w:tcPr>
            <w:tcW w:w="1134" w:type="dxa"/>
            <w:shd w:val="clear" w:color="auto" w:fill="D9D9D9"/>
          </w:tcPr>
          <w:p w14:paraId="69FEBBEB" w14:textId="77777777" w:rsidR="000A3953" w:rsidRDefault="000A3953" w:rsidP="007549A7">
            <w:pPr>
              <w:spacing w:line="360" w:lineRule="auto"/>
              <w:jc w:val="center"/>
              <w:rPr>
                <w:szCs w:val="21"/>
              </w:rPr>
            </w:pPr>
            <w:r>
              <w:rPr>
                <w:rFonts w:hint="eastAsia"/>
                <w:szCs w:val="21"/>
              </w:rPr>
              <w:t>业务</w:t>
            </w:r>
          </w:p>
        </w:tc>
        <w:tc>
          <w:tcPr>
            <w:tcW w:w="1134" w:type="dxa"/>
            <w:shd w:val="clear" w:color="auto" w:fill="D9D9D9"/>
            <w:vAlign w:val="center"/>
          </w:tcPr>
          <w:p w14:paraId="6C7C1676" w14:textId="77777777" w:rsidR="000A3953" w:rsidRPr="0053347A" w:rsidRDefault="000A3953" w:rsidP="007549A7">
            <w:pPr>
              <w:spacing w:line="360" w:lineRule="auto"/>
              <w:jc w:val="center"/>
              <w:rPr>
                <w:szCs w:val="21"/>
              </w:rPr>
            </w:pPr>
            <w:r>
              <w:rPr>
                <w:rFonts w:hint="eastAsia"/>
                <w:szCs w:val="21"/>
              </w:rPr>
              <w:t>核算机构</w:t>
            </w:r>
          </w:p>
        </w:tc>
        <w:tc>
          <w:tcPr>
            <w:tcW w:w="709" w:type="dxa"/>
            <w:shd w:val="clear" w:color="auto" w:fill="D9D9D9"/>
          </w:tcPr>
          <w:p w14:paraId="6F76A2E0" w14:textId="77777777" w:rsidR="000A3953" w:rsidRPr="0053347A" w:rsidRDefault="000A3953" w:rsidP="007549A7">
            <w:pPr>
              <w:spacing w:line="360" w:lineRule="auto"/>
              <w:jc w:val="center"/>
              <w:rPr>
                <w:szCs w:val="21"/>
              </w:rPr>
            </w:pPr>
            <w:r w:rsidRPr="0053347A">
              <w:rPr>
                <w:rFonts w:hint="eastAsia"/>
                <w:szCs w:val="21"/>
              </w:rPr>
              <w:t>借贷</w:t>
            </w:r>
          </w:p>
        </w:tc>
        <w:tc>
          <w:tcPr>
            <w:tcW w:w="1655" w:type="dxa"/>
            <w:shd w:val="clear" w:color="auto" w:fill="D9D9D9"/>
            <w:vAlign w:val="center"/>
          </w:tcPr>
          <w:p w14:paraId="35536EE0" w14:textId="77777777" w:rsidR="000A3953" w:rsidRPr="0053347A" w:rsidRDefault="000A3953" w:rsidP="007549A7">
            <w:pPr>
              <w:spacing w:line="360" w:lineRule="auto"/>
              <w:jc w:val="center"/>
              <w:rPr>
                <w:szCs w:val="21"/>
              </w:rPr>
            </w:pPr>
            <w:r w:rsidRPr="0053347A">
              <w:rPr>
                <w:rFonts w:hint="eastAsia"/>
                <w:szCs w:val="21"/>
              </w:rPr>
              <w:t>科目</w:t>
            </w:r>
          </w:p>
        </w:tc>
        <w:tc>
          <w:tcPr>
            <w:tcW w:w="755" w:type="dxa"/>
            <w:shd w:val="clear" w:color="auto" w:fill="D9D9D9"/>
            <w:vAlign w:val="center"/>
          </w:tcPr>
          <w:p w14:paraId="5CD158D2" w14:textId="77777777" w:rsidR="000A3953" w:rsidRPr="0026122D" w:rsidRDefault="000A3953" w:rsidP="007549A7">
            <w:pPr>
              <w:pStyle w:val="a8"/>
              <w:tabs>
                <w:tab w:val="clear" w:pos="4153"/>
                <w:tab w:val="clear" w:pos="8306"/>
              </w:tabs>
              <w:snapToGrid/>
              <w:spacing w:line="360" w:lineRule="auto"/>
              <w:rPr>
                <w:rFonts w:ascii="宋体" w:hAnsi="宋体"/>
                <w:sz w:val="21"/>
                <w:szCs w:val="21"/>
              </w:rPr>
            </w:pPr>
            <w:r w:rsidRPr="0026122D">
              <w:rPr>
                <w:rFonts w:ascii="宋体" w:hAnsi="宋体" w:hint="eastAsia"/>
                <w:sz w:val="21"/>
                <w:szCs w:val="21"/>
              </w:rPr>
              <w:t>货币</w:t>
            </w:r>
          </w:p>
        </w:tc>
        <w:tc>
          <w:tcPr>
            <w:tcW w:w="2580" w:type="dxa"/>
            <w:shd w:val="clear" w:color="auto" w:fill="D9D9D9"/>
            <w:vAlign w:val="center"/>
          </w:tcPr>
          <w:p w14:paraId="66495B23" w14:textId="77777777" w:rsidR="000A3953" w:rsidRPr="0026122D" w:rsidRDefault="000A3953" w:rsidP="007549A7">
            <w:pPr>
              <w:pStyle w:val="a8"/>
              <w:tabs>
                <w:tab w:val="clear" w:pos="4153"/>
                <w:tab w:val="clear" w:pos="8306"/>
              </w:tabs>
              <w:snapToGrid/>
              <w:spacing w:line="360" w:lineRule="auto"/>
              <w:rPr>
                <w:rFonts w:ascii="宋体" w:hAnsi="宋体"/>
                <w:sz w:val="21"/>
                <w:szCs w:val="21"/>
              </w:rPr>
            </w:pPr>
            <w:r w:rsidRPr="0026122D">
              <w:rPr>
                <w:rFonts w:ascii="宋体" w:hAnsi="宋体" w:hint="eastAsia"/>
                <w:sz w:val="21"/>
                <w:szCs w:val="21"/>
              </w:rPr>
              <w:t>金额</w:t>
            </w:r>
          </w:p>
        </w:tc>
      </w:tr>
      <w:tr w:rsidR="000A3953" w:rsidRPr="0053347A" w14:paraId="5FFB5205" w14:textId="77777777" w:rsidTr="007705D3">
        <w:tc>
          <w:tcPr>
            <w:tcW w:w="709" w:type="dxa"/>
            <w:vMerge w:val="restart"/>
            <w:vAlign w:val="center"/>
          </w:tcPr>
          <w:p w14:paraId="7D2902F6"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1</w:t>
            </w:r>
          </w:p>
        </w:tc>
        <w:tc>
          <w:tcPr>
            <w:tcW w:w="1134" w:type="dxa"/>
            <w:vMerge w:val="restart"/>
            <w:vAlign w:val="center"/>
          </w:tcPr>
          <w:p w14:paraId="29639446" w14:textId="77777777" w:rsidR="000A3953" w:rsidRDefault="000A3953" w:rsidP="007549A7">
            <w:pPr>
              <w:spacing w:line="360" w:lineRule="auto"/>
              <w:jc w:val="center"/>
              <w:rPr>
                <w:rFonts w:cs="宋体"/>
                <w:kern w:val="0"/>
                <w:sz w:val="18"/>
                <w:szCs w:val="18"/>
              </w:rPr>
            </w:pPr>
            <w:r>
              <w:rPr>
                <w:rFonts w:cs="宋体" w:hint="eastAsia"/>
                <w:kern w:val="0"/>
                <w:sz w:val="18"/>
                <w:szCs w:val="18"/>
              </w:rPr>
              <w:t>存款（活期</w:t>
            </w:r>
            <w:r>
              <w:rPr>
                <w:rFonts w:cs="宋体" w:hint="eastAsia"/>
                <w:kern w:val="0"/>
                <w:sz w:val="18"/>
                <w:szCs w:val="18"/>
              </w:rPr>
              <w:t>/</w:t>
            </w:r>
            <w:r>
              <w:rPr>
                <w:rFonts w:cs="宋体" w:hint="eastAsia"/>
                <w:kern w:val="0"/>
                <w:sz w:val="18"/>
                <w:szCs w:val="18"/>
              </w:rPr>
              <w:t>定期）</w:t>
            </w:r>
          </w:p>
        </w:tc>
        <w:tc>
          <w:tcPr>
            <w:tcW w:w="1134" w:type="dxa"/>
            <w:vMerge w:val="restart"/>
            <w:vAlign w:val="center"/>
          </w:tcPr>
          <w:p w14:paraId="6C3C1379" w14:textId="77777777" w:rsidR="000A3953" w:rsidRPr="0053347A" w:rsidRDefault="000A3953" w:rsidP="007549A7">
            <w:pPr>
              <w:spacing w:line="360" w:lineRule="auto"/>
              <w:jc w:val="center"/>
              <w:rPr>
                <w:rFonts w:cs="宋体"/>
                <w:kern w:val="0"/>
                <w:sz w:val="18"/>
                <w:szCs w:val="18"/>
              </w:rPr>
            </w:pPr>
            <w:r>
              <w:rPr>
                <w:rFonts w:cs="宋体" w:hint="eastAsia"/>
                <w:kern w:val="0"/>
                <w:sz w:val="18"/>
                <w:szCs w:val="18"/>
              </w:rPr>
              <w:t>原机构</w:t>
            </w:r>
          </w:p>
        </w:tc>
        <w:tc>
          <w:tcPr>
            <w:tcW w:w="709" w:type="dxa"/>
          </w:tcPr>
          <w:p w14:paraId="57C40530" w14:textId="5626FC70" w:rsidR="000A3953" w:rsidRPr="0053347A" w:rsidRDefault="007705D3" w:rsidP="007549A7">
            <w:pPr>
              <w:spacing w:line="360" w:lineRule="auto"/>
              <w:rPr>
                <w:sz w:val="18"/>
                <w:szCs w:val="18"/>
              </w:rPr>
            </w:pPr>
            <w:r>
              <w:rPr>
                <w:sz w:val="18"/>
                <w:szCs w:val="18"/>
              </w:rPr>
              <w:t>C</w:t>
            </w:r>
            <w:r>
              <w:rPr>
                <w:rFonts w:hint="eastAsia"/>
                <w:sz w:val="18"/>
                <w:szCs w:val="18"/>
              </w:rPr>
              <w:t>R</w:t>
            </w:r>
          </w:p>
        </w:tc>
        <w:tc>
          <w:tcPr>
            <w:tcW w:w="1655" w:type="dxa"/>
            <w:vAlign w:val="center"/>
          </w:tcPr>
          <w:p w14:paraId="1607E293" w14:textId="77777777" w:rsidR="000A3953" w:rsidRPr="0053347A" w:rsidRDefault="000A3953" w:rsidP="007549A7">
            <w:pPr>
              <w:spacing w:line="360" w:lineRule="auto"/>
              <w:rPr>
                <w:rFonts w:cs="宋体"/>
                <w:kern w:val="0"/>
                <w:sz w:val="18"/>
                <w:szCs w:val="18"/>
              </w:rPr>
            </w:pPr>
            <w:r>
              <w:rPr>
                <w:rFonts w:hint="eastAsia"/>
                <w:sz w:val="18"/>
                <w:szCs w:val="18"/>
              </w:rPr>
              <w:t>本金</w:t>
            </w:r>
            <w:r w:rsidRPr="0053347A">
              <w:rPr>
                <w:rFonts w:hint="eastAsia"/>
                <w:sz w:val="18"/>
                <w:szCs w:val="18"/>
              </w:rPr>
              <w:t>科目</w:t>
            </w:r>
          </w:p>
        </w:tc>
        <w:tc>
          <w:tcPr>
            <w:tcW w:w="755" w:type="dxa"/>
            <w:vMerge w:val="restart"/>
            <w:vAlign w:val="center"/>
          </w:tcPr>
          <w:p w14:paraId="478BD69A" w14:textId="77777777" w:rsidR="000A3953" w:rsidRPr="0053347A" w:rsidRDefault="000A3953" w:rsidP="007549A7">
            <w:pPr>
              <w:spacing w:line="360" w:lineRule="auto"/>
              <w:rPr>
                <w:rFonts w:cs="宋体"/>
                <w:kern w:val="0"/>
                <w:sz w:val="18"/>
                <w:szCs w:val="18"/>
              </w:rPr>
            </w:pPr>
            <w:proofErr w:type="gramStart"/>
            <w:r w:rsidRPr="0053347A">
              <w:rPr>
                <w:rFonts w:cs="宋体" w:hint="eastAsia"/>
                <w:kern w:val="0"/>
                <w:sz w:val="18"/>
                <w:szCs w:val="18"/>
              </w:rPr>
              <w:t>原币</w:t>
            </w:r>
            <w:proofErr w:type="gramEnd"/>
          </w:p>
        </w:tc>
        <w:tc>
          <w:tcPr>
            <w:tcW w:w="2580" w:type="dxa"/>
            <w:vAlign w:val="center"/>
          </w:tcPr>
          <w:p w14:paraId="5AB4AA6F" w14:textId="4ED376BC" w:rsidR="000A3953" w:rsidRPr="0053347A" w:rsidRDefault="000A3953" w:rsidP="007549A7">
            <w:pPr>
              <w:spacing w:line="360" w:lineRule="auto"/>
              <w:rPr>
                <w:rFonts w:cs="宋体"/>
                <w:kern w:val="0"/>
                <w:sz w:val="18"/>
                <w:szCs w:val="18"/>
              </w:rPr>
            </w:pPr>
            <w:r>
              <w:rPr>
                <w:rFonts w:cs="宋体" w:hint="eastAsia"/>
                <w:kern w:val="0"/>
                <w:sz w:val="18"/>
                <w:szCs w:val="18"/>
              </w:rPr>
              <w:t>本金金额</w:t>
            </w:r>
            <w:r w:rsidR="007705D3">
              <w:rPr>
                <w:rFonts w:cs="宋体" w:hint="eastAsia"/>
                <w:kern w:val="0"/>
                <w:sz w:val="18"/>
                <w:szCs w:val="18"/>
              </w:rPr>
              <w:t>（红字）</w:t>
            </w:r>
          </w:p>
        </w:tc>
      </w:tr>
      <w:tr w:rsidR="000A3953" w:rsidRPr="0053347A" w14:paraId="32442D44" w14:textId="77777777" w:rsidTr="007705D3">
        <w:tc>
          <w:tcPr>
            <w:tcW w:w="709" w:type="dxa"/>
            <w:vMerge/>
            <w:vAlign w:val="center"/>
          </w:tcPr>
          <w:p w14:paraId="478660A8" w14:textId="77777777" w:rsidR="000A3953" w:rsidRPr="00D73A68" w:rsidRDefault="000A3953" w:rsidP="007549A7">
            <w:pPr>
              <w:spacing w:line="360" w:lineRule="auto"/>
              <w:jc w:val="center"/>
              <w:rPr>
                <w:rFonts w:cs="宋体"/>
                <w:kern w:val="0"/>
                <w:szCs w:val="21"/>
              </w:rPr>
            </w:pPr>
          </w:p>
        </w:tc>
        <w:tc>
          <w:tcPr>
            <w:tcW w:w="1134" w:type="dxa"/>
            <w:vMerge/>
          </w:tcPr>
          <w:p w14:paraId="0936FAE1" w14:textId="77777777" w:rsidR="000A3953" w:rsidRPr="00F51659" w:rsidRDefault="000A3953" w:rsidP="007549A7">
            <w:pPr>
              <w:spacing w:line="360" w:lineRule="auto"/>
              <w:jc w:val="center"/>
              <w:rPr>
                <w:rFonts w:cs="宋体"/>
                <w:kern w:val="0"/>
                <w:sz w:val="18"/>
                <w:szCs w:val="18"/>
              </w:rPr>
            </w:pPr>
          </w:p>
        </w:tc>
        <w:tc>
          <w:tcPr>
            <w:tcW w:w="1134" w:type="dxa"/>
            <w:vMerge/>
            <w:vAlign w:val="center"/>
          </w:tcPr>
          <w:p w14:paraId="1D434828" w14:textId="77777777" w:rsidR="000A3953" w:rsidRPr="00F51659" w:rsidRDefault="000A3953" w:rsidP="007549A7">
            <w:pPr>
              <w:spacing w:line="360" w:lineRule="auto"/>
              <w:jc w:val="center"/>
              <w:rPr>
                <w:rFonts w:cs="宋体"/>
                <w:kern w:val="0"/>
                <w:sz w:val="18"/>
                <w:szCs w:val="18"/>
              </w:rPr>
            </w:pPr>
          </w:p>
        </w:tc>
        <w:tc>
          <w:tcPr>
            <w:tcW w:w="709" w:type="dxa"/>
          </w:tcPr>
          <w:p w14:paraId="3933E5C5" w14:textId="30AF35F2" w:rsidR="000A3953" w:rsidRPr="0053347A" w:rsidRDefault="007705D3" w:rsidP="007549A7">
            <w:pPr>
              <w:spacing w:line="360" w:lineRule="auto"/>
              <w:rPr>
                <w:sz w:val="18"/>
                <w:szCs w:val="18"/>
              </w:rPr>
            </w:pPr>
            <w:r>
              <w:rPr>
                <w:sz w:val="18"/>
                <w:szCs w:val="18"/>
              </w:rPr>
              <w:t>C</w:t>
            </w:r>
            <w:r>
              <w:rPr>
                <w:rFonts w:hint="eastAsia"/>
                <w:sz w:val="18"/>
                <w:szCs w:val="18"/>
              </w:rPr>
              <w:t>R</w:t>
            </w:r>
          </w:p>
        </w:tc>
        <w:tc>
          <w:tcPr>
            <w:tcW w:w="1655" w:type="dxa"/>
            <w:vAlign w:val="center"/>
          </w:tcPr>
          <w:p w14:paraId="17029C19" w14:textId="77777777" w:rsidR="000A3953" w:rsidRPr="0053347A" w:rsidRDefault="000A3953" w:rsidP="007549A7">
            <w:pPr>
              <w:spacing w:line="360" w:lineRule="auto"/>
              <w:rPr>
                <w:sz w:val="18"/>
                <w:szCs w:val="18"/>
              </w:rPr>
            </w:pPr>
            <w:r>
              <w:rPr>
                <w:rFonts w:hint="eastAsia"/>
                <w:sz w:val="18"/>
                <w:szCs w:val="18"/>
              </w:rPr>
              <w:t>应付利息</w:t>
            </w:r>
          </w:p>
        </w:tc>
        <w:tc>
          <w:tcPr>
            <w:tcW w:w="755" w:type="dxa"/>
            <w:vMerge/>
          </w:tcPr>
          <w:p w14:paraId="5A2B2347" w14:textId="77777777" w:rsidR="000A3953" w:rsidRDefault="000A3953" w:rsidP="007549A7"/>
        </w:tc>
        <w:tc>
          <w:tcPr>
            <w:tcW w:w="2580" w:type="dxa"/>
            <w:vAlign w:val="center"/>
          </w:tcPr>
          <w:p w14:paraId="43F53D79" w14:textId="1E15CCA1" w:rsidR="000A3953" w:rsidRPr="0053347A" w:rsidRDefault="000A3953" w:rsidP="007549A7">
            <w:pPr>
              <w:spacing w:line="360" w:lineRule="auto"/>
              <w:rPr>
                <w:rFonts w:cs="宋体"/>
                <w:kern w:val="0"/>
                <w:sz w:val="18"/>
                <w:szCs w:val="18"/>
              </w:rPr>
            </w:pPr>
            <w:r>
              <w:rPr>
                <w:rFonts w:cs="宋体" w:hint="eastAsia"/>
                <w:kern w:val="0"/>
                <w:sz w:val="18"/>
                <w:szCs w:val="18"/>
              </w:rPr>
              <w:t>本结息周期的计提利息</w:t>
            </w:r>
            <w:r w:rsidR="007705D3">
              <w:rPr>
                <w:rFonts w:cs="宋体" w:hint="eastAsia"/>
                <w:kern w:val="0"/>
                <w:sz w:val="18"/>
                <w:szCs w:val="18"/>
              </w:rPr>
              <w:t>（红字）</w:t>
            </w:r>
          </w:p>
        </w:tc>
      </w:tr>
      <w:tr w:rsidR="000A3953" w:rsidRPr="0053347A" w14:paraId="5AABFDC3" w14:textId="77777777" w:rsidTr="007705D3">
        <w:tc>
          <w:tcPr>
            <w:tcW w:w="709" w:type="dxa"/>
            <w:vMerge/>
            <w:vAlign w:val="center"/>
          </w:tcPr>
          <w:p w14:paraId="7C89492A" w14:textId="77777777" w:rsidR="000A3953" w:rsidRPr="00D73A68" w:rsidRDefault="000A3953" w:rsidP="007549A7">
            <w:pPr>
              <w:spacing w:line="360" w:lineRule="auto"/>
              <w:jc w:val="center"/>
              <w:rPr>
                <w:rFonts w:cs="宋体"/>
                <w:kern w:val="0"/>
                <w:szCs w:val="21"/>
              </w:rPr>
            </w:pPr>
          </w:p>
        </w:tc>
        <w:tc>
          <w:tcPr>
            <w:tcW w:w="1134" w:type="dxa"/>
            <w:vMerge/>
          </w:tcPr>
          <w:p w14:paraId="39C8CAB1" w14:textId="77777777" w:rsidR="000A3953" w:rsidRDefault="000A3953" w:rsidP="007549A7">
            <w:pPr>
              <w:spacing w:line="360" w:lineRule="auto"/>
              <w:jc w:val="center"/>
              <w:rPr>
                <w:rFonts w:cs="宋体"/>
                <w:kern w:val="0"/>
                <w:sz w:val="18"/>
                <w:szCs w:val="18"/>
              </w:rPr>
            </w:pPr>
          </w:p>
        </w:tc>
        <w:tc>
          <w:tcPr>
            <w:tcW w:w="1134" w:type="dxa"/>
            <w:vMerge/>
            <w:vAlign w:val="center"/>
          </w:tcPr>
          <w:p w14:paraId="6714BAA5" w14:textId="77777777" w:rsidR="000A3953" w:rsidRDefault="000A3953" w:rsidP="007549A7">
            <w:pPr>
              <w:spacing w:line="360" w:lineRule="auto"/>
              <w:jc w:val="center"/>
              <w:rPr>
                <w:rFonts w:cs="宋体"/>
                <w:kern w:val="0"/>
                <w:sz w:val="18"/>
                <w:szCs w:val="18"/>
              </w:rPr>
            </w:pPr>
          </w:p>
        </w:tc>
        <w:tc>
          <w:tcPr>
            <w:tcW w:w="709" w:type="dxa"/>
          </w:tcPr>
          <w:p w14:paraId="21493DAF" w14:textId="4CB555E9" w:rsidR="000A3953" w:rsidRDefault="007705D3" w:rsidP="007549A7">
            <w:pPr>
              <w:spacing w:line="360" w:lineRule="auto"/>
              <w:rPr>
                <w:sz w:val="18"/>
                <w:szCs w:val="18"/>
              </w:rPr>
            </w:pPr>
            <w:r>
              <w:rPr>
                <w:sz w:val="18"/>
                <w:szCs w:val="18"/>
              </w:rPr>
              <w:t>D</w:t>
            </w:r>
            <w:r>
              <w:rPr>
                <w:rFonts w:hint="eastAsia"/>
                <w:sz w:val="18"/>
                <w:szCs w:val="18"/>
              </w:rPr>
              <w:t>R</w:t>
            </w:r>
          </w:p>
        </w:tc>
        <w:tc>
          <w:tcPr>
            <w:tcW w:w="1655" w:type="dxa"/>
            <w:vAlign w:val="center"/>
          </w:tcPr>
          <w:p w14:paraId="11D03214" w14:textId="77777777" w:rsidR="000A3953" w:rsidRDefault="000A3953" w:rsidP="007549A7">
            <w:pPr>
              <w:spacing w:line="360" w:lineRule="auto"/>
              <w:rPr>
                <w:sz w:val="18"/>
                <w:szCs w:val="18"/>
              </w:rPr>
            </w:pPr>
            <w:r>
              <w:rPr>
                <w:rFonts w:hint="eastAsia"/>
                <w:sz w:val="18"/>
                <w:szCs w:val="18"/>
              </w:rPr>
              <w:t>利息支出</w:t>
            </w:r>
          </w:p>
        </w:tc>
        <w:tc>
          <w:tcPr>
            <w:tcW w:w="755" w:type="dxa"/>
            <w:vMerge/>
          </w:tcPr>
          <w:p w14:paraId="7B1DD206" w14:textId="77777777" w:rsidR="000A3953" w:rsidRDefault="000A3953" w:rsidP="007549A7"/>
        </w:tc>
        <w:tc>
          <w:tcPr>
            <w:tcW w:w="2580" w:type="dxa"/>
            <w:vAlign w:val="center"/>
          </w:tcPr>
          <w:p w14:paraId="420F2930" w14:textId="4557F74F" w:rsidR="000A3953" w:rsidRDefault="000A3953" w:rsidP="007549A7">
            <w:pPr>
              <w:spacing w:line="360" w:lineRule="auto"/>
              <w:rPr>
                <w:rFonts w:cs="宋体"/>
                <w:kern w:val="0"/>
                <w:sz w:val="18"/>
                <w:szCs w:val="18"/>
              </w:rPr>
            </w:pPr>
            <w:r>
              <w:rPr>
                <w:rFonts w:cs="宋体" w:hint="eastAsia"/>
                <w:kern w:val="0"/>
                <w:sz w:val="18"/>
                <w:szCs w:val="18"/>
              </w:rPr>
              <w:t>本结息周期的计提利息</w:t>
            </w:r>
            <w:r w:rsidR="007705D3">
              <w:rPr>
                <w:rFonts w:cs="宋体" w:hint="eastAsia"/>
                <w:kern w:val="0"/>
                <w:sz w:val="18"/>
                <w:szCs w:val="18"/>
              </w:rPr>
              <w:t>（红字）</w:t>
            </w:r>
          </w:p>
        </w:tc>
      </w:tr>
      <w:tr w:rsidR="000A3953" w:rsidRPr="0053347A" w14:paraId="49E95CAF" w14:textId="77777777" w:rsidTr="007705D3">
        <w:tc>
          <w:tcPr>
            <w:tcW w:w="709" w:type="dxa"/>
            <w:vMerge/>
            <w:vAlign w:val="center"/>
          </w:tcPr>
          <w:p w14:paraId="13330E30" w14:textId="77777777" w:rsidR="000A3953" w:rsidRPr="00D73A68" w:rsidRDefault="000A3953" w:rsidP="007549A7">
            <w:pPr>
              <w:spacing w:line="360" w:lineRule="auto"/>
              <w:jc w:val="center"/>
              <w:rPr>
                <w:rFonts w:cs="宋体"/>
                <w:kern w:val="0"/>
                <w:szCs w:val="21"/>
              </w:rPr>
            </w:pPr>
          </w:p>
        </w:tc>
        <w:tc>
          <w:tcPr>
            <w:tcW w:w="1134" w:type="dxa"/>
            <w:vMerge/>
          </w:tcPr>
          <w:p w14:paraId="28B413F1" w14:textId="77777777" w:rsidR="000A3953" w:rsidRDefault="000A3953" w:rsidP="007549A7">
            <w:pPr>
              <w:spacing w:line="360" w:lineRule="auto"/>
              <w:jc w:val="center"/>
              <w:rPr>
                <w:rFonts w:cs="宋体"/>
                <w:kern w:val="0"/>
                <w:sz w:val="18"/>
                <w:szCs w:val="18"/>
              </w:rPr>
            </w:pPr>
          </w:p>
        </w:tc>
        <w:tc>
          <w:tcPr>
            <w:tcW w:w="1134" w:type="dxa"/>
            <w:vMerge w:val="restart"/>
            <w:vAlign w:val="center"/>
          </w:tcPr>
          <w:p w14:paraId="1F6DC97D" w14:textId="77777777" w:rsidR="000A3953" w:rsidRPr="0053347A"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Pr>
          <w:p w14:paraId="51D77815" w14:textId="77777777" w:rsidR="000A3953" w:rsidRDefault="000A3953" w:rsidP="007549A7">
            <w:pPr>
              <w:spacing w:line="360" w:lineRule="auto"/>
              <w:rPr>
                <w:sz w:val="18"/>
                <w:szCs w:val="18"/>
              </w:rPr>
            </w:pPr>
            <w:r>
              <w:rPr>
                <w:sz w:val="18"/>
                <w:szCs w:val="18"/>
              </w:rPr>
              <w:t>CR</w:t>
            </w:r>
          </w:p>
        </w:tc>
        <w:tc>
          <w:tcPr>
            <w:tcW w:w="1655" w:type="dxa"/>
            <w:vAlign w:val="center"/>
          </w:tcPr>
          <w:p w14:paraId="522695E5" w14:textId="77777777" w:rsidR="000A3953" w:rsidRPr="0053347A" w:rsidRDefault="000A3953" w:rsidP="007549A7">
            <w:pPr>
              <w:spacing w:line="360" w:lineRule="auto"/>
              <w:rPr>
                <w:rFonts w:cs="宋体"/>
                <w:kern w:val="0"/>
                <w:sz w:val="18"/>
                <w:szCs w:val="18"/>
              </w:rPr>
            </w:pPr>
            <w:r>
              <w:rPr>
                <w:rFonts w:hint="eastAsia"/>
                <w:sz w:val="18"/>
                <w:szCs w:val="18"/>
              </w:rPr>
              <w:t>本金</w:t>
            </w:r>
            <w:r w:rsidRPr="0053347A">
              <w:rPr>
                <w:rFonts w:hint="eastAsia"/>
                <w:sz w:val="18"/>
                <w:szCs w:val="18"/>
              </w:rPr>
              <w:t>科目</w:t>
            </w:r>
          </w:p>
        </w:tc>
        <w:tc>
          <w:tcPr>
            <w:tcW w:w="755" w:type="dxa"/>
            <w:vMerge w:val="restart"/>
            <w:vAlign w:val="center"/>
          </w:tcPr>
          <w:p w14:paraId="2D514AFC" w14:textId="77777777" w:rsidR="000A3953" w:rsidRPr="0053347A" w:rsidRDefault="000A3953" w:rsidP="007549A7">
            <w:pPr>
              <w:spacing w:line="360" w:lineRule="auto"/>
              <w:rPr>
                <w:rFonts w:cs="宋体"/>
                <w:kern w:val="0"/>
                <w:sz w:val="18"/>
                <w:szCs w:val="18"/>
              </w:rPr>
            </w:pPr>
            <w:proofErr w:type="gramStart"/>
            <w:r w:rsidRPr="0053347A">
              <w:rPr>
                <w:rFonts w:cs="宋体" w:hint="eastAsia"/>
                <w:kern w:val="0"/>
                <w:sz w:val="18"/>
                <w:szCs w:val="18"/>
              </w:rPr>
              <w:t>原币</w:t>
            </w:r>
            <w:proofErr w:type="gramEnd"/>
          </w:p>
        </w:tc>
        <w:tc>
          <w:tcPr>
            <w:tcW w:w="2580" w:type="dxa"/>
            <w:vAlign w:val="center"/>
          </w:tcPr>
          <w:p w14:paraId="22B66264" w14:textId="77777777" w:rsidR="000A3953" w:rsidRPr="0053347A" w:rsidRDefault="000A3953" w:rsidP="007549A7">
            <w:pPr>
              <w:spacing w:line="360" w:lineRule="auto"/>
              <w:rPr>
                <w:rFonts w:cs="宋体"/>
                <w:kern w:val="0"/>
                <w:sz w:val="18"/>
                <w:szCs w:val="18"/>
              </w:rPr>
            </w:pPr>
            <w:r>
              <w:rPr>
                <w:rFonts w:cs="宋体" w:hint="eastAsia"/>
                <w:kern w:val="0"/>
                <w:sz w:val="18"/>
                <w:szCs w:val="18"/>
              </w:rPr>
              <w:t>本金金额</w:t>
            </w:r>
          </w:p>
        </w:tc>
      </w:tr>
      <w:tr w:rsidR="000A3953" w:rsidRPr="0053347A" w14:paraId="56183408" w14:textId="77777777" w:rsidTr="007705D3">
        <w:tc>
          <w:tcPr>
            <w:tcW w:w="709" w:type="dxa"/>
            <w:vMerge/>
            <w:vAlign w:val="center"/>
          </w:tcPr>
          <w:p w14:paraId="189594EC" w14:textId="77777777" w:rsidR="000A3953" w:rsidRPr="00D73A68" w:rsidRDefault="000A3953" w:rsidP="007549A7">
            <w:pPr>
              <w:spacing w:line="360" w:lineRule="auto"/>
              <w:jc w:val="center"/>
              <w:rPr>
                <w:rFonts w:cs="宋体"/>
                <w:kern w:val="0"/>
                <w:szCs w:val="21"/>
              </w:rPr>
            </w:pPr>
          </w:p>
        </w:tc>
        <w:tc>
          <w:tcPr>
            <w:tcW w:w="1134" w:type="dxa"/>
            <w:vMerge/>
          </w:tcPr>
          <w:p w14:paraId="3D7ED210" w14:textId="77777777" w:rsidR="000A3953" w:rsidRPr="0053347A" w:rsidRDefault="000A3953" w:rsidP="007549A7">
            <w:pPr>
              <w:spacing w:line="360" w:lineRule="auto"/>
              <w:jc w:val="center"/>
              <w:rPr>
                <w:rFonts w:cs="宋体"/>
                <w:kern w:val="0"/>
                <w:sz w:val="18"/>
                <w:szCs w:val="18"/>
              </w:rPr>
            </w:pPr>
          </w:p>
        </w:tc>
        <w:tc>
          <w:tcPr>
            <w:tcW w:w="1134" w:type="dxa"/>
            <w:vMerge/>
            <w:vAlign w:val="center"/>
          </w:tcPr>
          <w:p w14:paraId="454D8FB9" w14:textId="77777777" w:rsidR="000A3953" w:rsidRPr="0053347A" w:rsidRDefault="000A3953" w:rsidP="007549A7">
            <w:pPr>
              <w:spacing w:line="360" w:lineRule="auto"/>
              <w:jc w:val="center"/>
              <w:rPr>
                <w:rFonts w:cs="宋体"/>
                <w:kern w:val="0"/>
                <w:sz w:val="18"/>
                <w:szCs w:val="18"/>
              </w:rPr>
            </w:pPr>
          </w:p>
        </w:tc>
        <w:tc>
          <w:tcPr>
            <w:tcW w:w="709" w:type="dxa"/>
          </w:tcPr>
          <w:p w14:paraId="4B8F72DD" w14:textId="77777777" w:rsidR="000A3953" w:rsidRDefault="000A3953" w:rsidP="007549A7">
            <w:pPr>
              <w:spacing w:line="360" w:lineRule="auto"/>
              <w:rPr>
                <w:sz w:val="18"/>
                <w:szCs w:val="18"/>
              </w:rPr>
            </w:pPr>
            <w:r>
              <w:rPr>
                <w:sz w:val="18"/>
                <w:szCs w:val="18"/>
              </w:rPr>
              <w:t>CR</w:t>
            </w:r>
          </w:p>
        </w:tc>
        <w:tc>
          <w:tcPr>
            <w:tcW w:w="1655" w:type="dxa"/>
            <w:vAlign w:val="center"/>
          </w:tcPr>
          <w:p w14:paraId="59366D23" w14:textId="77777777" w:rsidR="000A3953" w:rsidRPr="0053347A" w:rsidRDefault="000A3953" w:rsidP="007549A7">
            <w:pPr>
              <w:spacing w:line="360" w:lineRule="auto"/>
              <w:rPr>
                <w:sz w:val="18"/>
                <w:szCs w:val="18"/>
              </w:rPr>
            </w:pPr>
            <w:r>
              <w:rPr>
                <w:rFonts w:hint="eastAsia"/>
                <w:sz w:val="18"/>
                <w:szCs w:val="18"/>
              </w:rPr>
              <w:t>应付利息</w:t>
            </w:r>
          </w:p>
        </w:tc>
        <w:tc>
          <w:tcPr>
            <w:tcW w:w="755" w:type="dxa"/>
            <w:vMerge/>
            <w:vAlign w:val="center"/>
          </w:tcPr>
          <w:p w14:paraId="1805C44A" w14:textId="77777777" w:rsidR="000A3953" w:rsidRPr="0053347A" w:rsidRDefault="000A3953" w:rsidP="007549A7">
            <w:pPr>
              <w:spacing w:line="360" w:lineRule="auto"/>
              <w:rPr>
                <w:rFonts w:cs="宋体"/>
                <w:kern w:val="0"/>
                <w:sz w:val="18"/>
                <w:szCs w:val="18"/>
              </w:rPr>
            </w:pPr>
          </w:p>
        </w:tc>
        <w:tc>
          <w:tcPr>
            <w:tcW w:w="2580" w:type="dxa"/>
            <w:vAlign w:val="center"/>
          </w:tcPr>
          <w:p w14:paraId="304805ED" w14:textId="77777777" w:rsidR="000A3953" w:rsidRPr="0053347A" w:rsidRDefault="000A3953" w:rsidP="007549A7">
            <w:pPr>
              <w:spacing w:line="360" w:lineRule="auto"/>
              <w:rPr>
                <w:rFonts w:cs="宋体"/>
                <w:kern w:val="0"/>
                <w:sz w:val="18"/>
                <w:szCs w:val="18"/>
              </w:rPr>
            </w:pPr>
            <w:r>
              <w:rPr>
                <w:rFonts w:cs="宋体" w:hint="eastAsia"/>
                <w:kern w:val="0"/>
                <w:sz w:val="18"/>
                <w:szCs w:val="18"/>
              </w:rPr>
              <w:t>本结息周期的计提利息</w:t>
            </w:r>
          </w:p>
        </w:tc>
      </w:tr>
      <w:tr w:rsidR="000A3953" w:rsidRPr="0053347A" w14:paraId="1D5E1686" w14:textId="77777777" w:rsidTr="007705D3">
        <w:tc>
          <w:tcPr>
            <w:tcW w:w="709" w:type="dxa"/>
            <w:vMerge/>
            <w:vAlign w:val="center"/>
          </w:tcPr>
          <w:p w14:paraId="7990F610" w14:textId="77777777" w:rsidR="000A3953" w:rsidRPr="00D73A68" w:rsidRDefault="000A3953" w:rsidP="007549A7">
            <w:pPr>
              <w:spacing w:line="360" w:lineRule="auto"/>
              <w:jc w:val="center"/>
              <w:rPr>
                <w:rFonts w:cs="宋体"/>
                <w:kern w:val="0"/>
                <w:szCs w:val="21"/>
              </w:rPr>
            </w:pPr>
          </w:p>
        </w:tc>
        <w:tc>
          <w:tcPr>
            <w:tcW w:w="1134" w:type="dxa"/>
            <w:vMerge/>
          </w:tcPr>
          <w:p w14:paraId="493CB7E0" w14:textId="77777777" w:rsidR="000A3953" w:rsidRDefault="000A3953" w:rsidP="007549A7">
            <w:pPr>
              <w:spacing w:line="360" w:lineRule="auto"/>
              <w:jc w:val="center"/>
              <w:rPr>
                <w:rFonts w:cs="宋体"/>
                <w:kern w:val="0"/>
                <w:sz w:val="18"/>
                <w:szCs w:val="18"/>
              </w:rPr>
            </w:pPr>
          </w:p>
        </w:tc>
        <w:tc>
          <w:tcPr>
            <w:tcW w:w="1134" w:type="dxa"/>
            <w:vMerge/>
            <w:vAlign w:val="center"/>
          </w:tcPr>
          <w:p w14:paraId="3966F427"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3DB14599" w14:textId="77777777" w:rsidR="000A3953" w:rsidRPr="00347A76" w:rsidRDefault="000A3953" w:rsidP="007549A7">
            <w:pPr>
              <w:spacing w:line="360" w:lineRule="auto"/>
              <w:rPr>
                <w:rFonts w:cs="宋体"/>
                <w:kern w:val="0"/>
                <w:sz w:val="18"/>
                <w:szCs w:val="18"/>
              </w:rPr>
            </w:pPr>
            <w:r>
              <w:rPr>
                <w:rFonts w:cs="宋体"/>
                <w:kern w:val="0"/>
                <w:sz w:val="18"/>
                <w:szCs w:val="18"/>
              </w:rPr>
              <w:t>DR</w:t>
            </w:r>
          </w:p>
        </w:tc>
        <w:tc>
          <w:tcPr>
            <w:tcW w:w="1655" w:type="dxa"/>
            <w:tcBorders>
              <w:top w:val="single" w:sz="4" w:space="0" w:color="auto"/>
              <w:left w:val="single" w:sz="4" w:space="0" w:color="auto"/>
              <w:bottom w:val="single" w:sz="4" w:space="0" w:color="auto"/>
            </w:tcBorders>
            <w:vAlign w:val="center"/>
          </w:tcPr>
          <w:p w14:paraId="54C7D8B8" w14:textId="77777777" w:rsidR="000A3953" w:rsidRDefault="000A3953" w:rsidP="007549A7">
            <w:pPr>
              <w:spacing w:line="360" w:lineRule="auto"/>
              <w:rPr>
                <w:sz w:val="18"/>
                <w:szCs w:val="18"/>
              </w:rPr>
            </w:pPr>
            <w:r>
              <w:rPr>
                <w:rFonts w:hint="eastAsia"/>
                <w:sz w:val="18"/>
                <w:szCs w:val="18"/>
              </w:rPr>
              <w:t>利息支出</w:t>
            </w:r>
          </w:p>
        </w:tc>
        <w:tc>
          <w:tcPr>
            <w:tcW w:w="755" w:type="dxa"/>
            <w:vMerge/>
            <w:vAlign w:val="center"/>
          </w:tcPr>
          <w:p w14:paraId="11D1F864"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3F32DD3C" w14:textId="77777777" w:rsidR="000A3953" w:rsidRDefault="000A3953" w:rsidP="007549A7">
            <w:pPr>
              <w:spacing w:line="360" w:lineRule="auto"/>
              <w:rPr>
                <w:rFonts w:cs="宋体"/>
                <w:kern w:val="0"/>
                <w:sz w:val="18"/>
                <w:szCs w:val="18"/>
              </w:rPr>
            </w:pPr>
            <w:r>
              <w:rPr>
                <w:rFonts w:cs="宋体" w:hint="eastAsia"/>
                <w:kern w:val="0"/>
                <w:sz w:val="18"/>
                <w:szCs w:val="18"/>
              </w:rPr>
              <w:t>本结息周期的计提利息</w:t>
            </w:r>
          </w:p>
        </w:tc>
      </w:tr>
      <w:tr w:rsidR="000A3953" w:rsidRPr="0053347A" w14:paraId="0E74A44F" w14:textId="77777777" w:rsidTr="007705D3">
        <w:tc>
          <w:tcPr>
            <w:tcW w:w="709" w:type="dxa"/>
            <w:vMerge w:val="restart"/>
            <w:vAlign w:val="center"/>
          </w:tcPr>
          <w:p w14:paraId="3D92D059"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2</w:t>
            </w:r>
          </w:p>
        </w:tc>
        <w:tc>
          <w:tcPr>
            <w:tcW w:w="1134" w:type="dxa"/>
            <w:vMerge w:val="restart"/>
            <w:vAlign w:val="center"/>
          </w:tcPr>
          <w:p w14:paraId="444FAC9D" w14:textId="77777777" w:rsidR="000A3953" w:rsidRDefault="000A3953" w:rsidP="007549A7">
            <w:pPr>
              <w:spacing w:line="360" w:lineRule="auto"/>
              <w:jc w:val="center"/>
              <w:rPr>
                <w:rFonts w:cs="宋体"/>
                <w:kern w:val="0"/>
                <w:sz w:val="18"/>
                <w:szCs w:val="18"/>
              </w:rPr>
            </w:pPr>
            <w:r>
              <w:rPr>
                <w:rFonts w:cs="宋体" w:hint="eastAsia"/>
                <w:kern w:val="0"/>
                <w:sz w:val="18"/>
                <w:szCs w:val="18"/>
              </w:rPr>
              <w:t>存放同业</w:t>
            </w:r>
          </w:p>
        </w:tc>
        <w:tc>
          <w:tcPr>
            <w:tcW w:w="1134" w:type="dxa"/>
            <w:vMerge w:val="restart"/>
            <w:vAlign w:val="center"/>
          </w:tcPr>
          <w:p w14:paraId="3F9DEB69" w14:textId="77777777" w:rsidR="000A3953" w:rsidRPr="0053347A" w:rsidRDefault="000A3953" w:rsidP="007549A7">
            <w:pPr>
              <w:spacing w:line="360" w:lineRule="auto"/>
              <w:jc w:val="center"/>
              <w:rPr>
                <w:rFonts w:cs="宋体"/>
                <w:kern w:val="0"/>
                <w:sz w:val="18"/>
                <w:szCs w:val="18"/>
              </w:rPr>
            </w:pPr>
            <w:r>
              <w:rPr>
                <w:rFonts w:cs="宋体" w:hint="eastAsia"/>
                <w:kern w:val="0"/>
                <w:sz w:val="18"/>
                <w:szCs w:val="18"/>
              </w:rPr>
              <w:t>原机构</w:t>
            </w:r>
          </w:p>
        </w:tc>
        <w:tc>
          <w:tcPr>
            <w:tcW w:w="709" w:type="dxa"/>
            <w:tcBorders>
              <w:top w:val="single" w:sz="4" w:space="0" w:color="auto"/>
              <w:left w:val="single" w:sz="4" w:space="0" w:color="auto"/>
              <w:bottom w:val="single" w:sz="4" w:space="0" w:color="auto"/>
              <w:right w:val="single" w:sz="4" w:space="0" w:color="auto"/>
            </w:tcBorders>
          </w:tcPr>
          <w:p w14:paraId="285CF5F6" w14:textId="63ADB30B" w:rsidR="000A3953" w:rsidRPr="0053347A" w:rsidRDefault="007705D3" w:rsidP="007549A7">
            <w:pPr>
              <w:spacing w:line="360" w:lineRule="auto"/>
              <w:rPr>
                <w:sz w:val="18"/>
                <w:szCs w:val="18"/>
              </w:rPr>
            </w:pPr>
            <w:r>
              <w:rPr>
                <w:sz w:val="18"/>
                <w:szCs w:val="18"/>
              </w:rPr>
              <w:t>DR</w:t>
            </w:r>
          </w:p>
        </w:tc>
        <w:tc>
          <w:tcPr>
            <w:tcW w:w="1655" w:type="dxa"/>
            <w:tcBorders>
              <w:top w:val="single" w:sz="4" w:space="0" w:color="auto"/>
              <w:left w:val="single" w:sz="4" w:space="0" w:color="auto"/>
              <w:bottom w:val="single" w:sz="4" w:space="0" w:color="auto"/>
            </w:tcBorders>
            <w:vAlign w:val="center"/>
          </w:tcPr>
          <w:p w14:paraId="1154978A" w14:textId="77777777" w:rsidR="000A3953" w:rsidRPr="0053347A" w:rsidRDefault="000A3953" w:rsidP="007549A7">
            <w:pPr>
              <w:spacing w:line="360" w:lineRule="auto"/>
              <w:rPr>
                <w:rFonts w:cs="宋体"/>
                <w:kern w:val="0"/>
                <w:sz w:val="18"/>
                <w:szCs w:val="18"/>
              </w:rPr>
            </w:pPr>
            <w:r>
              <w:rPr>
                <w:rFonts w:hint="eastAsia"/>
                <w:sz w:val="18"/>
                <w:szCs w:val="18"/>
              </w:rPr>
              <w:t>本金</w:t>
            </w:r>
            <w:r w:rsidRPr="0053347A">
              <w:rPr>
                <w:rFonts w:hint="eastAsia"/>
                <w:sz w:val="18"/>
                <w:szCs w:val="18"/>
              </w:rPr>
              <w:t>科目</w:t>
            </w:r>
          </w:p>
        </w:tc>
        <w:tc>
          <w:tcPr>
            <w:tcW w:w="755" w:type="dxa"/>
            <w:vMerge w:val="restart"/>
            <w:vAlign w:val="center"/>
          </w:tcPr>
          <w:p w14:paraId="7546534F"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25F6F729" w14:textId="5AB75BBA" w:rsidR="000A3953" w:rsidRPr="0053347A" w:rsidRDefault="000A3953" w:rsidP="007549A7">
            <w:pPr>
              <w:spacing w:line="360" w:lineRule="auto"/>
              <w:rPr>
                <w:rFonts w:cs="宋体"/>
                <w:kern w:val="0"/>
                <w:sz w:val="18"/>
                <w:szCs w:val="18"/>
              </w:rPr>
            </w:pPr>
            <w:r>
              <w:rPr>
                <w:rFonts w:cs="宋体" w:hint="eastAsia"/>
                <w:kern w:val="0"/>
                <w:sz w:val="18"/>
                <w:szCs w:val="18"/>
              </w:rPr>
              <w:t>本金金额</w:t>
            </w:r>
            <w:r w:rsidR="007705D3">
              <w:rPr>
                <w:rFonts w:cs="宋体" w:hint="eastAsia"/>
                <w:kern w:val="0"/>
                <w:sz w:val="18"/>
                <w:szCs w:val="18"/>
              </w:rPr>
              <w:t>（红字）</w:t>
            </w:r>
          </w:p>
        </w:tc>
      </w:tr>
      <w:tr w:rsidR="000A3953" w:rsidRPr="0053347A" w14:paraId="20BD797B" w14:textId="77777777" w:rsidTr="007705D3">
        <w:tc>
          <w:tcPr>
            <w:tcW w:w="709" w:type="dxa"/>
            <w:vMerge/>
            <w:vAlign w:val="center"/>
          </w:tcPr>
          <w:p w14:paraId="2BD017F5" w14:textId="77777777" w:rsidR="000A3953" w:rsidRPr="00D73A68" w:rsidRDefault="000A3953" w:rsidP="007549A7">
            <w:pPr>
              <w:spacing w:line="360" w:lineRule="auto"/>
              <w:jc w:val="center"/>
              <w:rPr>
                <w:rFonts w:cs="宋体"/>
                <w:kern w:val="0"/>
                <w:szCs w:val="21"/>
              </w:rPr>
            </w:pPr>
          </w:p>
        </w:tc>
        <w:tc>
          <w:tcPr>
            <w:tcW w:w="1134" w:type="dxa"/>
            <w:vMerge/>
          </w:tcPr>
          <w:p w14:paraId="6933E0C0" w14:textId="77777777" w:rsidR="000A3953" w:rsidRDefault="000A3953" w:rsidP="007549A7">
            <w:pPr>
              <w:spacing w:line="360" w:lineRule="auto"/>
              <w:jc w:val="center"/>
              <w:rPr>
                <w:rFonts w:cs="宋体"/>
                <w:kern w:val="0"/>
                <w:sz w:val="18"/>
                <w:szCs w:val="18"/>
              </w:rPr>
            </w:pPr>
          </w:p>
        </w:tc>
        <w:tc>
          <w:tcPr>
            <w:tcW w:w="1134" w:type="dxa"/>
            <w:vMerge/>
            <w:vAlign w:val="center"/>
          </w:tcPr>
          <w:p w14:paraId="06422249"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3229F9A7" w14:textId="27A4E572" w:rsidR="000A3953" w:rsidRPr="0053347A" w:rsidRDefault="007705D3" w:rsidP="007705D3">
            <w:pPr>
              <w:spacing w:line="360" w:lineRule="auto"/>
              <w:rPr>
                <w:sz w:val="18"/>
                <w:szCs w:val="18"/>
              </w:rPr>
            </w:pPr>
            <w:r>
              <w:rPr>
                <w:sz w:val="18"/>
                <w:szCs w:val="18"/>
              </w:rPr>
              <w:t>D</w:t>
            </w:r>
            <w:r>
              <w:rPr>
                <w:rFonts w:hint="eastAsia"/>
                <w:sz w:val="18"/>
                <w:szCs w:val="18"/>
              </w:rPr>
              <w:t>R</w:t>
            </w:r>
          </w:p>
        </w:tc>
        <w:tc>
          <w:tcPr>
            <w:tcW w:w="1655" w:type="dxa"/>
            <w:tcBorders>
              <w:top w:val="single" w:sz="4" w:space="0" w:color="auto"/>
              <w:left w:val="single" w:sz="4" w:space="0" w:color="auto"/>
              <w:bottom w:val="single" w:sz="4" w:space="0" w:color="auto"/>
            </w:tcBorders>
            <w:vAlign w:val="center"/>
          </w:tcPr>
          <w:p w14:paraId="0F5B38D0" w14:textId="77777777" w:rsidR="000A3953" w:rsidRPr="0053347A" w:rsidRDefault="000A3953" w:rsidP="007549A7">
            <w:pPr>
              <w:spacing w:line="360" w:lineRule="auto"/>
              <w:rPr>
                <w:sz w:val="18"/>
                <w:szCs w:val="18"/>
              </w:rPr>
            </w:pPr>
            <w:r>
              <w:rPr>
                <w:rFonts w:hint="eastAsia"/>
                <w:sz w:val="18"/>
                <w:szCs w:val="18"/>
              </w:rPr>
              <w:t>应收利息</w:t>
            </w:r>
          </w:p>
        </w:tc>
        <w:tc>
          <w:tcPr>
            <w:tcW w:w="755" w:type="dxa"/>
            <w:vMerge/>
            <w:vAlign w:val="center"/>
          </w:tcPr>
          <w:p w14:paraId="399F3F6E"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2D513DD2" w14:textId="4746DA18" w:rsidR="000A3953" w:rsidRPr="0053347A" w:rsidRDefault="000A3953" w:rsidP="007549A7">
            <w:pPr>
              <w:spacing w:line="360" w:lineRule="auto"/>
              <w:rPr>
                <w:rFonts w:cs="宋体"/>
                <w:kern w:val="0"/>
                <w:sz w:val="18"/>
                <w:szCs w:val="18"/>
              </w:rPr>
            </w:pPr>
            <w:r>
              <w:rPr>
                <w:rFonts w:cs="宋体" w:hint="eastAsia"/>
                <w:kern w:val="0"/>
                <w:sz w:val="18"/>
                <w:szCs w:val="18"/>
              </w:rPr>
              <w:t>本结息周期的计提利息</w:t>
            </w:r>
            <w:r w:rsidR="007705D3">
              <w:rPr>
                <w:rFonts w:cs="宋体" w:hint="eastAsia"/>
                <w:kern w:val="0"/>
                <w:sz w:val="18"/>
                <w:szCs w:val="18"/>
              </w:rPr>
              <w:t>（红字）</w:t>
            </w:r>
          </w:p>
        </w:tc>
      </w:tr>
      <w:tr w:rsidR="000A3953" w:rsidRPr="0053347A" w14:paraId="27D7FB5E" w14:textId="77777777" w:rsidTr="007705D3">
        <w:tc>
          <w:tcPr>
            <w:tcW w:w="709" w:type="dxa"/>
            <w:vMerge/>
            <w:vAlign w:val="center"/>
          </w:tcPr>
          <w:p w14:paraId="1FEA3582" w14:textId="77777777" w:rsidR="000A3953" w:rsidRPr="00D73A68" w:rsidRDefault="000A3953" w:rsidP="007549A7">
            <w:pPr>
              <w:spacing w:line="360" w:lineRule="auto"/>
              <w:jc w:val="center"/>
              <w:rPr>
                <w:rFonts w:cs="宋体"/>
                <w:kern w:val="0"/>
                <w:szCs w:val="21"/>
              </w:rPr>
            </w:pPr>
          </w:p>
        </w:tc>
        <w:tc>
          <w:tcPr>
            <w:tcW w:w="1134" w:type="dxa"/>
            <w:vMerge/>
          </w:tcPr>
          <w:p w14:paraId="77137D30" w14:textId="77777777" w:rsidR="000A3953" w:rsidRDefault="000A3953" w:rsidP="007549A7">
            <w:pPr>
              <w:spacing w:line="360" w:lineRule="auto"/>
              <w:jc w:val="center"/>
              <w:rPr>
                <w:rFonts w:cs="宋体"/>
                <w:kern w:val="0"/>
                <w:sz w:val="18"/>
                <w:szCs w:val="18"/>
              </w:rPr>
            </w:pPr>
          </w:p>
        </w:tc>
        <w:tc>
          <w:tcPr>
            <w:tcW w:w="1134" w:type="dxa"/>
            <w:vMerge/>
            <w:vAlign w:val="center"/>
          </w:tcPr>
          <w:p w14:paraId="41B686C9"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125D99AD" w14:textId="7C030BB8" w:rsidR="000A3953" w:rsidRDefault="007705D3" w:rsidP="007549A7">
            <w:pPr>
              <w:spacing w:line="360" w:lineRule="auto"/>
              <w:rPr>
                <w:sz w:val="18"/>
                <w:szCs w:val="18"/>
              </w:rPr>
            </w:pPr>
            <w:r>
              <w:rPr>
                <w:sz w:val="18"/>
                <w:szCs w:val="18"/>
              </w:rPr>
              <w:t>C</w:t>
            </w:r>
            <w:r>
              <w:rPr>
                <w:rFonts w:hint="eastAsia"/>
                <w:sz w:val="18"/>
                <w:szCs w:val="18"/>
              </w:rPr>
              <w:t>R</w:t>
            </w:r>
          </w:p>
        </w:tc>
        <w:tc>
          <w:tcPr>
            <w:tcW w:w="1655" w:type="dxa"/>
            <w:tcBorders>
              <w:top w:val="single" w:sz="4" w:space="0" w:color="auto"/>
              <w:left w:val="single" w:sz="4" w:space="0" w:color="auto"/>
              <w:bottom w:val="single" w:sz="4" w:space="0" w:color="auto"/>
            </w:tcBorders>
            <w:vAlign w:val="center"/>
          </w:tcPr>
          <w:p w14:paraId="2BDD2E5B" w14:textId="77777777" w:rsidR="000A3953" w:rsidRDefault="000A3953" w:rsidP="007549A7">
            <w:pPr>
              <w:spacing w:line="360" w:lineRule="auto"/>
              <w:rPr>
                <w:sz w:val="18"/>
                <w:szCs w:val="18"/>
              </w:rPr>
            </w:pPr>
            <w:r>
              <w:rPr>
                <w:rFonts w:hint="eastAsia"/>
                <w:sz w:val="18"/>
                <w:szCs w:val="18"/>
              </w:rPr>
              <w:t>利息收入</w:t>
            </w:r>
          </w:p>
        </w:tc>
        <w:tc>
          <w:tcPr>
            <w:tcW w:w="755" w:type="dxa"/>
            <w:vMerge/>
            <w:vAlign w:val="center"/>
          </w:tcPr>
          <w:p w14:paraId="5F482EDA"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6F3A3A35" w14:textId="0429974D" w:rsidR="000A3953" w:rsidRDefault="000A3953" w:rsidP="007549A7">
            <w:pPr>
              <w:spacing w:line="360" w:lineRule="auto"/>
              <w:rPr>
                <w:rFonts w:cs="宋体"/>
                <w:kern w:val="0"/>
                <w:sz w:val="18"/>
                <w:szCs w:val="18"/>
              </w:rPr>
            </w:pPr>
            <w:r>
              <w:rPr>
                <w:rFonts w:cs="宋体" w:hint="eastAsia"/>
                <w:kern w:val="0"/>
                <w:sz w:val="18"/>
                <w:szCs w:val="18"/>
              </w:rPr>
              <w:t>本结息周期的计提利息</w:t>
            </w:r>
            <w:r w:rsidR="007705D3">
              <w:rPr>
                <w:rFonts w:cs="宋体" w:hint="eastAsia"/>
                <w:kern w:val="0"/>
                <w:sz w:val="18"/>
                <w:szCs w:val="18"/>
              </w:rPr>
              <w:t>（红字）</w:t>
            </w:r>
          </w:p>
        </w:tc>
      </w:tr>
      <w:tr w:rsidR="000A3953" w:rsidRPr="0053347A" w14:paraId="28FF1B01" w14:textId="77777777" w:rsidTr="007705D3">
        <w:tc>
          <w:tcPr>
            <w:tcW w:w="709" w:type="dxa"/>
            <w:vMerge/>
            <w:vAlign w:val="center"/>
          </w:tcPr>
          <w:p w14:paraId="23D2FF38" w14:textId="77777777" w:rsidR="000A3953" w:rsidRPr="00D73A68" w:rsidRDefault="000A3953" w:rsidP="007549A7">
            <w:pPr>
              <w:spacing w:line="360" w:lineRule="auto"/>
              <w:jc w:val="center"/>
              <w:rPr>
                <w:rFonts w:cs="宋体"/>
                <w:kern w:val="0"/>
                <w:szCs w:val="21"/>
              </w:rPr>
            </w:pPr>
          </w:p>
        </w:tc>
        <w:tc>
          <w:tcPr>
            <w:tcW w:w="1134" w:type="dxa"/>
            <w:vMerge/>
          </w:tcPr>
          <w:p w14:paraId="7095D86A" w14:textId="77777777" w:rsidR="000A3953" w:rsidRDefault="000A3953" w:rsidP="007549A7">
            <w:pPr>
              <w:spacing w:line="360" w:lineRule="auto"/>
              <w:jc w:val="center"/>
              <w:rPr>
                <w:rFonts w:cs="宋体"/>
                <w:kern w:val="0"/>
                <w:sz w:val="18"/>
                <w:szCs w:val="18"/>
              </w:rPr>
            </w:pPr>
          </w:p>
        </w:tc>
        <w:tc>
          <w:tcPr>
            <w:tcW w:w="1134" w:type="dxa"/>
            <w:vMerge w:val="restart"/>
            <w:vAlign w:val="center"/>
          </w:tcPr>
          <w:p w14:paraId="3F9C48E1" w14:textId="77777777" w:rsidR="000A3953" w:rsidRPr="0053347A"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Borders>
              <w:top w:val="single" w:sz="4" w:space="0" w:color="auto"/>
              <w:left w:val="single" w:sz="4" w:space="0" w:color="auto"/>
              <w:bottom w:val="single" w:sz="4" w:space="0" w:color="auto"/>
              <w:right w:val="single" w:sz="4" w:space="0" w:color="auto"/>
            </w:tcBorders>
          </w:tcPr>
          <w:p w14:paraId="69A4A8A4" w14:textId="1BE592B9" w:rsidR="000A3953" w:rsidRDefault="007705D3" w:rsidP="007549A7">
            <w:pPr>
              <w:spacing w:line="360" w:lineRule="auto"/>
              <w:rPr>
                <w:sz w:val="18"/>
                <w:szCs w:val="18"/>
              </w:rPr>
            </w:pPr>
            <w:r>
              <w:rPr>
                <w:sz w:val="18"/>
                <w:szCs w:val="18"/>
              </w:rPr>
              <w:t>DR</w:t>
            </w:r>
          </w:p>
        </w:tc>
        <w:tc>
          <w:tcPr>
            <w:tcW w:w="1655" w:type="dxa"/>
            <w:tcBorders>
              <w:top w:val="single" w:sz="4" w:space="0" w:color="auto"/>
              <w:left w:val="single" w:sz="4" w:space="0" w:color="auto"/>
              <w:bottom w:val="single" w:sz="4" w:space="0" w:color="auto"/>
            </w:tcBorders>
            <w:vAlign w:val="center"/>
          </w:tcPr>
          <w:p w14:paraId="6CE691AA" w14:textId="77777777" w:rsidR="000A3953" w:rsidRPr="0053347A" w:rsidRDefault="000A3953" w:rsidP="007549A7">
            <w:pPr>
              <w:spacing w:line="360" w:lineRule="auto"/>
              <w:rPr>
                <w:rFonts w:cs="宋体"/>
                <w:kern w:val="0"/>
                <w:sz w:val="18"/>
                <w:szCs w:val="18"/>
              </w:rPr>
            </w:pPr>
            <w:r>
              <w:rPr>
                <w:rFonts w:hint="eastAsia"/>
                <w:sz w:val="18"/>
                <w:szCs w:val="18"/>
              </w:rPr>
              <w:t>本金</w:t>
            </w:r>
            <w:r w:rsidRPr="0053347A">
              <w:rPr>
                <w:rFonts w:hint="eastAsia"/>
                <w:sz w:val="18"/>
                <w:szCs w:val="18"/>
              </w:rPr>
              <w:t>科目</w:t>
            </w:r>
          </w:p>
        </w:tc>
        <w:tc>
          <w:tcPr>
            <w:tcW w:w="755" w:type="dxa"/>
            <w:vMerge w:val="restart"/>
            <w:vAlign w:val="center"/>
          </w:tcPr>
          <w:p w14:paraId="646F0AC9"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12FDADBE" w14:textId="77777777" w:rsidR="000A3953" w:rsidRPr="0053347A" w:rsidRDefault="000A3953" w:rsidP="007549A7">
            <w:pPr>
              <w:spacing w:line="360" w:lineRule="auto"/>
              <w:rPr>
                <w:rFonts w:cs="宋体"/>
                <w:kern w:val="0"/>
                <w:sz w:val="18"/>
                <w:szCs w:val="18"/>
              </w:rPr>
            </w:pPr>
            <w:r>
              <w:rPr>
                <w:rFonts w:cs="宋体" w:hint="eastAsia"/>
                <w:kern w:val="0"/>
                <w:sz w:val="18"/>
                <w:szCs w:val="18"/>
              </w:rPr>
              <w:t>本金金额</w:t>
            </w:r>
          </w:p>
        </w:tc>
      </w:tr>
      <w:tr w:rsidR="000A3953" w:rsidRPr="0053347A" w14:paraId="1CB6E55E" w14:textId="77777777" w:rsidTr="007705D3">
        <w:tc>
          <w:tcPr>
            <w:tcW w:w="709" w:type="dxa"/>
            <w:vMerge/>
            <w:vAlign w:val="center"/>
          </w:tcPr>
          <w:p w14:paraId="5DBBCC0E" w14:textId="77777777" w:rsidR="000A3953" w:rsidRPr="00D73A68" w:rsidRDefault="000A3953" w:rsidP="007549A7">
            <w:pPr>
              <w:spacing w:line="360" w:lineRule="auto"/>
              <w:jc w:val="center"/>
              <w:rPr>
                <w:rFonts w:cs="宋体"/>
                <w:kern w:val="0"/>
                <w:szCs w:val="21"/>
              </w:rPr>
            </w:pPr>
          </w:p>
        </w:tc>
        <w:tc>
          <w:tcPr>
            <w:tcW w:w="1134" w:type="dxa"/>
            <w:vMerge/>
          </w:tcPr>
          <w:p w14:paraId="089014FF" w14:textId="77777777" w:rsidR="000A3953" w:rsidRDefault="000A3953" w:rsidP="007549A7">
            <w:pPr>
              <w:spacing w:line="360" w:lineRule="auto"/>
              <w:jc w:val="center"/>
              <w:rPr>
                <w:rFonts w:cs="宋体"/>
                <w:kern w:val="0"/>
                <w:sz w:val="18"/>
                <w:szCs w:val="18"/>
              </w:rPr>
            </w:pPr>
          </w:p>
        </w:tc>
        <w:tc>
          <w:tcPr>
            <w:tcW w:w="1134" w:type="dxa"/>
            <w:vMerge/>
            <w:vAlign w:val="center"/>
          </w:tcPr>
          <w:p w14:paraId="1A82414C"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120FBF1A" w14:textId="77777777" w:rsidR="000A3953" w:rsidRDefault="000A3953" w:rsidP="007549A7">
            <w:pPr>
              <w:spacing w:line="360" w:lineRule="auto"/>
              <w:rPr>
                <w:sz w:val="18"/>
                <w:szCs w:val="18"/>
              </w:rPr>
            </w:pPr>
            <w:r>
              <w:rPr>
                <w:sz w:val="18"/>
                <w:szCs w:val="18"/>
              </w:rPr>
              <w:t>DR</w:t>
            </w:r>
          </w:p>
        </w:tc>
        <w:tc>
          <w:tcPr>
            <w:tcW w:w="1655" w:type="dxa"/>
            <w:tcBorders>
              <w:top w:val="single" w:sz="4" w:space="0" w:color="auto"/>
              <w:left w:val="single" w:sz="4" w:space="0" w:color="auto"/>
              <w:bottom w:val="single" w:sz="4" w:space="0" w:color="auto"/>
            </w:tcBorders>
            <w:vAlign w:val="center"/>
          </w:tcPr>
          <w:p w14:paraId="01230EA8" w14:textId="77777777" w:rsidR="000A3953" w:rsidRPr="0053347A" w:rsidRDefault="000A3953" w:rsidP="007549A7">
            <w:pPr>
              <w:spacing w:line="360" w:lineRule="auto"/>
              <w:rPr>
                <w:sz w:val="18"/>
                <w:szCs w:val="18"/>
              </w:rPr>
            </w:pPr>
            <w:r>
              <w:rPr>
                <w:rFonts w:hint="eastAsia"/>
                <w:sz w:val="18"/>
                <w:szCs w:val="18"/>
              </w:rPr>
              <w:t>应收利息</w:t>
            </w:r>
          </w:p>
        </w:tc>
        <w:tc>
          <w:tcPr>
            <w:tcW w:w="755" w:type="dxa"/>
            <w:vMerge/>
            <w:vAlign w:val="center"/>
          </w:tcPr>
          <w:p w14:paraId="38F5FE13"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5020FDD6" w14:textId="77777777" w:rsidR="000A3953" w:rsidRPr="0053347A" w:rsidRDefault="000A3953" w:rsidP="007549A7">
            <w:pPr>
              <w:spacing w:line="360" w:lineRule="auto"/>
              <w:rPr>
                <w:rFonts w:cs="宋体"/>
                <w:kern w:val="0"/>
                <w:sz w:val="18"/>
                <w:szCs w:val="18"/>
              </w:rPr>
            </w:pPr>
            <w:r>
              <w:rPr>
                <w:rFonts w:cs="宋体" w:hint="eastAsia"/>
                <w:kern w:val="0"/>
                <w:sz w:val="18"/>
                <w:szCs w:val="18"/>
              </w:rPr>
              <w:t>本结息周期的计提利息</w:t>
            </w:r>
          </w:p>
        </w:tc>
      </w:tr>
      <w:tr w:rsidR="000A3953" w:rsidRPr="0053347A" w14:paraId="047A40D9" w14:textId="77777777" w:rsidTr="007705D3">
        <w:tc>
          <w:tcPr>
            <w:tcW w:w="709" w:type="dxa"/>
            <w:vMerge/>
            <w:vAlign w:val="center"/>
          </w:tcPr>
          <w:p w14:paraId="2F8A0CD5" w14:textId="77777777" w:rsidR="000A3953" w:rsidRPr="00D73A68" w:rsidRDefault="000A3953" w:rsidP="007549A7">
            <w:pPr>
              <w:spacing w:line="360" w:lineRule="auto"/>
              <w:jc w:val="center"/>
              <w:rPr>
                <w:rFonts w:cs="宋体"/>
                <w:kern w:val="0"/>
                <w:szCs w:val="21"/>
              </w:rPr>
            </w:pPr>
          </w:p>
        </w:tc>
        <w:tc>
          <w:tcPr>
            <w:tcW w:w="1134" w:type="dxa"/>
            <w:vMerge/>
          </w:tcPr>
          <w:p w14:paraId="5E1B1E5F" w14:textId="77777777" w:rsidR="000A3953" w:rsidRDefault="000A3953" w:rsidP="007549A7">
            <w:pPr>
              <w:spacing w:line="360" w:lineRule="auto"/>
              <w:jc w:val="center"/>
              <w:rPr>
                <w:rFonts w:cs="宋体"/>
                <w:kern w:val="0"/>
                <w:sz w:val="18"/>
                <w:szCs w:val="18"/>
              </w:rPr>
            </w:pPr>
          </w:p>
        </w:tc>
        <w:tc>
          <w:tcPr>
            <w:tcW w:w="1134" w:type="dxa"/>
            <w:vMerge/>
            <w:vAlign w:val="center"/>
          </w:tcPr>
          <w:p w14:paraId="5168F7EE"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42FC41FF" w14:textId="77777777" w:rsidR="000A3953" w:rsidRPr="00347A76" w:rsidRDefault="000A3953" w:rsidP="007549A7">
            <w:pPr>
              <w:spacing w:line="360" w:lineRule="auto"/>
              <w:rPr>
                <w:rFonts w:cs="宋体"/>
                <w:kern w:val="0"/>
                <w:sz w:val="18"/>
                <w:szCs w:val="18"/>
              </w:rPr>
            </w:pPr>
            <w:r>
              <w:rPr>
                <w:rFonts w:cs="宋体"/>
                <w:kern w:val="0"/>
                <w:sz w:val="18"/>
                <w:szCs w:val="18"/>
              </w:rPr>
              <w:t>CR</w:t>
            </w:r>
          </w:p>
        </w:tc>
        <w:tc>
          <w:tcPr>
            <w:tcW w:w="1655" w:type="dxa"/>
            <w:tcBorders>
              <w:top w:val="single" w:sz="4" w:space="0" w:color="auto"/>
              <w:left w:val="single" w:sz="4" w:space="0" w:color="auto"/>
              <w:bottom w:val="single" w:sz="4" w:space="0" w:color="auto"/>
            </w:tcBorders>
            <w:vAlign w:val="center"/>
          </w:tcPr>
          <w:p w14:paraId="627CB9FD" w14:textId="77777777" w:rsidR="000A3953" w:rsidRDefault="000A3953" w:rsidP="007549A7">
            <w:pPr>
              <w:spacing w:line="360" w:lineRule="auto"/>
              <w:rPr>
                <w:sz w:val="18"/>
                <w:szCs w:val="18"/>
              </w:rPr>
            </w:pPr>
            <w:r>
              <w:rPr>
                <w:rFonts w:hint="eastAsia"/>
                <w:sz w:val="18"/>
                <w:szCs w:val="18"/>
              </w:rPr>
              <w:t>利息收入</w:t>
            </w:r>
          </w:p>
        </w:tc>
        <w:tc>
          <w:tcPr>
            <w:tcW w:w="755" w:type="dxa"/>
            <w:vMerge/>
            <w:vAlign w:val="center"/>
          </w:tcPr>
          <w:p w14:paraId="65F7FD65"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75C0E767" w14:textId="77777777" w:rsidR="000A3953" w:rsidRDefault="000A3953" w:rsidP="007549A7">
            <w:pPr>
              <w:spacing w:line="360" w:lineRule="auto"/>
              <w:rPr>
                <w:rFonts w:cs="宋体"/>
                <w:kern w:val="0"/>
                <w:sz w:val="18"/>
                <w:szCs w:val="18"/>
              </w:rPr>
            </w:pPr>
            <w:r>
              <w:rPr>
                <w:rFonts w:cs="宋体" w:hint="eastAsia"/>
                <w:kern w:val="0"/>
                <w:sz w:val="18"/>
                <w:szCs w:val="18"/>
              </w:rPr>
              <w:t>本结息周期的计提利息</w:t>
            </w:r>
          </w:p>
        </w:tc>
      </w:tr>
      <w:tr w:rsidR="000A3953" w:rsidRPr="0053347A" w14:paraId="4BF5CCE4" w14:textId="77777777" w:rsidTr="007705D3">
        <w:tc>
          <w:tcPr>
            <w:tcW w:w="709" w:type="dxa"/>
            <w:vMerge w:val="restart"/>
            <w:vAlign w:val="center"/>
          </w:tcPr>
          <w:p w14:paraId="611683FF"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3</w:t>
            </w:r>
          </w:p>
        </w:tc>
        <w:tc>
          <w:tcPr>
            <w:tcW w:w="1134" w:type="dxa"/>
            <w:vMerge w:val="restart"/>
            <w:vAlign w:val="center"/>
          </w:tcPr>
          <w:p w14:paraId="37D2AC32" w14:textId="77777777" w:rsidR="000A3953" w:rsidRDefault="000A3953" w:rsidP="007549A7">
            <w:pPr>
              <w:spacing w:line="360" w:lineRule="auto"/>
              <w:jc w:val="center"/>
              <w:rPr>
                <w:rFonts w:cs="宋体"/>
                <w:kern w:val="0"/>
                <w:sz w:val="18"/>
                <w:szCs w:val="18"/>
              </w:rPr>
            </w:pPr>
            <w:r>
              <w:rPr>
                <w:rFonts w:cs="宋体" w:hint="eastAsia"/>
                <w:kern w:val="0"/>
                <w:sz w:val="18"/>
                <w:szCs w:val="18"/>
              </w:rPr>
              <w:t>费用合约</w:t>
            </w:r>
          </w:p>
        </w:tc>
        <w:tc>
          <w:tcPr>
            <w:tcW w:w="1134" w:type="dxa"/>
            <w:vAlign w:val="center"/>
          </w:tcPr>
          <w:p w14:paraId="2824DCD9" w14:textId="77777777" w:rsidR="000A3953" w:rsidRDefault="000A3953" w:rsidP="007549A7">
            <w:pPr>
              <w:spacing w:line="360" w:lineRule="auto"/>
              <w:jc w:val="center"/>
              <w:rPr>
                <w:rFonts w:cs="宋体"/>
                <w:kern w:val="0"/>
                <w:sz w:val="18"/>
                <w:szCs w:val="18"/>
              </w:rPr>
            </w:pPr>
            <w:r>
              <w:rPr>
                <w:rFonts w:cs="宋体"/>
                <w:kern w:val="0"/>
                <w:sz w:val="18"/>
                <w:szCs w:val="18"/>
              </w:rPr>
              <w:t>原机构</w:t>
            </w:r>
          </w:p>
        </w:tc>
        <w:tc>
          <w:tcPr>
            <w:tcW w:w="709" w:type="dxa"/>
            <w:tcBorders>
              <w:top w:val="single" w:sz="4" w:space="0" w:color="auto"/>
              <w:left w:val="single" w:sz="4" w:space="0" w:color="auto"/>
              <w:bottom w:val="single" w:sz="4" w:space="0" w:color="auto"/>
              <w:right w:val="single" w:sz="4" w:space="0" w:color="auto"/>
            </w:tcBorders>
          </w:tcPr>
          <w:p w14:paraId="29392CC7" w14:textId="513A86DE" w:rsidR="000A3953" w:rsidRDefault="007705D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11778DC3" w14:textId="77777777" w:rsidR="000A3953" w:rsidRDefault="000A3953" w:rsidP="007549A7">
            <w:pPr>
              <w:spacing w:line="360" w:lineRule="auto"/>
              <w:rPr>
                <w:sz w:val="18"/>
                <w:szCs w:val="18"/>
              </w:rPr>
            </w:pPr>
            <w:r>
              <w:rPr>
                <w:sz w:val="18"/>
                <w:szCs w:val="18"/>
              </w:rPr>
              <w:t>递延手续费收入</w:t>
            </w:r>
          </w:p>
        </w:tc>
        <w:tc>
          <w:tcPr>
            <w:tcW w:w="755" w:type="dxa"/>
            <w:vAlign w:val="center"/>
          </w:tcPr>
          <w:p w14:paraId="32861F8C"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5E75100E" w14:textId="4A9E0A83" w:rsidR="000A3953" w:rsidRDefault="000A3953" w:rsidP="007549A7">
            <w:pPr>
              <w:spacing w:line="360" w:lineRule="auto"/>
              <w:rPr>
                <w:rFonts w:cs="宋体"/>
                <w:kern w:val="0"/>
                <w:sz w:val="18"/>
                <w:szCs w:val="18"/>
              </w:rPr>
            </w:pPr>
            <w:r>
              <w:rPr>
                <w:rFonts w:cs="宋体" w:hint="eastAsia"/>
                <w:kern w:val="0"/>
                <w:sz w:val="18"/>
                <w:szCs w:val="18"/>
              </w:rPr>
              <w:t>剩余待摊金额</w:t>
            </w:r>
            <w:r w:rsidR="007705D3">
              <w:rPr>
                <w:rFonts w:cs="宋体" w:hint="eastAsia"/>
                <w:kern w:val="0"/>
                <w:sz w:val="18"/>
                <w:szCs w:val="18"/>
              </w:rPr>
              <w:t>（红字）</w:t>
            </w:r>
          </w:p>
        </w:tc>
      </w:tr>
      <w:tr w:rsidR="000A3953" w:rsidRPr="0053347A" w14:paraId="33300EC1" w14:textId="77777777" w:rsidTr="007705D3">
        <w:tc>
          <w:tcPr>
            <w:tcW w:w="709" w:type="dxa"/>
            <w:vMerge/>
            <w:vAlign w:val="center"/>
          </w:tcPr>
          <w:p w14:paraId="2FC21E92" w14:textId="77777777" w:rsidR="000A3953" w:rsidRPr="00D73A68" w:rsidRDefault="000A3953" w:rsidP="007549A7">
            <w:pPr>
              <w:spacing w:line="360" w:lineRule="auto"/>
              <w:jc w:val="center"/>
              <w:rPr>
                <w:rFonts w:cs="宋体"/>
                <w:kern w:val="0"/>
                <w:szCs w:val="21"/>
              </w:rPr>
            </w:pPr>
          </w:p>
        </w:tc>
        <w:tc>
          <w:tcPr>
            <w:tcW w:w="1134" w:type="dxa"/>
            <w:vMerge/>
          </w:tcPr>
          <w:p w14:paraId="451B956A" w14:textId="77777777" w:rsidR="000A3953" w:rsidRDefault="000A3953" w:rsidP="007549A7">
            <w:pPr>
              <w:spacing w:line="360" w:lineRule="auto"/>
              <w:jc w:val="center"/>
              <w:rPr>
                <w:rFonts w:cs="宋体"/>
                <w:kern w:val="0"/>
                <w:sz w:val="18"/>
                <w:szCs w:val="18"/>
              </w:rPr>
            </w:pPr>
          </w:p>
        </w:tc>
        <w:tc>
          <w:tcPr>
            <w:tcW w:w="1134" w:type="dxa"/>
            <w:vAlign w:val="center"/>
          </w:tcPr>
          <w:p w14:paraId="4E3FDD32" w14:textId="77777777" w:rsidR="000A3953"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Borders>
              <w:top w:val="single" w:sz="4" w:space="0" w:color="auto"/>
              <w:left w:val="single" w:sz="4" w:space="0" w:color="auto"/>
              <w:bottom w:val="single" w:sz="4" w:space="0" w:color="auto"/>
              <w:right w:val="single" w:sz="4" w:space="0" w:color="auto"/>
            </w:tcBorders>
          </w:tcPr>
          <w:p w14:paraId="0315B144" w14:textId="77777777" w:rsidR="000A3953" w:rsidRDefault="000A3953" w:rsidP="007549A7">
            <w:pPr>
              <w:spacing w:line="360" w:lineRule="auto"/>
              <w:rPr>
                <w:rFonts w:cs="宋体"/>
                <w:kern w:val="0"/>
                <w:sz w:val="18"/>
                <w:szCs w:val="18"/>
              </w:rPr>
            </w:pPr>
            <w:r>
              <w:rPr>
                <w:rFonts w:cs="宋体" w:hint="eastAsia"/>
                <w:kern w:val="0"/>
                <w:sz w:val="18"/>
                <w:szCs w:val="18"/>
              </w:rPr>
              <w:t>CR</w:t>
            </w:r>
          </w:p>
        </w:tc>
        <w:tc>
          <w:tcPr>
            <w:tcW w:w="1655" w:type="dxa"/>
            <w:tcBorders>
              <w:top w:val="single" w:sz="4" w:space="0" w:color="auto"/>
              <w:left w:val="single" w:sz="4" w:space="0" w:color="auto"/>
              <w:bottom w:val="single" w:sz="4" w:space="0" w:color="auto"/>
            </w:tcBorders>
            <w:vAlign w:val="center"/>
          </w:tcPr>
          <w:p w14:paraId="723E38F8" w14:textId="77777777" w:rsidR="000A3953" w:rsidRDefault="000A3953" w:rsidP="007549A7">
            <w:pPr>
              <w:spacing w:line="360" w:lineRule="auto"/>
              <w:rPr>
                <w:sz w:val="18"/>
                <w:szCs w:val="18"/>
              </w:rPr>
            </w:pPr>
            <w:r>
              <w:rPr>
                <w:rFonts w:hint="eastAsia"/>
                <w:sz w:val="18"/>
                <w:szCs w:val="18"/>
              </w:rPr>
              <w:t>递延手续费收入</w:t>
            </w:r>
          </w:p>
        </w:tc>
        <w:tc>
          <w:tcPr>
            <w:tcW w:w="755" w:type="dxa"/>
            <w:vAlign w:val="center"/>
          </w:tcPr>
          <w:p w14:paraId="581C75EF"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56E53BB2" w14:textId="77777777" w:rsidR="000A3953" w:rsidRDefault="000A3953" w:rsidP="007549A7">
            <w:pPr>
              <w:spacing w:line="360" w:lineRule="auto"/>
              <w:rPr>
                <w:rFonts w:cs="宋体"/>
                <w:kern w:val="0"/>
                <w:sz w:val="18"/>
                <w:szCs w:val="18"/>
              </w:rPr>
            </w:pPr>
            <w:r>
              <w:rPr>
                <w:rFonts w:cs="宋体" w:hint="eastAsia"/>
                <w:kern w:val="0"/>
                <w:sz w:val="18"/>
                <w:szCs w:val="18"/>
              </w:rPr>
              <w:t>剩余待摊金额</w:t>
            </w:r>
          </w:p>
        </w:tc>
      </w:tr>
      <w:tr w:rsidR="000A3953" w:rsidRPr="0053347A" w14:paraId="0FC2EE51" w14:textId="77777777" w:rsidTr="007705D3">
        <w:tc>
          <w:tcPr>
            <w:tcW w:w="709" w:type="dxa"/>
            <w:vMerge w:val="restart"/>
            <w:vAlign w:val="center"/>
          </w:tcPr>
          <w:p w14:paraId="55B2DBF4"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4</w:t>
            </w:r>
          </w:p>
        </w:tc>
        <w:tc>
          <w:tcPr>
            <w:tcW w:w="1134" w:type="dxa"/>
            <w:vMerge w:val="restart"/>
            <w:vAlign w:val="center"/>
          </w:tcPr>
          <w:p w14:paraId="49ACF150" w14:textId="77777777" w:rsidR="000A3953" w:rsidRDefault="000A3953" w:rsidP="007549A7">
            <w:pPr>
              <w:spacing w:line="360" w:lineRule="auto"/>
              <w:jc w:val="center"/>
              <w:rPr>
                <w:rFonts w:cs="宋体"/>
                <w:kern w:val="0"/>
                <w:sz w:val="18"/>
                <w:szCs w:val="18"/>
              </w:rPr>
            </w:pPr>
            <w:r>
              <w:rPr>
                <w:rFonts w:cs="宋体" w:hint="eastAsia"/>
                <w:kern w:val="0"/>
                <w:sz w:val="18"/>
                <w:szCs w:val="18"/>
              </w:rPr>
              <w:t>费用计划</w:t>
            </w:r>
          </w:p>
        </w:tc>
        <w:tc>
          <w:tcPr>
            <w:tcW w:w="1134" w:type="dxa"/>
            <w:vMerge w:val="restart"/>
            <w:vAlign w:val="center"/>
          </w:tcPr>
          <w:p w14:paraId="0AB26375" w14:textId="77777777" w:rsidR="000A3953" w:rsidRDefault="000A3953" w:rsidP="007549A7">
            <w:pPr>
              <w:spacing w:line="360" w:lineRule="auto"/>
              <w:jc w:val="center"/>
              <w:rPr>
                <w:rFonts w:cs="宋体"/>
                <w:kern w:val="0"/>
                <w:sz w:val="18"/>
                <w:szCs w:val="18"/>
              </w:rPr>
            </w:pPr>
            <w:r>
              <w:rPr>
                <w:rFonts w:cs="宋体" w:hint="eastAsia"/>
                <w:kern w:val="0"/>
                <w:sz w:val="18"/>
                <w:szCs w:val="18"/>
              </w:rPr>
              <w:t>原机构</w:t>
            </w:r>
          </w:p>
        </w:tc>
        <w:tc>
          <w:tcPr>
            <w:tcW w:w="709" w:type="dxa"/>
            <w:tcBorders>
              <w:top w:val="single" w:sz="4" w:space="0" w:color="auto"/>
              <w:left w:val="single" w:sz="4" w:space="0" w:color="auto"/>
              <w:bottom w:val="single" w:sz="4" w:space="0" w:color="auto"/>
              <w:right w:val="single" w:sz="4" w:space="0" w:color="auto"/>
            </w:tcBorders>
          </w:tcPr>
          <w:p w14:paraId="789E275D" w14:textId="4D54CD50" w:rsidR="000A3953" w:rsidRDefault="007705D3" w:rsidP="007549A7">
            <w:pPr>
              <w:spacing w:line="360" w:lineRule="auto"/>
              <w:rPr>
                <w:rFonts w:cs="宋体"/>
                <w:kern w:val="0"/>
                <w:sz w:val="18"/>
                <w:szCs w:val="18"/>
              </w:rPr>
            </w:pPr>
            <w:r>
              <w:rPr>
                <w:rFonts w:cs="宋体"/>
                <w:kern w:val="0"/>
                <w:sz w:val="18"/>
                <w:szCs w:val="18"/>
              </w:rPr>
              <w:t>DR</w:t>
            </w:r>
          </w:p>
        </w:tc>
        <w:tc>
          <w:tcPr>
            <w:tcW w:w="1655" w:type="dxa"/>
            <w:tcBorders>
              <w:top w:val="single" w:sz="4" w:space="0" w:color="auto"/>
              <w:left w:val="single" w:sz="4" w:space="0" w:color="auto"/>
              <w:bottom w:val="single" w:sz="4" w:space="0" w:color="auto"/>
            </w:tcBorders>
            <w:vAlign w:val="center"/>
          </w:tcPr>
          <w:p w14:paraId="66590CE6" w14:textId="77777777" w:rsidR="000A3953" w:rsidRDefault="000A3953" w:rsidP="007549A7">
            <w:pPr>
              <w:spacing w:line="360" w:lineRule="auto"/>
              <w:rPr>
                <w:sz w:val="18"/>
                <w:szCs w:val="18"/>
              </w:rPr>
            </w:pPr>
            <w:r>
              <w:rPr>
                <w:rFonts w:hint="eastAsia"/>
                <w:sz w:val="18"/>
                <w:szCs w:val="18"/>
              </w:rPr>
              <w:t>应收费用</w:t>
            </w:r>
          </w:p>
        </w:tc>
        <w:tc>
          <w:tcPr>
            <w:tcW w:w="755" w:type="dxa"/>
            <w:vMerge w:val="restart"/>
            <w:vAlign w:val="center"/>
          </w:tcPr>
          <w:p w14:paraId="0150C5F9"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12C7A2F3" w14:textId="5589CAB3" w:rsidR="000A3953" w:rsidRDefault="000A3953" w:rsidP="007549A7">
            <w:pPr>
              <w:spacing w:line="360" w:lineRule="auto"/>
              <w:rPr>
                <w:rFonts w:cs="宋体"/>
                <w:kern w:val="0"/>
                <w:sz w:val="18"/>
                <w:szCs w:val="18"/>
              </w:rPr>
            </w:pPr>
            <w:r>
              <w:rPr>
                <w:rFonts w:cs="宋体" w:hint="eastAsia"/>
                <w:kern w:val="0"/>
                <w:sz w:val="18"/>
                <w:szCs w:val="18"/>
              </w:rPr>
              <w:t>本结算周期计提费用</w:t>
            </w:r>
            <w:r w:rsidR="007705D3">
              <w:rPr>
                <w:rFonts w:cs="宋体" w:hint="eastAsia"/>
                <w:kern w:val="0"/>
                <w:sz w:val="18"/>
                <w:szCs w:val="18"/>
              </w:rPr>
              <w:t>（红字）</w:t>
            </w:r>
          </w:p>
        </w:tc>
      </w:tr>
      <w:tr w:rsidR="000A3953" w:rsidRPr="0053347A" w14:paraId="422CA36D" w14:textId="77777777" w:rsidTr="007705D3">
        <w:tc>
          <w:tcPr>
            <w:tcW w:w="709" w:type="dxa"/>
            <w:vMerge/>
          </w:tcPr>
          <w:p w14:paraId="443D5495" w14:textId="77777777" w:rsidR="000A3953" w:rsidRDefault="000A3953" w:rsidP="007549A7">
            <w:pPr>
              <w:spacing w:line="360" w:lineRule="auto"/>
              <w:jc w:val="center"/>
              <w:rPr>
                <w:rFonts w:cs="宋体"/>
                <w:kern w:val="0"/>
                <w:sz w:val="18"/>
                <w:szCs w:val="18"/>
              </w:rPr>
            </w:pPr>
          </w:p>
        </w:tc>
        <w:tc>
          <w:tcPr>
            <w:tcW w:w="1134" w:type="dxa"/>
            <w:vMerge/>
          </w:tcPr>
          <w:p w14:paraId="7FE2AE55" w14:textId="77777777" w:rsidR="000A3953" w:rsidRDefault="000A3953" w:rsidP="007549A7">
            <w:pPr>
              <w:spacing w:line="360" w:lineRule="auto"/>
              <w:jc w:val="center"/>
              <w:rPr>
                <w:rFonts w:cs="宋体"/>
                <w:kern w:val="0"/>
                <w:sz w:val="18"/>
                <w:szCs w:val="18"/>
              </w:rPr>
            </w:pPr>
          </w:p>
        </w:tc>
        <w:tc>
          <w:tcPr>
            <w:tcW w:w="1134" w:type="dxa"/>
            <w:vMerge/>
            <w:vAlign w:val="center"/>
          </w:tcPr>
          <w:p w14:paraId="3646DF14"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57E8C0D4" w14:textId="495547A9" w:rsidR="000A3953" w:rsidRDefault="007705D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173A788F" w14:textId="77777777" w:rsidR="000A3953" w:rsidRDefault="000A3953" w:rsidP="007549A7">
            <w:pPr>
              <w:spacing w:line="360" w:lineRule="auto"/>
              <w:rPr>
                <w:sz w:val="18"/>
                <w:szCs w:val="18"/>
              </w:rPr>
            </w:pPr>
            <w:r>
              <w:rPr>
                <w:rFonts w:hint="eastAsia"/>
                <w:sz w:val="18"/>
                <w:szCs w:val="18"/>
              </w:rPr>
              <w:t>费用收入</w:t>
            </w:r>
          </w:p>
        </w:tc>
        <w:tc>
          <w:tcPr>
            <w:tcW w:w="755" w:type="dxa"/>
            <w:vMerge/>
            <w:vAlign w:val="center"/>
          </w:tcPr>
          <w:p w14:paraId="392FBCDF"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776D9651" w14:textId="78C9C5C7" w:rsidR="000A3953" w:rsidRDefault="000A3953" w:rsidP="007549A7">
            <w:pPr>
              <w:spacing w:line="360" w:lineRule="auto"/>
              <w:rPr>
                <w:rFonts w:cs="宋体"/>
                <w:kern w:val="0"/>
                <w:sz w:val="18"/>
                <w:szCs w:val="18"/>
              </w:rPr>
            </w:pPr>
            <w:r>
              <w:rPr>
                <w:rFonts w:cs="宋体" w:hint="eastAsia"/>
                <w:kern w:val="0"/>
                <w:sz w:val="18"/>
                <w:szCs w:val="18"/>
              </w:rPr>
              <w:t>本结算周期计提费用</w:t>
            </w:r>
            <w:r w:rsidR="007705D3">
              <w:rPr>
                <w:rFonts w:cs="宋体" w:hint="eastAsia"/>
                <w:kern w:val="0"/>
                <w:sz w:val="18"/>
                <w:szCs w:val="18"/>
              </w:rPr>
              <w:t>（红字）</w:t>
            </w:r>
          </w:p>
        </w:tc>
      </w:tr>
      <w:tr w:rsidR="000A3953" w:rsidRPr="0053347A" w14:paraId="6052A3F7" w14:textId="77777777" w:rsidTr="007705D3">
        <w:tc>
          <w:tcPr>
            <w:tcW w:w="709" w:type="dxa"/>
            <w:vMerge/>
          </w:tcPr>
          <w:p w14:paraId="45866C22" w14:textId="77777777" w:rsidR="000A3953" w:rsidRDefault="000A3953" w:rsidP="007549A7">
            <w:pPr>
              <w:spacing w:line="360" w:lineRule="auto"/>
              <w:jc w:val="center"/>
              <w:rPr>
                <w:rFonts w:cs="宋体"/>
                <w:kern w:val="0"/>
                <w:sz w:val="18"/>
                <w:szCs w:val="18"/>
              </w:rPr>
            </w:pPr>
          </w:p>
        </w:tc>
        <w:tc>
          <w:tcPr>
            <w:tcW w:w="1134" w:type="dxa"/>
            <w:vMerge/>
          </w:tcPr>
          <w:p w14:paraId="50EF1E88" w14:textId="77777777" w:rsidR="000A3953" w:rsidRDefault="000A3953" w:rsidP="007549A7">
            <w:pPr>
              <w:spacing w:line="360" w:lineRule="auto"/>
              <w:jc w:val="center"/>
              <w:rPr>
                <w:rFonts w:cs="宋体"/>
                <w:kern w:val="0"/>
                <w:sz w:val="18"/>
                <w:szCs w:val="18"/>
              </w:rPr>
            </w:pPr>
          </w:p>
        </w:tc>
        <w:tc>
          <w:tcPr>
            <w:tcW w:w="1134" w:type="dxa"/>
            <w:vMerge w:val="restart"/>
            <w:vAlign w:val="center"/>
          </w:tcPr>
          <w:p w14:paraId="00731A82" w14:textId="77777777" w:rsidR="000A3953"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Borders>
              <w:top w:val="single" w:sz="4" w:space="0" w:color="auto"/>
              <w:left w:val="single" w:sz="4" w:space="0" w:color="auto"/>
              <w:bottom w:val="single" w:sz="4" w:space="0" w:color="auto"/>
              <w:right w:val="single" w:sz="4" w:space="0" w:color="auto"/>
            </w:tcBorders>
          </w:tcPr>
          <w:p w14:paraId="5ACC8B32" w14:textId="77777777" w:rsidR="000A3953" w:rsidRDefault="000A3953" w:rsidP="007549A7">
            <w:pPr>
              <w:spacing w:line="360" w:lineRule="auto"/>
              <w:rPr>
                <w:rFonts w:cs="宋体"/>
                <w:kern w:val="0"/>
                <w:sz w:val="18"/>
                <w:szCs w:val="18"/>
              </w:rPr>
            </w:pPr>
            <w:r>
              <w:rPr>
                <w:rFonts w:cs="宋体"/>
                <w:kern w:val="0"/>
                <w:sz w:val="18"/>
                <w:szCs w:val="18"/>
              </w:rPr>
              <w:t>DR</w:t>
            </w:r>
          </w:p>
        </w:tc>
        <w:tc>
          <w:tcPr>
            <w:tcW w:w="1655" w:type="dxa"/>
            <w:tcBorders>
              <w:top w:val="single" w:sz="4" w:space="0" w:color="auto"/>
              <w:left w:val="single" w:sz="4" w:space="0" w:color="auto"/>
              <w:bottom w:val="single" w:sz="4" w:space="0" w:color="auto"/>
            </w:tcBorders>
            <w:vAlign w:val="center"/>
          </w:tcPr>
          <w:p w14:paraId="7404F02D" w14:textId="77777777" w:rsidR="000A3953" w:rsidRDefault="000A3953" w:rsidP="007549A7">
            <w:pPr>
              <w:spacing w:line="360" w:lineRule="auto"/>
              <w:rPr>
                <w:sz w:val="18"/>
                <w:szCs w:val="18"/>
              </w:rPr>
            </w:pPr>
            <w:r>
              <w:rPr>
                <w:rFonts w:hint="eastAsia"/>
                <w:sz w:val="18"/>
                <w:szCs w:val="18"/>
              </w:rPr>
              <w:t>应收费用</w:t>
            </w:r>
          </w:p>
        </w:tc>
        <w:tc>
          <w:tcPr>
            <w:tcW w:w="755" w:type="dxa"/>
            <w:vMerge w:val="restart"/>
            <w:vAlign w:val="center"/>
          </w:tcPr>
          <w:p w14:paraId="7C7EF30B"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2D3EE136" w14:textId="77777777" w:rsidR="000A3953" w:rsidRDefault="000A3953" w:rsidP="007549A7">
            <w:pPr>
              <w:spacing w:line="360" w:lineRule="auto"/>
              <w:rPr>
                <w:rFonts w:cs="宋体"/>
                <w:kern w:val="0"/>
                <w:sz w:val="18"/>
                <w:szCs w:val="18"/>
              </w:rPr>
            </w:pPr>
            <w:r>
              <w:rPr>
                <w:rFonts w:cs="宋体" w:hint="eastAsia"/>
                <w:kern w:val="0"/>
                <w:sz w:val="18"/>
                <w:szCs w:val="18"/>
              </w:rPr>
              <w:t>本结算周期计提费用</w:t>
            </w:r>
          </w:p>
        </w:tc>
      </w:tr>
      <w:tr w:rsidR="000A3953" w:rsidRPr="0053347A" w14:paraId="441F682E" w14:textId="77777777" w:rsidTr="007705D3">
        <w:tc>
          <w:tcPr>
            <w:tcW w:w="709" w:type="dxa"/>
            <w:vMerge/>
          </w:tcPr>
          <w:p w14:paraId="5D692248" w14:textId="77777777" w:rsidR="000A3953" w:rsidRDefault="000A3953" w:rsidP="007549A7">
            <w:pPr>
              <w:spacing w:line="360" w:lineRule="auto"/>
              <w:jc w:val="center"/>
              <w:rPr>
                <w:rFonts w:cs="宋体"/>
                <w:kern w:val="0"/>
                <w:sz w:val="18"/>
                <w:szCs w:val="18"/>
              </w:rPr>
            </w:pPr>
          </w:p>
        </w:tc>
        <w:tc>
          <w:tcPr>
            <w:tcW w:w="1134" w:type="dxa"/>
            <w:vMerge/>
          </w:tcPr>
          <w:p w14:paraId="2554FF0C" w14:textId="77777777" w:rsidR="000A3953" w:rsidRDefault="000A3953" w:rsidP="007549A7">
            <w:pPr>
              <w:spacing w:line="360" w:lineRule="auto"/>
              <w:jc w:val="center"/>
              <w:rPr>
                <w:rFonts w:cs="宋体"/>
                <w:kern w:val="0"/>
                <w:sz w:val="18"/>
                <w:szCs w:val="18"/>
              </w:rPr>
            </w:pPr>
          </w:p>
        </w:tc>
        <w:tc>
          <w:tcPr>
            <w:tcW w:w="1134" w:type="dxa"/>
            <w:vMerge/>
            <w:vAlign w:val="center"/>
          </w:tcPr>
          <w:p w14:paraId="48C92F7F"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6930078E" w14:textId="77777777" w:rsidR="000A3953" w:rsidRDefault="000A395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729ECC6B" w14:textId="77777777" w:rsidR="000A3953" w:rsidRDefault="000A3953" w:rsidP="007549A7">
            <w:pPr>
              <w:spacing w:line="360" w:lineRule="auto"/>
              <w:rPr>
                <w:sz w:val="18"/>
                <w:szCs w:val="18"/>
              </w:rPr>
            </w:pPr>
            <w:r>
              <w:rPr>
                <w:rFonts w:hint="eastAsia"/>
                <w:sz w:val="18"/>
                <w:szCs w:val="18"/>
              </w:rPr>
              <w:t>费用收入</w:t>
            </w:r>
          </w:p>
        </w:tc>
        <w:tc>
          <w:tcPr>
            <w:tcW w:w="755" w:type="dxa"/>
            <w:vMerge/>
            <w:vAlign w:val="center"/>
          </w:tcPr>
          <w:p w14:paraId="51150C0C"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2F7C06D8" w14:textId="77777777" w:rsidR="000A3953" w:rsidRDefault="000A3953" w:rsidP="007549A7">
            <w:pPr>
              <w:spacing w:line="360" w:lineRule="auto"/>
              <w:rPr>
                <w:rFonts w:cs="宋体"/>
                <w:kern w:val="0"/>
                <w:sz w:val="18"/>
                <w:szCs w:val="18"/>
              </w:rPr>
            </w:pPr>
            <w:r>
              <w:rPr>
                <w:rFonts w:cs="宋体" w:hint="eastAsia"/>
                <w:kern w:val="0"/>
                <w:sz w:val="18"/>
                <w:szCs w:val="18"/>
              </w:rPr>
              <w:t>本结算周期计提费用</w:t>
            </w:r>
          </w:p>
        </w:tc>
      </w:tr>
      <w:tr w:rsidR="000A3953" w:rsidRPr="0053347A" w14:paraId="47A63521" w14:textId="77777777" w:rsidTr="007705D3">
        <w:tc>
          <w:tcPr>
            <w:tcW w:w="709" w:type="dxa"/>
            <w:vMerge w:val="restart"/>
            <w:vAlign w:val="center"/>
          </w:tcPr>
          <w:p w14:paraId="03EC9324"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5</w:t>
            </w:r>
          </w:p>
        </w:tc>
        <w:tc>
          <w:tcPr>
            <w:tcW w:w="1134" w:type="dxa"/>
            <w:vMerge w:val="restart"/>
            <w:vAlign w:val="center"/>
          </w:tcPr>
          <w:p w14:paraId="25D58B2B"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本票</w:t>
            </w:r>
          </w:p>
        </w:tc>
        <w:tc>
          <w:tcPr>
            <w:tcW w:w="1134" w:type="dxa"/>
            <w:vAlign w:val="center"/>
          </w:tcPr>
          <w:p w14:paraId="0C48C837" w14:textId="77777777" w:rsidR="000A3953" w:rsidRDefault="000A3953" w:rsidP="007549A7">
            <w:pPr>
              <w:spacing w:line="360" w:lineRule="auto"/>
              <w:jc w:val="center"/>
              <w:rPr>
                <w:rFonts w:cs="宋体"/>
                <w:kern w:val="0"/>
                <w:sz w:val="18"/>
                <w:szCs w:val="18"/>
              </w:rPr>
            </w:pPr>
            <w:r>
              <w:rPr>
                <w:rFonts w:cs="宋体"/>
                <w:kern w:val="0"/>
                <w:sz w:val="18"/>
                <w:szCs w:val="18"/>
              </w:rPr>
              <w:t>原机构</w:t>
            </w:r>
          </w:p>
        </w:tc>
        <w:tc>
          <w:tcPr>
            <w:tcW w:w="709" w:type="dxa"/>
            <w:tcBorders>
              <w:top w:val="single" w:sz="4" w:space="0" w:color="auto"/>
              <w:left w:val="single" w:sz="4" w:space="0" w:color="auto"/>
              <w:bottom w:val="single" w:sz="4" w:space="0" w:color="auto"/>
              <w:right w:val="single" w:sz="4" w:space="0" w:color="auto"/>
            </w:tcBorders>
          </w:tcPr>
          <w:p w14:paraId="5F35A66B" w14:textId="67AAF0D0" w:rsidR="000A3953" w:rsidRDefault="007705D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283E38CE" w14:textId="77777777" w:rsidR="000A3953" w:rsidRDefault="000A3953" w:rsidP="007549A7">
            <w:pPr>
              <w:spacing w:line="360" w:lineRule="auto"/>
              <w:rPr>
                <w:sz w:val="18"/>
                <w:szCs w:val="18"/>
              </w:rPr>
            </w:pPr>
            <w:r>
              <w:rPr>
                <w:rFonts w:hint="eastAsia"/>
                <w:sz w:val="18"/>
                <w:szCs w:val="18"/>
              </w:rPr>
              <w:t>本票</w:t>
            </w:r>
          </w:p>
        </w:tc>
        <w:tc>
          <w:tcPr>
            <w:tcW w:w="755" w:type="dxa"/>
            <w:vAlign w:val="center"/>
          </w:tcPr>
          <w:p w14:paraId="7615F9D2"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tcPr>
          <w:p w14:paraId="441DD5F7" w14:textId="22322532" w:rsidR="000A3953" w:rsidRDefault="000A3953" w:rsidP="007549A7">
            <w:r w:rsidRPr="00EA6E14">
              <w:rPr>
                <w:rFonts w:hint="eastAsia"/>
                <w:sz w:val="18"/>
                <w:szCs w:val="18"/>
              </w:rPr>
              <w:t>本票</w:t>
            </w:r>
            <w:r w:rsidRPr="00EA6E14">
              <w:rPr>
                <w:sz w:val="18"/>
                <w:szCs w:val="18"/>
              </w:rPr>
              <w:t>票面金额</w:t>
            </w:r>
            <w:r w:rsidR="007705D3">
              <w:rPr>
                <w:rFonts w:cs="宋体" w:hint="eastAsia"/>
                <w:kern w:val="0"/>
                <w:sz w:val="18"/>
                <w:szCs w:val="18"/>
              </w:rPr>
              <w:t>（红字）</w:t>
            </w:r>
          </w:p>
        </w:tc>
      </w:tr>
      <w:tr w:rsidR="000A3953" w:rsidRPr="0053347A" w14:paraId="336C33B8" w14:textId="77777777" w:rsidTr="007705D3">
        <w:tc>
          <w:tcPr>
            <w:tcW w:w="709" w:type="dxa"/>
            <w:vMerge/>
            <w:vAlign w:val="center"/>
          </w:tcPr>
          <w:p w14:paraId="4E510901" w14:textId="77777777" w:rsidR="000A3953" w:rsidRPr="00D73A68" w:rsidRDefault="000A3953" w:rsidP="007549A7">
            <w:pPr>
              <w:spacing w:line="360" w:lineRule="auto"/>
              <w:jc w:val="center"/>
              <w:rPr>
                <w:rFonts w:cs="宋体"/>
                <w:kern w:val="0"/>
                <w:szCs w:val="21"/>
              </w:rPr>
            </w:pPr>
          </w:p>
        </w:tc>
        <w:tc>
          <w:tcPr>
            <w:tcW w:w="1134" w:type="dxa"/>
            <w:vMerge/>
            <w:vAlign w:val="center"/>
          </w:tcPr>
          <w:p w14:paraId="15D35949" w14:textId="77777777" w:rsidR="000A3953" w:rsidRPr="00D73A68" w:rsidRDefault="000A3953" w:rsidP="007549A7">
            <w:pPr>
              <w:spacing w:line="360" w:lineRule="auto"/>
              <w:jc w:val="center"/>
              <w:rPr>
                <w:rFonts w:cs="宋体"/>
                <w:kern w:val="0"/>
                <w:szCs w:val="21"/>
              </w:rPr>
            </w:pPr>
          </w:p>
        </w:tc>
        <w:tc>
          <w:tcPr>
            <w:tcW w:w="1134" w:type="dxa"/>
            <w:vAlign w:val="center"/>
          </w:tcPr>
          <w:p w14:paraId="68150AE7" w14:textId="77777777" w:rsidR="000A3953"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Borders>
              <w:top w:val="single" w:sz="4" w:space="0" w:color="auto"/>
              <w:left w:val="single" w:sz="4" w:space="0" w:color="auto"/>
              <w:bottom w:val="single" w:sz="4" w:space="0" w:color="auto"/>
              <w:right w:val="single" w:sz="4" w:space="0" w:color="auto"/>
            </w:tcBorders>
          </w:tcPr>
          <w:p w14:paraId="0A502167" w14:textId="77777777" w:rsidR="000A3953" w:rsidRDefault="000A3953" w:rsidP="007549A7">
            <w:pPr>
              <w:spacing w:line="360" w:lineRule="auto"/>
              <w:rPr>
                <w:rFonts w:cs="宋体"/>
                <w:kern w:val="0"/>
                <w:sz w:val="18"/>
                <w:szCs w:val="18"/>
              </w:rPr>
            </w:pPr>
            <w:r>
              <w:rPr>
                <w:rFonts w:cs="宋体" w:hint="eastAsia"/>
                <w:kern w:val="0"/>
                <w:sz w:val="18"/>
                <w:szCs w:val="18"/>
              </w:rPr>
              <w:t>CR</w:t>
            </w:r>
          </w:p>
        </w:tc>
        <w:tc>
          <w:tcPr>
            <w:tcW w:w="1655" w:type="dxa"/>
            <w:tcBorders>
              <w:top w:val="single" w:sz="4" w:space="0" w:color="auto"/>
              <w:left w:val="single" w:sz="4" w:space="0" w:color="auto"/>
              <w:bottom w:val="single" w:sz="4" w:space="0" w:color="auto"/>
            </w:tcBorders>
            <w:vAlign w:val="center"/>
          </w:tcPr>
          <w:p w14:paraId="3F1E2BF5" w14:textId="77777777" w:rsidR="000A3953" w:rsidRDefault="000A3953" w:rsidP="007549A7">
            <w:pPr>
              <w:spacing w:line="360" w:lineRule="auto"/>
              <w:rPr>
                <w:sz w:val="18"/>
                <w:szCs w:val="18"/>
              </w:rPr>
            </w:pPr>
            <w:r>
              <w:rPr>
                <w:rFonts w:hint="eastAsia"/>
                <w:sz w:val="18"/>
                <w:szCs w:val="18"/>
              </w:rPr>
              <w:t>本票</w:t>
            </w:r>
          </w:p>
        </w:tc>
        <w:tc>
          <w:tcPr>
            <w:tcW w:w="755" w:type="dxa"/>
            <w:vAlign w:val="center"/>
          </w:tcPr>
          <w:p w14:paraId="0389310C"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tcPr>
          <w:p w14:paraId="412B4112" w14:textId="77777777" w:rsidR="000A3953" w:rsidRDefault="000A3953" w:rsidP="007549A7">
            <w:r w:rsidRPr="00EA6E14">
              <w:rPr>
                <w:rFonts w:hint="eastAsia"/>
                <w:sz w:val="18"/>
                <w:szCs w:val="18"/>
              </w:rPr>
              <w:t>本票</w:t>
            </w:r>
            <w:r w:rsidRPr="00EA6E14">
              <w:rPr>
                <w:sz w:val="18"/>
                <w:szCs w:val="18"/>
              </w:rPr>
              <w:t>票面金额</w:t>
            </w:r>
          </w:p>
        </w:tc>
      </w:tr>
      <w:tr w:rsidR="000A3953" w:rsidRPr="0053347A" w14:paraId="4BC78287" w14:textId="77777777" w:rsidTr="007705D3">
        <w:tc>
          <w:tcPr>
            <w:tcW w:w="709" w:type="dxa"/>
            <w:vMerge w:val="restart"/>
            <w:vAlign w:val="center"/>
          </w:tcPr>
          <w:p w14:paraId="5908EE10"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6</w:t>
            </w:r>
          </w:p>
        </w:tc>
        <w:tc>
          <w:tcPr>
            <w:tcW w:w="1134" w:type="dxa"/>
            <w:vMerge w:val="restart"/>
            <w:vAlign w:val="center"/>
          </w:tcPr>
          <w:p w14:paraId="46A1BBF2" w14:textId="77777777" w:rsidR="000A3953" w:rsidRPr="00D73A68" w:rsidRDefault="000A3953" w:rsidP="007549A7">
            <w:pPr>
              <w:spacing w:line="360" w:lineRule="auto"/>
              <w:jc w:val="center"/>
              <w:rPr>
                <w:rFonts w:cs="宋体"/>
                <w:kern w:val="0"/>
                <w:szCs w:val="21"/>
              </w:rPr>
            </w:pPr>
            <w:r w:rsidRPr="00D73A68">
              <w:rPr>
                <w:rFonts w:cs="宋体" w:hint="eastAsia"/>
                <w:kern w:val="0"/>
                <w:szCs w:val="21"/>
              </w:rPr>
              <w:t>汇票</w:t>
            </w:r>
          </w:p>
        </w:tc>
        <w:tc>
          <w:tcPr>
            <w:tcW w:w="1134" w:type="dxa"/>
            <w:vMerge w:val="restart"/>
            <w:vAlign w:val="center"/>
          </w:tcPr>
          <w:p w14:paraId="45B40E7A" w14:textId="77777777" w:rsidR="000A3953" w:rsidRDefault="000A3953" w:rsidP="007549A7">
            <w:pPr>
              <w:spacing w:line="360" w:lineRule="auto"/>
              <w:jc w:val="center"/>
              <w:rPr>
                <w:rFonts w:cs="宋体"/>
                <w:kern w:val="0"/>
                <w:sz w:val="18"/>
                <w:szCs w:val="18"/>
              </w:rPr>
            </w:pPr>
            <w:r>
              <w:rPr>
                <w:rFonts w:cs="宋体" w:hint="eastAsia"/>
                <w:kern w:val="0"/>
                <w:sz w:val="18"/>
                <w:szCs w:val="18"/>
              </w:rPr>
              <w:t>原机构</w:t>
            </w:r>
          </w:p>
        </w:tc>
        <w:tc>
          <w:tcPr>
            <w:tcW w:w="709" w:type="dxa"/>
            <w:tcBorders>
              <w:top w:val="single" w:sz="4" w:space="0" w:color="auto"/>
              <w:left w:val="single" w:sz="4" w:space="0" w:color="auto"/>
              <w:bottom w:val="single" w:sz="4" w:space="0" w:color="auto"/>
              <w:right w:val="single" w:sz="4" w:space="0" w:color="auto"/>
            </w:tcBorders>
          </w:tcPr>
          <w:p w14:paraId="279C36D0" w14:textId="23E55446" w:rsidR="000A3953" w:rsidRDefault="007705D3" w:rsidP="007549A7">
            <w:pPr>
              <w:spacing w:line="360" w:lineRule="auto"/>
              <w:rPr>
                <w:rFonts w:cs="宋体"/>
                <w:kern w:val="0"/>
                <w:sz w:val="18"/>
                <w:szCs w:val="18"/>
              </w:rPr>
            </w:pPr>
            <w:r>
              <w:rPr>
                <w:rFonts w:cs="宋体"/>
                <w:kern w:val="0"/>
                <w:sz w:val="18"/>
                <w:szCs w:val="18"/>
              </w:rPr>
              <w:t>DR</w:t>
            </w:r>
          </w:p>
        </w:tc>
        <w:tc>
          <w:tcPr>
            <w:tcW w:w="1655" w:type="dxa"/>
            <w:tcBorders>
              <w:top w:val="single" w:sz="4" w:space="0" w:color="auto"/>
              <w:left w:val="single" w:sz="4" w:space="0" w:color="auto"/>
              <w:bottom w:val="single" w:sz="4" w:space="0" w:color="auto"/>
            </w:tcBorders>
            <w:vAlign w:val="center"/>
          </w:tcPr>
          <w:p w14:paraId="2EEF90E5" w14:textId="77777777" w:rsidR="000A3953" w:rsidRDefault="000A3953" w:rsidP="007549A7">
            <w:pPr>
              <w:spacing w:line="360" w:lineRule="auto"/>
              <w:rPr>
                <w:sz w:val="18"/>
                <w:szCs w:val="18"/>
              </w:rPr>
            </w:pPr>
            <w:r>
              <w:rPr>
                <w:rFonts w:hint="eastAsia"/>
                <w:sz w:val="18"/>
                <w:szCs w:val="18"/>
              </w:rPr>
              <w:t>汇票</w:t>
            </w:r>
          </w:p>
        </w:tc>
        <w:tc>
          <w:tcPr>
            <w:tcW w:w="755" w:type="dxa"/>
            <w:vMerge w:val="restart"/>
            <w:vAlign w:val="center"/>
          </w:tcPr>
          <w:p w14:paraId="37967809"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2287B8C1" w14:textId="6FB56298" w:rsidR="000A3953" w:rsidRDefault="000A3953" w:rsidP="007549A7">
            <w:pPr>
              <w:spacing w:line="360" w:lineRule="auto"/>
              <w:rPr>
                <w:rFonts w:cs="宋体"/>
                <w:kern w:val="0"/>
                <w:sz w:val="18"/>
                <w:szCs w:val="18"/>
              </w:rPr>
            </w:pPr>
            <w:r>
              <w:rPr>
                <w:rFonts w:cs="宋体" w:hint="eastAsia"/>
                <w:kern w:val="0"/>
                <w:sz w:val="18"/>
                <w:szCs w:val="18"/>
              </w:rPr>
              <w:t>汇</w:t>
            </w:r>
            <w:r w:rsidRPr="00EA6E14">
              <w:rPr>
                <w:rFonts w:hint="eastAsia"/>
                <w:sz w:val="18"/>
                <w:szCs w:val="18"/>
              </w:rPr>
              <w:t>票</w:t>
            </w:r>
            <w:r w:rsidRPr="00EA6E14">
              <w:rPr>
                <w:sz w:val="18"/>
                <w:szCs w:val="18"/>
              </w:rPr>
              <w:t>票面金额</w:t>
            </w:r>
            <w:r w:rsidR="007705D3">
              <w:rPr>
                <w:rFonts w:cs="宋体" w:hint="eastAsia"/>
                <w:kern w:val="0"/>
                <w:sz w:val="18"/>
                <w:szCs w:val="18"/>
              </w:rPr>
              <w:t>（红字）</w:t>
            </w:r>
          </w:p>
        </w:tc>
      </w:tr>
      <w:tr w:rsidR="000A3953" w:rsidRPr="0053347A" w14:paraId="24E150BF" w14:textId="77777777" w:rsidTr="007705D3">
        <w:tc>
          <w:tcPr>
            <w:tcW w:w="709" w:type="dxa"/>
            <w:vMerge/>
          </w:tcPr>
          <w:p w14:paraId="3FE75AA5" w14:textId="77777777" w:rsidR="000A3953" w:rsidRDefault="000A3953" w:rsidP="007549A7">
            <w:pPr>
              <w:spacing w:line="360" w:lineRule="auto"/>
              <w:jc w:val="center"/>
              <w:rPr>
                <w:rFonts w:cs="宋体"/>
                <w:kern w:val="0"/>
                <w:sz w:val="18"/>
                <w:szCs w:val="18"/>
              </w:rPr>
            </w:pPr>
          </w:p>
        </w:tc>
        <w:tc>
          <w:tcPr>
            <w:tcW w:w="1134" w:type="dxa"/>
            <w:vMerge/>
          </w:tcPr>
          <w:p w14:paraId="298D5179" w14:textId="77777777" w:rsidR="000A3953" w:rsidRDefault="000A3953" w:rsidP="007549A7">
            <w:pPr>
              <w:spacing w:line="360" w:lineRule="auto"/>
              <w:jc w:val="center"/>
              <w:rPr>
                <w:rFonts w:cs="宋体"/>
                <w:kern w:val="0"/>
                <w:sz w:val="18"/>
                <w:szCs w:val="18"/>
              </w:rPr>
            </w:pPr>
          </w:p>
        </w:tc>
        <w:tc>
          <w:tcPr>
            <w:tcW w:w="1134" w:type="dxa"/>
            <w:vMerge/>
            <w:vAlign w:val="center"/>
          </w:tcPr>
          <w:p w14:paraId="2D7B4728"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6D6585D9" w14:textId="2FDECCCF" w:rsidR="000A3953" w:rsidRDefault="007705D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6ACCB823" w14:textId="77777777" w:rsidR="000A3953" w:rsidRDefault="000A3953" w:rsidP="007549A7">
            <w:pPr>
              <w:spacing w:line="360" w:lineRule="auto"/>
              <w:rPr>
                <w:sz w:val="18"/>
                <w:szCs w:val="18"/>
              </w:rPr>
            </w:pPr>
            <w:r w:rsidRPr="00D73A68">
              <w:rPr>
                <w:rFonts w:hint="eastAsia"/>
                <w:sz w:val="18"/>
                <w:szCs w:val="18"/>
              </w:rPr>
              <w:t>多余款项待结算</w:t>
            </w:r>
          </w:p>
        </w:tc>
        <w:tc>
          <w:tcPr>
            <w:tcW w:w="755" w:type="dxa"/>
            <w:vMerge/>
            <w:vAlign w:val="center"/>
          </w:tcPr>
          <w:p w14:paraId="4AC0FC8B"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68A534A3" w14:textId="1C945270" w:rsidR="000A3953" w:rsidRDefault="000A3953" w:rsidP="007549A7">
            <w:pPr>
              <w:spacing w:line="360" w:lineRule="auto"/>
              <w:rPr>
                <w:rFonts w:cs="宋体"/>
                <w:kern w:val="0"/>
                <w:sz w:val="18"/>
                <w:szCs w:val="18"/>
              </w:rPr>
            </w:pPr>
            <w:r>
              <w:rPr>
                <w:rFonts w:cs="宋体" w:hint="eastAsia"/>
                <w:kern w:val="0"/>
                <w:sz w:val="18"/>
                <w:szCs w:val="18"/>
              </w:rPr>
              <w:t>汇</w:t>
            </w:r>
            <w:r w:rsidRPr="00EA6E14">
              <w:rPr>
                <w:rFonts w:hint="eastAsia"/>
                <w:sz w:val="18"/>
                <w:szCs w:val="18"/>
              </w:rPr>
              <w:t>票</w:t>
            </w:r>
            <w:r w:rsidRPr="00EA6E14">
              <w:rPr>
                <w:sz w:val="18"/>
                <w:szCs w:val="18"/>
              </w:rPr>
              <w:t>票面金额</w:t>
            </w:r>
            <w:r w:rsidR="007705D3">
              <w:rPr>
                <w:rFonts w:cs="宋体" w:hint="eastAsia"/>
                <w:kern w:val="0"/>
                <w:sz w:val="18"/>
                <w:szCs w:val="18"/>
              </w:rPr>
              <w:t>（红字）</w:t>
            </w:r>
          </w:p>
        </w:tc>
      </w:tr>
      <w:tr w:rsidR="000A3953" w:rsidRPr="0053347A" w14:paraId="24602C8A" w14:textId="77777777" w:rsidTr="007705D3">
        <w:tc>
          <w:tcPr>
            <w:tcW w:w="709" w:type="dxa"/>
            <w:vMerge/>
          </w:tcPr>
          <w:p w14:paraId="72E368B4" w14:textId="77777777" w:rsidR="000A3953" w:rsidRDefault="000A3953" w:rsidP="007549A7">
            <w:pPr>
              <w:spacing w:line="360" w:lineRule="auto"/>
              <w:jc w:val="center"/>
              <w:rPr>
                <w:rFonts w:cs="宋体"/>
                <w:kern w:val="0"/>
                <w:sz w:val="18"/>
                <w:szCs w:val="18"/>
              </w:rPr>
            </w:pPr>
          </w:p>
        </w:tc>
        <w:tc>
          <w:tcPr>
            <w:tcW w:w="1134" w:type="dxa"/>
            <w:vMerge/>
          </w:tcPr>
          <w:p w14:paraId="1934BFDF" w14:textId="77777777" w:rsidR="000A3953" w:rsidRDefault="000A3953" w:rsidP="007549A7">
            <w:pPr>
              <w:spacing w:line="360" w:lineRule="auto"/>
              <w:jc w:val="center"/>
              <w:rPr>
                <w:rFonts w:cs="宋体"/>
                <w:kern w:val="0"/>
                <w:sz w:val="18"/>
                <w:szCs w:val="18"/>
              </w:rPr>
            </w:pPr>
          </w:p>
        </w:tc>
        <w:tc>
          <w:tcPr>
            <w:tcW w:w="1134" w:type="dxa"/>
            <w:vMerge w:val="restart"/>
            <w:vAlign w:val="center"/>
          </w:tcPr>
          <w:p w14:paraId="17B198DE" w14:textId="77777777" w:rsidR="000A3953" w:rsidRDefault="000A3953" w:rsidP="007549A7">
            <w:pPr>
              <w:spacing w:line="360" w:lineRule="auto"/>
              <w:jc w:val="center"/>
              <w:rPr>
                <w:rFonts w:cs="宋体"/>
                <w:kern w:val="0"/>
                <w:sz w:val="18"/>
                <w:szCs w:val="18"/>
              </w:rPr>
            </w:pPr>
            <w:r>
              <w:rPr>
                <w:rFonts w:cs="宋体" w:hint="eastAsia"/>
                <w:kern w:val="0"/>
                <w:sz w:val="18"/>
                <w:szCs w:val="18"/>
              </w:rPr>
              <w:t>新机构</w:t>
            </w:r>
          </w:p>
        </w:tc>
        <w:tc>
          <w:tcPr>
            <w:tcW w:w="709" w:type="dxa"/>
            <w:tcBorders>
              <w:top w:val="single" w:sz="4" w:space="0" w:color="auto"/>
              <w:left w:val="single" w:sz="4" w:space="0" w:color="auto"/>
              <w:bottom w:val="single" w:sz="4" w:space="0" w:color="auto"/>
              <w:right w:val="single" w:sz="4" w:space="0" w:color="auto"/>
            </w:tcBorders>
          </w:tcPr>
          <w:p w14:paraId="134241BC" w14:textId="77777777" w:rsidR="000A3953" w:rsidRDefault="000A3953" w:rsidP="007549A7">
            <w:pPr>
              <w:spacing w:line="360" w:lineRule="auto"/>
              <w:rPr>
                <w:rFonts w:cs="宋体"/>
                <w:kern w:val="0"/>
                <w:sz w:val="18"/>
                <w:szCs w:val="18"/>
              </w:rPr>
            </w:pPr>
            <w:r>
              <w:rPr>
                <w:rFonts w:cs="宋体"/>
                <w:kern w:val="0"/>
                <w:sz w:val="18"/>
                <w:szCs w:val="18"/>
              </w:rPr>
              <w:t>DR</w:t>
            </w:r>
          </w:p>
        </w:tc>
        <w:tc>
          <w:tcPr>
            <w:tcW w:w="1655" w:type="dxa"/>
            <w:tcBorders>
              <w:top w:val="single" w:sz="4" w:space="0" w:color="auto"/>
              <w:left w:val="single" w:sz="4" w:space="0" w:color="auto"/>
              <w:bottom w:val="single" w:sz="4" w:space="0" w:color="auto"/>
            </w:tcBorders>
            <w:vAlign w:val="center"/>
          </w:tcPr>
          <w:p w14:paraId="6FE08EE7" w14:textId="77777777" w:rsidR="000A3953" w:rsidRDefault="000A3953" w:rsidP="007549A7">
            <w:pPr>
              <w:spacing w:line="360" w:lineRule="auto"/>
              <w:rPr>
                <w:sz w:val="18"/>
                <w:szCs w:val="18"/>
              </w:rPr>
            </w:pPr>
            <w:r>
              <w:rPr>
                <w:rFonts w:hint="eastAsia"/>
                <w:sz w:val="18"/>
                <w:szCs w:val="18"/>
              </w:rPr>
              <w:t>汇票</w:t>
            </w:r>
          </w:p>
        </w:tc>
        <w:tc>
          <w:tcPr>
            <w:tcW w:w="755" w:type="dxa"/>
            <w:vMerge w:val="restart"/>
            <w:vAlign w:val="center"/>
          </w:tcPr>
          <w:p w14:paraId="14D72A4F" w14:textId="77777777" w:rsidR="000A3953" w:rsidRPr="0053347A" w:rsidRDefault="000A3953" w:rsidP="007549A7">
            <w:pPr>
              <w:spacing w:line="360" w:lineRule="auto"/>
              <w:rPr>
                <w:rFonts w:cs="宋体"/>
                <w:kern w:val="0"/>
                <w:sz w:val="18"/>
                <w:szCs w:val="18"/>
              </w:rPr>
            </w:pPr>
            <w:proofErr w:type="gramStart"/>
            <w:r>
              <w:rPr>
                <w:rFonts w:cs="宋体" w:hint="eastAsia"/>
                <w:kern w:val="0"/>
                <w:sz w:val="18"/>
                <w:szCs w:val="18"/>
              </w:rPr>
              <w:t>原币</w:t>
            </w:r>
            <w:proofErr w:type="gramEnd"/>
          </w:p>
        </w:tc>
        <w:tc>
          <w:tcPr>
            <w:tcW w:w="2580" w:type="dxa"/>
            <w:tcBorders>
              <w:top w:val="single" w:sz="4" w:space="0" w:color="auto"/>
              <w:bottom w:val="single" w:sz="4" w:space="0" w:color="auto"/>
              <w:right w:val="single" w:sz="4" w:space="0" w:color="auto"/>
            </w:tcBorders>
            <w:vAlign w:val="center"/>
          </w:tcPr>
          <w:p w14:paraId="1D7ECBE1" w14:textId="77777777" w:rsidR="000A3953" w:rsidRDefault="000A3953" w:rsidP="007549A7">
            <w:pPr>
              <w:spacing w:line="360" w:lineRule="auto"/>
              <w:rPr>
                <w:rFonts w:cs="宋体"/>
                <w:kern w:val="0"/>
                <w:sz w:val="18"/>
                <w:szCs w:val="18"/>
              </w:rPr>
            </w:pPr>
            <w:r w:rsidRPr="00D73A68">
              <w:rPr>
                <w:rFonts w:cs="宋体" w:hint="eastAsia"/>
                <w:kern w:val="0"/>
                <w:sz w:val="18"/>
                <w:szCs w:val="18"/>
              </w:rPr>
              <w:t>多余款项结算金额</w:t>
            </w:r>
          </w:p>
        </w:tc>
      </w:tr>
      <w:tr w:rsidR="000A3953" w:rsidRPr="0053347A" w14:paraId="421B2D27" w14:textId="77777777" w:rsidTr="007705D3">
        <w:tc>
          <w:tcPr>
            <w:tcW w:w="709" w:type="dxa"/>
            <w:vMerge/>
            <w:tcBorders>
              <w:bottom w:val="single" w:sz="4" w:space="0" w:color="auto"/>
            </w:tcBorders>
          </w:tcPr>
          <w:p w14:paraId="18996DA5" w14:textId="77777777" w:rsidR="000A3953" w:rsidRDefault="000A3953" w:rsidP="007549A7">
            <w:pPr>
              <w:spacing w:line="360" w:lineRule="auto"/>
              <w:jc w:val="center"/>
              <w:rPr>
                <w:rFonts w:cs="宋体"/>
                <w:kern w:val="0"/>
                <w:sz w:val="18"/>
                <w:szCs w:val="18"/>
              </w:rPr>
            </w:pPr>
          </w:p>
        </w:tc>
        <w:tc>
          <w:tcPr>
            <w:tcW w:w="1134" w:type="dxa"/>
            <w:vMerge/>
            <w:tcBorders>
              <w:bottom w:val="single" w:sz="4" w:space="0" w:color="auto"/>
            </w:tcBorders>
          </w:tcPr>
          <w:p w14:paraId="51101FAB" w14:textId="77777777" w:rsidR="000A3953" w:rsidRDefault="000A3953" w:rsidP="007549A7">
            <w:pPr>
              <w:spacing w:line="360" w:lineRule="auto"/>
              <w:jc w:val="center"/>
              <w:rPr>
                <w:rFonts w:cs="宋体"/>
                <w:kern w:val="0"/>
                <w:sz w:val="18"/>
                <w:szCs w:val="18"/>
              </w:rPr>
            </w:pPr>
          </w:p>
        </w:tc>
        <w:tc>
          <w:tcPr>
            <w:tcW w:w="1134" w:type="dxa"/>
            <w:vMerge/>
            <w:vAlign w:val="center"/>
          </w:tcPr>
          <w:p w14:paraId="729BBCF5" w14:textId="77777777" w:rsidR="000A3953" w:rsidRDefault="000A3953" w:rsidP="007549A7">
            <w:pPr>
              <w:spacing w:line="360" w:lineRule="auto"/>
              <w:jc w:val="center"/>
              <w:rPr>
                <w:rFonts w:cs="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14:paraId="5BACFB0A" w14:textId="77777777" w:rsidR="000A3953" w:rsidRDefault="000A3953" w:rsidP="007549A7">
            <w:pPr>
              <w:spacing w:line="360" w:lineRule="auto"/>
              <w:rPr>
                <w:rFonts w:cs="宋体"/>
                <w:kern w:val="0"/>
                <w:sz w:val="18"/>
                <w:szCs w:val="18"/>
              </w:rPr>
            </w:pPr>
            <w:r>
              <w:rPr>
                <w:rFonts w:cs="宋体"/>
                <w:kern w:val="0"/>
                <w:sz w:val="18"/>
                <w:szCs w:val="18"/>
              </w:rPr>
              <w:t>C</w:t>
            </w:r>
            <w:r>
              <w:rPr>
                <w:rFonts w:cs="宋体" w:hint="eastAsia"/>
                <w:kern w:val="0"/>
                <w:sz w:val="18"/>
                <w:szCs w:val="18"/>
              </w:rPr>
              <w:t>R</w:t>
            </w:r>
          </w:p>
        </w:tc>
        <w:tc>
          <w:tcPr>
            <w:tcW w:w="1655" w:type="dxa"/>
            <w:tcBorders>
              <w:top w:val="single" w:sz="4" w:space="0" w:color="auto"/>
              <w:left w:val="single" w:sz="4" w:space="0" w:color="auto"/>
              <w:bottom w:val="single" w:sz="4" w:space="0" w:color="auto"/>
            </w:tcBorders>
            <w:vAlign w:val="center"/>
          </w:tcPr>
          <w:p w14:paraId="1627882D" w14:textId="77777777" w:rsidR="000A3953" w:rsidRDefault="000A3953" w:rsidP="007549A7">
            <w:pPr>
              <w:spacing w:line="360" w:lineRule="auto"/>
              <w:rPr>
                <w:sz w:val="18"/>
                <w:szCs w:val="18"/>
              </w:rPr>
            </w:pPr>
            <w:r w:rsidRPr="00D73A68">
              <w:rPr>
                <w:rFonts w:hint="eastAsia"/>
                <w:sz w:val="18"/>
                <w:szCs w:val="18"/>
              </w:rPr>
              <w:t>多余款项待结算</w:t>
            </w:r>
          </w:p>
        </w:tc>
        <w:tc>
          <w:tcPr>
            <w:tcW w:w="755" w:type="dxa"/>
            <w:vMerge/>
            <w:tcBorders>
              <w:bottom w:val="single" w:sz="4" w:space="0" w:color="auto"/>
            </w:tcBorders>
            <w:vAlign w:val="center"/>
          </w:tcPr>
          <w:p w14:paraId="059FDC26" w14:textId="77777777" w:rsidR="000A3953" w:rsidRPr="0053347A" w:rsidRDefault="000A3953" w:rsidP="007549A7">
            <w:pPr>
              <w:spacing w:line="360" w:lineRule="auto"/>
              <w:rPr>
                <w:rFonts w:cs="宋体"/>
                <w:kern w:val="0"/>
                <w:sz w:val="18"/>
                <w:szCs w:val="18"/>
              </w:rPr>
            </w:pPr>
          </w:p>
        </w:tc>
        <w:tc>
          <w:tcPr>
            <w:tcW w:w="2580" w:type="dxa"/>
            <w:tcBorders>
              <w:top w:val="single" w:sz="4" w:space="0" w:color="auto"/>
              <w:bottom w:val="single" w:sz="4" w:space="0" w:color="auto"/>
              <w:right w:val="single" w:sz="4" w:space="0" w:color="auto"/>
            </w:tcBorders>
            <w:vAlign w:val="center"/>
          </w:tcPr>
          <w:p w14:paraId="60CD6150" w14:textId="77777777" w:rsidR="000A3953" w:rsidRDefault="000A3953" w:rsidP="007549A7">
            <w:pPr>
              <w:spacing w:line="360" w:lineRule="auto"/>
              <w:rPr>
                <w:rFonts w:cs="宋体"/>
                <w:kern w:val="0"/>
                <w:sz w:val="18"/>
                <w:szCs w:val="18"/>
              </w:rPr>
            </w:pPr>
            <w:r w:rsidRPr="00D73A68">
              <w:rPr>
                <w:rFonts w:cs="宋体" w:hint="eastAsia"/>
                <w:kern w:val="0"/>
                <w:sz w:val="18"/>
                <w:szCs w:val="18"/>
              </w:rPr>
              <w:t>多余款项结算金额</w:t>
            </w:r>
          </w:p>
        </w:tc>
      </w:tr>
    </w:tbl>
    <w:p w14:paraId="27A00B02" w14:textId="77777777" w:rsidR="000A3953" w:rsidRDefault="000A3953" w:rsidP="000A3953">
      <w:pPr>
        <w:pStyle w:val="ad"/>
        <w:ind w:left="840"/>
        <w:jc w:val="left"/>
      </w:pPr>
    </w:p>
    <w:p w14:paraId="41D31D66" w14:textId="5A2BF4D0" w:rsidR="000A3953" w:rsidRDefault="000A3953" w:rsidP="00436FD8">
      <w:pPr>
        <w:pStyle w:val="ad"/>
        <w:numPr>
          <w:ilvl w:val="1"/>
          <w:numId w:val="119"/>
        </w:numPr>
        <w:spacing w:line="360" w:lineRule="auto"/>
        <w:ind w:firstLineChars="0"/>
        <w:rPr>
          <w:rFonts w:ascii="宋体" w:hAnsi="宋体" w:cs="Arial"/>
          <w:szCs w:val="21"/>
        </w:rPr>
      </w:pPr>
      <w:r w:rsidRPr="007B2A8C">
        <w:rPr>
          <w:rFonts w:ascii="宋体" w:hAnsi="宋体" w:cs="Arial" w:hint="eastAsia"/>
          <w:szCs w:val="21"/>
        </w:rPr>
        <w:t>上述会计分录在核心系统中通过会计模型配置，由各产品模型所对应的事件‘BC’-</w:t>
      </w:r>
      <w:r w:rsidRPr="007B2A8C">
        <w:rPr>
          <w:rFonts w:ascii="宋体" w:hAnsi="宋体" w:cs="Arial"/>
          <w:szCs w:val="21"/>
        </w:rPr>
        <w:t>Booking Centre Change</w:t>
      </w:r>
      <w:r w:rsidR="007B2A8C">
        <w:rPr>
          <w:rFonts w:ascii="宋体" w:hAnsi="宋体" w:cs="Arial" w:hint="eastAsia"/>
          <w:szCs w:val="21"/>
        </w:rPr>
        <w:t>（</w:t>
      </w:r>
      <w:r w:rsidR="007B2A8C">
        <w:rPr>
          <w:rFonts w:ascii="宋体" w:hAnsi="宋体" w:cs="Arial"/>
          <w:szCs w:val="21"/>
        </w:rPr>
        <w:t>转核算机构</w:t>
      </w:r>
      <w:r w:rsidR="007B2A8C">
        <w:rPr>
          <w:rFonts w:ascii="宋体" w:hAnsi="宋体" w:cs="Arial" w:hint="eastAsia"/>
          <w:szCs w:val="21"/>
        </w:rPr>
        <w:t>）</w:t>
      </w:r>
      <w:r w:rsidRPr="007B2A8C">
        <w:rPr>
          <w:rFonts w:ascii="宋体" w:hAnsi="宋体" w:cs="Arial" w:hint="eastAsia"/>
          <w:szCs w:val="21"/>
        </w:rPr>
        <w:t>决定会计分录，</w:t>
      </w:r>
      <w:r w:rsidR="00327BDE">
        <w:rPr>
          <w:rFonts w:ascii="宋体" w:hAnsi="宋体" w:cs="Arial" w:hint="eastAsia"/>
          <w:szCs w:val="21"/>
        </w:rPr>
        <w:t>转出机构</w:t>
      </w:r>
      <w:r w:rsidRPr="007B2A8C">
        <w:rPr>
          <w:rFonts w:ascii="宋体" w:hAnsi="宋体" w:cs="Arial" w:hint="eastAsia"/>
          <w:szCs w:val="21"/>
        </w:rPr>
        <w:t>会计分录采用</w:t>
      </w:r>
      <w:r w:rsidR="00327BDE">
        <w:rPr>
          <w:rFonts w:ascii="宋体" w:hAnsi="宋体" w:cs="Arial" w:hint="eastAsia"/>
          <w:szCs w:val="21"/>
        </w:rPr>
        <w:t>红</w:t>
      </w:r>
      <w:r w:rsidRPr="007B2A8C">
        <w:rPr>
          <w:rFonts w:ascii="宋体" w:hAnsi="宋体" w:cs="Arial" w:hint="eastAsia"/>
          <w:szCs w:val="21"/>
        </w:rPr>
        <w:t>字记账方式。</w:t>
      </w:r>
    </w:p>
    <w:p w14:paraId="0C36DA09" w14:textId="77777777" w:rsidR="00100855" w:rsidRPr="004D6984" w:rsidRDefault="00100855" w:rsidP="00100855">
      <w:pPr>
        <w:pStyle w:val="ad"/>
        <w:ind w:left="846" w:firstLineChars="0" w:firstLine="0"/>
        <w:jc w:val="left"/>
      </w:pPr>
      <w:r>
        <w:rPr>
          <w:rFonts w:hint="eastAsia"/>
        </w:rPr>
        <w:t>举例：定期的</w:t>
      </w:r>
      <w:proofErr w:type="gramStart"/>
      <w:r>
        <w:rPr>
          <w:rFonts w:hint="eastAsia"/>
        </w:rPr>
        <w:t>转机构</w:t>
      </w:r>
      <w:proofErr w:type="gramEnd"/>
      <w:r>
        <w:rPr>
          <w:rFonts w:hint="eastAsia"/>
        </w:rPr>
        <w:t>事件，迁出行（</w:t>
      </w:r>
      <w:r>
        <w:rPr>
          <w:rFonts w:hint="eastAsia"/>
        </w:rPr>
        <w:t>O-OLD</w:t>
      </w:r>
      <w:r>
        <w:rPr>
          <w:rFonts w:hint="eastAsia"/>
        </w:rPr>
        <w:t>）</w:t>
      </w:r>
      <w:r>
        <w:t>，</w:t>
      </w:r>
      <w:r w:rsidRPr="004D6984">
        <w:rPr>
          <w:rFonts w:hint="eastAsia"/>
        </w:rPr>
        <w:t>迁入行</w:t>
      </w:r>
      <w:r>
        <w:rPr>
          <w:rFonts w:hint="eastAsia"/>
        </w:rPr>
        <w:t>（</w:t>
      </w:r>
      <w:r w:rsidRPr="004D6984">
        <w:rPr>
          <w:rFonts w:hint="eastAsia"/>
        </w:rPr>
        <w:t>N-NEW</w:t>
      </w:r>
      <w:r>
        <w:rPr>
          <w:rFonts w:hint="eastAsia"/>
        </w:rPr>
        <w:t>）</w:t>
      </w:r>
      <w:r w:rsidRPr="004D6984">
        <w:rPr>
          <w:rFonts w:hint="eastAsia"/>
        </w:rPr>
        <w:t>。</w:t>
      </w:r>
    </w:p>
    <w:tbl>
      <w:tblPr>
        <w:tblW w:w="8165" w:type="dxa"/>
        <w:tblInd w:w="959" w:type="dxa"/>
        <w:tblLook w:val="04A0" w:firstRow="1" w:lastRow="0" w:firstColumn="1" w:lastColumn="0" w:noHBand="0" w:noVBand="1"/>
      </w:tblPr>
      <w:tblGrid>
        <w:gridCol w:w="785"/>
        <w:gridCol w:w="498"/>
        <w:gridCol w:w="337"/>
        <w:gridCol w:w="337"/>
        <w:gridCol w:w="678"/>
        <w:gridCol w:w="448"/>
        <w:gridCol w:w="545"/>
        <w:gridCol w:w="1485"/>
        <w:gridCol w:w="869"/>
        <w:gridCol w:w="690"/>
        <w:gridCol w:w="829"/>
        <w:gridCol w:w="419"/>
        <w:gridCol w:w="398"/>
      </w:tblGrid>
      <w:tr w:rsidR="00100855" w:rsidRPr="004D6984" w14:paraId="3E59D6E5" w14:textId="77777777" w:rsidTr="006D5282">
        <w:trPr>
          <w:trHeight w:val="240"/>
        </w:trPr>
        <w:tc>
          <w:tcPr>
            <w:tcW w:w="7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7509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single" w:sz="4" w:space="0" w:color="auto"/>
              <w:left w:val="nil"/>
              <w:bottom w:val="single" w:sz="4" w:space="0" w:color="auto"/>
              <w:right w:val="single" w:sz="4" w:space="0" w:color="auto"/>
            </w:tcBorders>
            <w:shd w:val="clear" w:color="auto" w:fill="auto"/>
            <w:noWrap/>
            <w:vAlign w:val="bottom"/>
            <w:hideMark/>
          </w:tcPr>
          <w:p w14:paraId="43BB1847"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single" w:sz="4" w:space="0" w:color="auto"/>
              <w:left w:val="nil"/>
              <w:bottom w:val="single" w:sz="4" w:space="0" w:color="auto"/>
              <w:right w:val="single" w:sz="4" w:space="0" w:color="auto"/>
            </w:tcBorders>
            <w:shd w:val="clear" w:color="auto" w:fill="auto"/>
            <w:noWrap/>
            <w:vAlign w:val="bottom"/>
            <w:hideMark/>
          </w:tcPr>
          <w:p w14:paraId="7B9F45D0"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1</w:t>
            </w:r>
          </w:p>
        </w:tc>
        <w:tc>
          <w:tcPr>
            <w:tcW w:w="337" w:type="dxa"/>
            <w:tcBorders>
              <w:top w:val="single" w:sz="4" w:space="0" w:color="auto"/>
              <w:left w:val="nil"/>
              <w:bottom w:val="single" w:sz="4" w:space="0" w:color="auto"/>
              <w:right w:val="single" w:sz="4" w:space="0" w:color="auto"/>
            </w:tcBorders>
            <w:shd w:val="clear" w:color="auto" w:fill="auto"/>
            <w:noWrap/>
            <w:vAlign w:val="bottom"/>
            <w:hideMark/>
          </w:tcPr>
          <w:p w14:paraId="28463D97"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single" w:sz="4" w:space="0" w:color="auto"/>
              <w:left w:val="nil"/>
              <w:bottom w:val="single" w:sz="4" w:space="0" w:color="auto"/>
              <w:right w:val="single" w:sz="4" w:space="0" w:color="auto"/>
            </w:tcBorders>
            <w:shd w:val="clear" w:color="auto" w:fill="auto"/>
            <w:noWrap/>
            <w:vAlign w:val="bottom"/>
            <w:hideMark/>
          </w:tcPr>
          <w:p w14:paraId="29B59B9B"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14:paraId="371F434E" w14:textId="635BB6D0" w:rsidR="00100855" w:rsidRPr="004D6984" w:rsidRDefault="00B13F84" w:rsidP="006D5282">
            <w:pPr>
              <w:widowControl/>
              <w:jc w:val="left"/>
              <w:rPr>
                <w:rFonts w:cs="宋体"/>
                <w:kern w:val="0"/>
                <w:sz w:val="20"/>
                <w:szCs w:val="20"/>
              </w:rPr>
            </w:pPr>
            <w:r>
              <w:rPr>
                <w:rFonts w:cs="宋体"/>
                <w:kern w:val="0"/>
                <w:sz w:val="20"/>
                <w:szCs w:val="20"/>
              </w:rPr>
              <w:t>CR</w:t>
            </w:r>
          </w:p>
        </w:tc>
        <w:tc>
          <w:tcPr>
            <w:tcW w:w="545" w:type="dxa"/>
            <w:tcBorders>
              <w:top w:val="single" w:sz="4" w:space="0" w:color="auto"/>
              <w:left w:val="nil"/>
              <w:bottom w:val="single" w:sz="4" w:space="0" w:color="auto"/>
              <w:right w:val="single" w:sz="4" w:space="0" w:color="auto"/>
            </w:tcBorders>
            <w:shd w:val="clear" w:color="auto" w:fill="auto"/>
            <w:noWrap/>
            <w:vAlign w:val="bottom"/>
            <w:hideMark/>
          </w:tcPr>
          <w:p w14:paraId="4565D171"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G01</w:t>
            </w:r>
          </w:p>
        </w:tc>
        <w:tc>
          <w:tcPr>
            <w:tcW w:w="1485" w:type="dxa"/>
            <w:tcBorders>
              <w:top w:val="single" w:sz="4" w:space="0" w:color="auto"/>
              <w:left w:val="nil"/>
              <w:bottom w:val="single" w:sz="4" w:space="0" w:color="auto"/>
              <w:right w:val="single" w:sz="4" w:space="0" w:color="auto"/>
            </w:tcBorders>
            <w:shd w:val="clear" w:color="auto" w:fill="auto"/>
            <w:noWrap/>
            <w:vAlign w:val="bottom"/>
            <w:hideMark/>
          </w:tcPr>
          <w:p w14:paraId="6E20A82D"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存款本金</w:t>
            </w:r>
          </w:p>
        </w:tc>
        <w:tc>
          <w:tcPr>
            <w:tcW w:w="869" w:type="dxa"/>
            <w:tcBorders>
              <w:top w:val="single" w:sz="4" w:space="0" w:color="auto"/>
              <w:left w:val="nil"/>
              <w:bottom w:val="single" w:sz="4" w:space="0" w:color="auto"/>
              <w:right w:val="single" w:sz="4" w:space="0" w:color="auto"/>
            </w:tcBorders>
            <w:shd w:val="clear" w:color="auto" w:fill="auto"/>
            <w:noWrap/>
            <w:vAlign w:val="bottom"/>
            <w:hideMark/>
          </w:tcPr>
          <w:p w14:paraId="75E0B52A"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O-OLD</w:t>
            </w:r>
          </w:p>
        </w:tc>
        <w:tc>
          <w:tcPr>
            <w:tcW w:w="537" w:type="dxa"/>
            <w:tcBorders>
              <w:top w:val="single" w:sz="4" w:space="0" w:color="auto"/>
              <w:left w:val="nil"/>
              <w:bottom w:val="single" w:sz="4" w:space="0" w:color="auto"/>
              <w:right w:val="single" w:sz="4" w:space="0" w:color="auto"/>
            </w:tcBorders>
            <w:shd w:val="clear" w:color="auto" w:fill="auto"/>
            <w:noWrap/>
            <w:vAlign w:val="bottom"/>
            <w:hideMark/>
          </w:tcPr>
          <w:p w14:paraId="4892FEF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single" w:sz="4" w:space="0" w:color="auto"/>
              <w:left w:val="nil"/>
              <w:bottom w:val="single" w:sz="4" w:space="0" w:color="auto"/>
              <w:right w:val="single" w:sz="4" w:space="0" w:color="auto"/>
            </w:tcBorders>
            <w:shd w:val="clear" w:color="auto" w:fill="auto"/>
            <w:noWrap/>
            <w:vAlign w:val="bottom"/>
            <w:hideMark/>
          </w:tcPr>
          <w:p w14:paraId="4A4C73E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single" w:sz="4" w:space="0" w:color="auto"/>
              <w:left w:val="nil"/>
              <w:bottom w:val="single" w:sz="4" w:space="0" w:color="auto"/>
              <w:right w:val="single" w:sz="4" w:space="0" w:color="auto"/>
            </w:tcBorders>
            <w:shd w:val="clear" w:color="auto" w:fill="auto"/>
            <w:noWrap/>
            <w:vAlign w:val="bottom"/>
            <w:hideMark/>
          </w:tcPr>
          <w:p w14:paraId="7206DF1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01</w:t>
            </w:r>
          </w:p>
        </w:tc>
        <w:tc>
          <w:tcPr>
            <w:tcW w:w="398" w:type="dxa"/>
            <w:tcBorders>
              <w:top w:val="single" w:sz="4" w:space="0" w:color="auto"/>
              <w:left w:val="nil"/>
              <w:bottom w:val="single" w:sz="4" w:space="0" w:color="auto"/>
              <w:right w:val="single" w:sz="4" w:space="0" w:color="auto"/>
            </w:tcBorders>
            <w:shd w:val="clear" w:color="auto" w:fill="auto"/>
            <w:noWrap/>
            <w:hideMark/>
          </w:tcPr>
          <w:p w14:paraId="0CA8AF4D" w14:textId="50812EF1" w:rsidR="00100855" w:rsidRDefault="00B13F84" w:rsidP="006D5282">
            <w:r>
              <w:rPr>
                <w:rFonts w:cs="宋体"/>
                <w:kern w:val="0"/>
                <w:sz w:val="20"/>
                <w:szCs w:val="20"/>
              </w:rPr>
              <w:t>-</w:t>
            </w:r>
          </w:p>
        </w:tc>
      </w:tr>
      <w:tr w:rsidR="00100855" w:rsidRPr="004D6984" w14:paraId="11A249D9" w14:textId="77777777" w:rsidTr="006D5282">
        <w:trPr>
          <w:trHeight w:val="240"/>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1795D25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nil"/>
              <w:left w:val="nil"/>
              <w:bottom w:val="single" w:sz="4" w:space="0" w:color="auto"/>
              <w:right w:val="single" w:sz="4" w:space="0" w:color="auto"/>
            </w:tcBorders>
            <w:shd w:val="clear" w:color="auto" w:fill="auto"/>
            <w:noWrap/>
            <w:vAlign w:val="bottom"/>
            <w:hideMark/>
          </w:tcPr>
          <w:p w14:paraId="69B2B0C3"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nil"/>
              <w:left w:val="nil"/>
              <w:bottom w:val="single" w:sz="4" w:space="0" w:color="auto"/>
              <w:right w:val="single" w:sz="4" w:space="0" w:color="auto"/>
            </w:tcBorders>
            <w:shd w:val="clear" w:color="auto" w:fill="auto"/>
            <w:noWrap/>
            <w:vAlign w:val="bottom"/>
            <w:hideMark/>
          </w:tcPr>
          <w:p w14:paraId="0734174A"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2</w:t>
            </w:r>
          </w:p>
        </w:tc>
        <w:tc>
          <w:tcPr>
            <w:tcW w:w="337" w:type="dxa"/>
            <w:tcBorders>
              <w:top w:val="nil"/>
              <w:left w:val="nil"/>
              <w:bottom w:val="single" w:sz="4" w:space="0" w:color="auto"/>
              <w:right w:val="single" w:sz="4" w:space="0" w:color="auto"/>
            </w:tcBorders>
            <w:shd w:val="clear" w:color="auto" w:fill="auto"/>
            <w:noWrap/>
            <w:vAlign w:val="bottom"/>
            <w:hideMark/>
          </w:tcPr>
          <w:p w14:paraId="746E1B51"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nil"/>
              <w:left w:val="nil"/>
              <w:bottom w:val="single" w:sz="4" w:space="0" w:color="auto"/>
              <w:right w:val="single" w:sz="4" w:space="0" w:color="auto"/>
            </w:tcBorders>
            <w:shd w:val="clear" w:color="auto" w:fill="auto"/>
            <w:noWrap/>
            <w:vAlign w:val="bottom"/>
            <w:hideMark/>
          </w:tcPr>
          <w:p w14:paraId="3F1ADD6C"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nil"/>
              <w:left w:val="nil"/>
              <w:bottom w:val="single" w:sz="4" w:space="0" w:color="auto"/>
              <w:right w:val="single" w:sz="4" w:space="0" w:color="auto"/>
            </w:tcBorders>
            <w:shd w:val="clear" w:color="auto" w:fill="auto"/>
            <w:noWrap/>
            <w:vAlign w:val="bottom"/>
            <w:hideMark/>
          </w:tcPr>
          <w:p w14:paraId="04AD60C3" w14:textId="06F2A42D" w:rsidR="00100855" w:rsidRPr="004D6984" w:rsidRDefault="00B13F84" w:rsidP="006D5282">
            <w:pPr>
              <w:widowControl/>
              <w:jc w:val="left"/>
              <w:rPr>
                <w:rFonts w:cs="宋体"/>
                <w:kern w:val="0"/>
                <w:sz w:val="20"/>
                <w:szCs w:val="20"/>
              </w:rPr>
            </w:pPr>
            <w:r>
              <w:rPr>
                <w:rFonts w:cs="宋体"/>
                <w:kern w:val="0"/>
                <w:sz w:val="20"/>
                <w:szCs w:val="20"/>
              </w:rPr>
              <w:t>CR</w:t>
            </w:r>
          </w:p>
        </w:tc>
        <w:tc>
          <w:tcPr>
            <w:tcW w:w="545" w:type="dxa"/>
            <w:tcBorders>
              <w:top w:val="nil"/>
              <w:left w:val="nil"/>
              <w:bottom w:val="single" w:sz="4" w:space="0" w:color="auto"/>
              <w:right w:val="single" w:sz="4" w:space="0" w:color="auto"/>
            </w:tcBorders>
            <w:shd w:val="clear" w:color="auto" w:fill="auto"/>
            <w:noWrap/>
            <w:vAlign w:val="bottom"/>
            <w:hideMark/>
          </w:tcPr>
          <w:p w14:paraId="0A65DB3B"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G03</w:t>
            </w:r>
          </w:p>
        </w:tc>
        <w:tc>
          <w:tcPr>
            <w:tcW w:w="1485" w:type="dxa"/>
            <w:tcBorders>
              <w:top w:val="nil"/>
              <w:left w:val="nil"/>
              <w:bottom w:val="single" w:sz="4" w:space="0" w:color="auto"/>
              <w:right w:val="single" w:sz="4" w:space="0" w:color="auto"/>
            </w:tcBorders>
            <w:shd w:val="clear" w:color="auto" w:fill="auto"/>
            <w:noWrap/>
            <w:vAlign w:val="bottom"/>
            <w:hideMark/>
          </w:tcPr>
          <w:p w14:paraId="0098175E"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应付利息</w:t>
            </w:r>
          </w:p>
        </w:tc>
        <w:tc>
          <w:tcPr>
            <w:tcW w:w="869" w:type="dxa"/>
            <w:tcBorders>
              <w:top w:val="nil"/>
              <w:left w:val="nil"/>
              <w:bottom w:val="single" w:sz="4" w:space="0" w:color="auto"/>
              <w:right w:val="single" w:sz="4" w:space="0" w:color="auto"/>
            </w:tcBorders>
            <w:shd w:val="clear" w:color="auto" w:fill="auto"/>
            <w:noWrap/>
            <w:vAlign w:val="bottom"/>
            <w:hideMark/>
          </w:tcPr>
          <w:p w14:paraId="65C515B6"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O-OLD</w:t>
            </w:r>
          </w:p>
        </w:tc>
        <w:tc>
          <w:tcPr>
            <w:tcW w:w="537" w:type="dxa"/>
            <w:tcBorders>
              <w:top w:val="nil"/>
              <w:left w:val="nil"/>
              <w:bottom w:val="single" w:sz="4" w:space="0" w:color="auto"/>
              <w:right w:val="single" w:sz="4" w:space="0" w:color="auto"/>
            </w:tcBorders>
            <w:shd w:val="clear" w:color="auto" w:fill="auto"/>
            <w:noWrap/>
            <w:vAlign w:val="bottom"/>
            <w:hideMark/>
          </w:tcPr>
          <w:p w14:paraId="54DED988"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nil"/>
              <w:left w:val="nil"/>
              <w:bottom w:val="single" w:sz="4" w:space="0" w:color="auto"/>
              <w:right w:val="single" w:sz="4" w:space="0" w:color="auto"/>
            </w:tcBorders>
            <w:shd w:val="clear" w:color="auto" w:fill="auto"/>
            <w:noWrap/>
            <w:vAlign w:val="bottom"/>
            <w:hideMark/>
          </w:tcPr>
          <w:p w14:paraId="044C29BA"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nil"/>
              <w:left w:val="nil"/>
              <w:bottom w:val="single" w:sz="4" w:space="0" w:color="auto"/>
              <w:right w:val="single" w:sz="4" w:space="0" w:color="auto"/>
            </w:tcBorders>
            <w:shd w:val="clear" w:color="auto" w:fill="auto"/>
            <w:noWrap/>
            <w:vAlign w:val="bottom"/>
            <w:hideMark/>
          </w:tcPr>
          <w:p w14:paraId="78E96696"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02</w:t>
            </w:r>
          </w:p>
        </w:tc>
        <w:tc>
          <w:tcPr>
            <w:tcW w:w="398" w:type="dxa"/>
            <w:tcBorders>
              <w:top w:val="nil"/>
              <w:left w:val="nil"/>
              <w:bottom w:val="single" w:sz="4" w:space="0" w:color="auto"/>
              <w:right w:val="single" w:sz="4" w:space="0" w:color="auto"/>
            </w:tcBorders>
            <w:shd w:val="clear" w:color="auto" w:fill="auto"/>
            <w:noWrap/>
            <w:hideMark/>
          </w:tcPr>
          <w:p w14:paraId="2D11742A" w14:textId="259116E9" w:rsidR="00100855" w:rsidRDefault="00B13F84" w:rsidP="006D5282">
            <w:r>
              <w:rPr>
                <w:rFonts w:cs="宋体"/>
                <w:kern w:val="0"/>
                <w:sz w:val="20"/>
                <w:szCs w:val="20"/>
              </w:rPr>
              <w:t>-</w:t>
            </w:r>
          </w:p>
        </w:tc>
      </w:tr>
      <w:tr w:rsidR="00100855" w:rsidRPr="004D6984" w14:paraId="3E8BD3C5" w14:textId="77777777" w:rsidTr="006D5282">
        <w:trPr>
          <w:trHeight w:val="240"/>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19F7D477"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nil"/>
              <w:left w:val="nil"/>
              <w:bottom w:val="single" w:sz="4" w:space="0" w:color="auto"/>
              <w:right w:val="single" w:sz="4" w:space="0" w:color="auto"/>
            </w:tcBorders>
            <w:shd w:val="clear" w:color="auto" w:fill="auto"/>
            <w:noWrap/>
            <w:vAlign w:val="bottom"/>
            <w:hideMark/>
          </w:tcPr>
          <w:p w14:paraId="539E896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nil"/>
              <w:left w:val="nil"/>
              <w:bottom w:val="single" w:sz="4" w:space="0" w:color="auto"/>
              <w:right w:val="single" w:sz="4" w:space="0" w:color="auto"/>
            </w:tcBorders>
            <w:shd w:val="clear" w:color="auto" w:fill="auto"/>
            <w:noWrap/>
            <w:vAlign w:val="bottom"/>
            <w:hideMark/>
          </w:tcPr>
          <w:p w14:paraId="040A531F"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3</w:t>
            </w:r>
          </w:p>
        </w:tc>
        <w:tc>
          <w:tcPr>
            <w:tcW w:w="337" w:type="dxa"/>
            <w:tcBorders>
              <w:top w:val="nil"/>
              <w:left w:val="nil"/>
              <w:bottom w:val="single" w:sz="4" w:space="0" w:color="auto"/>
              <w:right w:val="single" w:sz="4" w:space="0" w:color="auto"/>
            </w:tcBorders>
            <w:shd w:val="clear" w:color="auto" w:fill="auto"/>
            <w:noWrap/>
            <w:vAlign w:val="bottom"/>
            <w:hideMark/>
          </w:tcPr>
          <w:p w14:paraId="1B2374CD"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nil"/>
              <w:left w:val="nil"/>
              <w:bottom w:val="single" w:sz="4" w:space="0" w:color="auto"/>
              <w:right w:val="single" w:sz="4" w:space="0" w:color="auto"/>
            </w:tcBorders>
            <w:shd w:val="clear" w:color="auto" w:fill="auto"/>
            <w:noWrap/>
            <w:vAlign w:val="bottom"/>
            <w:hideMark/>
          </w:tcPr>
          <w:p w14:paraId="3A449A37"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nil"/>
              <w:left w:val="nil"/>
              <w:bottom w:val="single" w:sz="4" w:space="0" w:color="auto"/>
              <w:right w:val="single" w:sz="4" w:space="0" w:color="auto"/>
            </w:tcBorders>
            <w:shd w:val="clear" w:color="auto" w:fill="auto"/>
            <w:noWrap/>
            <w:vAlign w:val="bottom"/>
            <w:hideMark/>
          </w:tcPr>
          <w:p w14:paraId="74DCFD3B" w14:textId="4A28A3D6" w:rsidR="00100855" w:rsidRPr="004D6984" w:rsidRDefault="00B13F84" w:rsidP="006D5282">
            <w:pPr>
              <w:widowControl/>
              <w:jc w:val="left"/>
              <w:rPr>
                <w:rFonts w:cs="宋体"/>
                <w:kern w:val="0"/>
                <w:sz w:val="20"/>
                <w:szCs w:val="20"/>
              </w:rPr>
            </w:pPr>
            <w:r>
              <w:rPr>
                <w:rFonts w:cs="宋体"/>
                <w:kern w:val="0"/>
                <w:sz w:val="20"/>
                <w:szCs w:val="20"/>
              </w:rPr>
              <w:t>DR</w:t>
            </w:r>
          </w:p>
        </w:tc>
        <w:tc>
          <w:tcPr>
            <w:tcW w:w="545" w:type="dxa"/>
            <w:tcBorders>
              <w:top w:val="nil"/>
              <w:left w:val="nil"/>
              <w:bottom w:val="single" w:sz="4" w:space="0" w:color="auto"/>
              <w:right w:val="single" w:sz="4" w:space="0" w:color="auto"/>
            </w:tcBorders>
            <w:shd w:val="clear" w:color="auto" w:fill="auto"/>
            <w:noWrap/>
            <w:vAlign w:val="bottom"/>
            <w:hideMark/>
          </w:tcPr>
          <w:p w14:paraId="5CEBA4B0"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G02</w:t>
            </w:r>
          </w:p>
        </w:tc>
        <w:tc>
          <w:tcPr>
            <w:tcW w:w="1485" w:type="dxa"/>
            <w:tcBorders>
              <w:top w:val="nil"/>
              <w:left w:val="nil"/>
              <w:bottom w:val="single" w:sz="4" w:space="0" w:color="auto"/>
              <w:right w:val="single" w:sz="4" w:space="0" w:color="auto"/>
            </w:tcBorders>
            <w:shd w:val="clear" w:color="auto" w:fill="auto"/>
            <w:noWrap/>
            <w:vAlign w:val="bottom"/>
            <w:hideMark/>
          </w:tcPr>
          <w:p w14:paraId="5719CF46"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利息支出</w:t>
            </w:r>
          </w:p>
        </w:tc>
        <w:tc>
          <w:tcPr>
            <w:tcW w:w="869" w:type="dxa"/>
            <w:tcBorders>
              <w:top w:val="nil"/>
              <w:left w:val="nil"/>
              <w:bottom w:val="single" w:sz="4" w:space="0" w:color="auto"/>
              <w:right w:val="single" w:sz="4" w:space="0" w:color="auto"/>
            </w:tcBorders>
            <w:shd w:val="clear" w:color="auto" w:fill="auto"/>
            <w:noWrap/>
            <w:vAlign w:val="bottom"/>
            <w:hideMark/>
          </w:tcPr>
          <w:p w14:paraId="14319A6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O-OLD</w:t>
            </w:r>
          </w:p>
        </w:tc>
        <w:tc>
          <w:tcPr>
            <w:tcW w:w="537" w:type="dxa"/>
            <w:tcBorders>
              <w:top w:val="nil"/>
              <w:left w:val="nil"/>
              <w:bottom w:val="single" w:sz="4" w:space="0" w:color="auto"/>
              <w:right w:val="single" w:sz="4" w:space="0" w:color="auto"/>
            </w:tcBorders>
            <w:shd w:val="clear" w:color="auto" w:fill="auto"/>
            <w:noWrap/>
            <w:vAlign w:val="bottom"/>
            <w:hideMark/>
          </w:tcPr>
          <w:p w14:paraId="4DFC4EEF"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nil"/>
              <w:left w:val="nil"/>
              <w:bottom w:val="single" w:sz="4" w:space="0" w:color="auto"/>
              <w:right w:val="single" w:sz="4" w:space="0" w:color="auto"/>
            </w:tcBorders>
            <w:shd w:val="clear" w:color="auto" w:fill="auto"/>
            <w:noWrap/>
            <w:vAlign w:val="bottom"/>
            <w:hideMark/>
          </w:tcPr>
          <w:p w14:paraId="636CFC8A"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nil"/>
              <w:left w:val="nil"/>
              <w:bottom w:val="single" w:sz="4" w:space="0" w:color="auto"/>
              <w:right w:val="single" w:sz="4" w:space="0" w:color="auto"/>
            </w:tcBorders>
            <w:shd w:val="clear" w:color="auto" w:fill="auto"/>
            <w:noWrap/>
            <w:vAlign w:val="bottom"/>
            <w:hideMark/>
          </w:tcPr>
          <w:p w14:paraId="6721328A"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02</w:t>
            </w:r>
          </w:p>
        </w:tc>
        <w:tc>
          <w:tcPr>
            <w:tcW w:w="398" w:type="dxa"/>
            <w:tcBorders>
              <w:top w:val="nil"/>
              <w:left w:val="nil"/>
              <w:bottom w:val="single" w:sz="4" w:space="0" w:color="auto"/>
              <w:right w:val="single" w:sz="4" w:space="0" w:color="auto"/>
            </w:tcBorders>
            <w:shd w:val="clear" w:color="auto" w:fill="auto"/>
            <w:noWrap/>
            <w:hideMark/>
          </w:tcPr>
          <w:p w14:paraId="7F9CD45C" w14:textId="1422359E" w:rsidR="00100855" w:rsidRDefault="00B13F84" w:rsidP="006D5282">
            <w:r>
              <w:rPr>
                <w:rFonts w:cs="宋体"/>
                <w:kern w:val="0"/>
                <w:sz w:val="20"/>
                <w:szCs w:val="20"/>
              </w:rPr>
              <w:t>-</w:t>
            </w:r>
          </w:p>
        </w:tc>
      </w:tr>
      <w:tr w:rsidR="00100855" w:rsidRPr="004D6984" w14:paraId="3CBE0158" w14:textId="77777777" w:rsidTr="006D5282">
        <w:trPr>
          <w:trHeight w:val="240"/>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1547FA45"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nil"/>
              <w:left w:val="nil"/>
              <w:bottom w:val="single" w:sz="4" w:space="0" w:color="auto"/>
              <w:right w:val="single" w:sz="4" w:space="0" w:color="auto"/>
            </w:tcBorders>
            <w:shd w:val="clear" w:color="auto" w:fill="auto"/>
            <w:noWrap/>
            <w:vAlign w:val="bottom"/>
            <w:hideMark/>
          </w:tcPr>
          <w:p w14:paraId="0558EA68"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nil"/>
              <w:left w:val="nil"/>
              <w:bottom w:val="single" w:sz="4" w:space="0" w:color="auto"/>
              <w:right w:val="single" w:sz="4" w:space="0" w:color="auto"/>
            </w:tcBorders>
            <w:shd w:val="clear" w:color="auto" w:fill="auto"/>
            <w:noWrap/>
            <w:vAlign w:val="bottom"/>
            <w:hideMark/>
          </w:tcPr>
          <w:p w14:paraId="3F255A3E"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4</w:t>
            </w:r>
          </w:p>
        </w:tc>
        <w:tc>
          <w:tcPr>
            <w:tcW w:w="337" w:type="dxa"/>
            <w:tcBorders>
              <w:top w:val="nil"/>
              <w:left w:val="nil"/>
              <w:bottom w:val="single" w:sz="4" w:space="0" w:color="auto"/>
              <w:right w:val="single" w:sz="4" w:space="0" w:color="auto"/>
            </w:tcBorders>
            <w:shd w:val="clear" w:color="auto" w:fill="auto"/>
            <w:noWrap/>
            <w:vAlign w:val="bottom"/>
            <w:hideMark/>
          </w:tcPr>
          <w:p w14:paraId="1703DAC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nil"/>
              <w:left w:val="nil"/>
              <w:bottom w:val="single" w:sz="4" w:space="0" w:color="auto"/>
              <w:right w:val="single" w:sz="4" w:space="0" w:color="auto"/>
            </w:tcBorders>
            <w:shd w:val="clear" w:color="auto" w:fill="auto"/>
            <w:noWrap/>
            <w:vAlign w:val="bottom"/>
            <w:hideMark/>
          </w:tcPr>
          <w:p w14:paraId="09ED17D5"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nil"/>
              <w:left w:val="nil"/>
              <w:bottom w:val="single" w:sz="4" w:space="0" w:color="auto"/>
              <w:right w:val="single" w:sz="4" w:space="0" w:color="auto"/>
            </w:tcBorders>
            <w:shd w:val="clear" w:color="auto" w:fill="auto"/>
            <w:noWrap/>
            <w:vAlign w:val="bottom"/>
            <w:hideMark/>
          </w:tcPr>
          <w:p w14:paraId="67B7EC71"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CR</w:t>
            </w:r>
          </w:p>
        </w:tc>
        <w:tc>
          <w:tcPr>
            <w:tcW w:w="545" w:type="dxa"/>
            <w:tcBorders>
              <w:top w:val="nil"/>
              <w:left w:val="nil"/>
              <w:bottom w:val="single" w:sz="4" w:space="0" w:color="auto"/>
              <w:right w:val="single" w:sz="4" w:space="0" w:color="auto"/>
            </w:tcBorders>
            <w:shd w:val="clear" w:color="auto" w:fill="auto"/>
            <w:noWrap/>
            <w:vAlign w:val="bottom"/>
            <w:hideMark/>
          </w:tcPr>
          <w:p w14:paraId="15F68F6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G01</w:t>
            </w:r>
          </w:p>
        </w:tc>
        <w:tc>
          <w:tcPr>
            <w:tcW w:w="1485" w:type="dxa"/>
            <w:tcBorders>
              <w:top w:val="nil"/>
              <w:left w:val="nil"/>
              <w:bottom w:val="single" w:sz="4" w:space="0" w:color="auto"/>
              <w:right w:val="single" w:sz="4" w:space="0" w:color="auto"/>
            </w:tcBorders>
            <w:shd w:val="clear" w:color="auto" w:fill="auto"/>
            <w:noWrap/>
            <w:vAlign w:val="bottom"/>
            <w:hideMark/>
          </w:tcPr>
          <w:p w14:paraId="2EE75E65"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存款本金</w:t>
            </w:r>
          </w:p>
        </w:tc>
        <w:tc>
          <w:tcPr>
            <w:tcW w:w="869" w:type="dxa"/>
            <w:tcBorders>
              <w:top w:val="nil"/>
              <w:left w:val="nil"/>
              <w:bottom w:val="single" w:sz="4" w:space="0" w:color="auto"/>
              <w:right w:val="single" w:sz="4" w:space="0" w:color="auto"/>
            </w:tcBorders>
            <w:shd w:val="clear" w:color="auto" w:fill="auto"/>
            <w:noWrap/>
            <w:vAlign w:val="bottom"/>
            <w:hideMark/>
          </w:tcPr>
          <w:p w14:paraId="7D1D209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N-NEW</w:t>
            </w:r>
          </w:p>
        </w:tc>
        <w:tc>
          <w:tcPr>
            <w:tcW w:w="537" w:type="dxa"/>
            <w:tcBorders>
              <w:top w:val="nil"/>
              <w:left w:val="nil"/>
              <w:bottom w:val="single" w:sz="4" w:space="0" w:color="auto"/>
              <w:right w:val="single" w:sz="4" w:space="0" w:color="auto"/>
            </w:tcBorders>
            <w:shd w:val="clear" w:color="auto" w:fill="auto"/>
            <w:noWrap/>
            <w:vAlign w:val="bottom"/>
            <w:hideMark/>
          </w:tcPr>
          <w:p w14:paraId="6177D070"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nil"/>
              <w:left w:val="nil"/>
              <w:bottom w:val="single" w:sz="4" w:space="0" w:color="auto"/>
              <w:right w:val="single" w:sz="4" w:space="0" w:color="auto"/>
            </w:tcBorders>
            <w:shd w:val="clear" w:color="auto" w:fill="auto"/>
            <w:noWrap/>
            <w:vAlign w:val="bottom"/>
            <w:hideMark/>
          </w:tcPr>
          <w:p w14:paraId="4C84507F"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nil"/>
              <w:left w:val="nil"/>
              <w:bottom w:val="single" w:sz="4" w:space="0" w:color="auto"/>
              <w:right w:val="single" w:sz="4" w:space="0" w:color="auto"/>
            </w:tcBorders>
            <w:shd w:val="clear" w:color="auto" w:fill="auto"/>
            <w:noWrap/>
            <w:vAlign w:val="bottom"/>
            <w:hideMark/>
          </w:tcPr>
          <w:p w14:paraId="0B1102FD"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01</w:t>
            </w:r>
          </w:p>
        </w:tc>
        <w:tc>
          <w:tcPr>
            <w:tcW w:w="398" w:type="dxa"/>
            <w:tcBorders>
              <w:top w:val="nil"/>
              <w:left w:val="nil"/>
              <w:bottom w:val="single" w:sz="4" w:space="0" w:color="auto"/>
              <w:right w:val="single" w:sz="4" w:space="0" w:color="auto"/>
            </w:tcBorders>
            <w:shd w:val="clear" w:color="auto" w:fill="auto"/>
            <w:noWrap/>
            <w:vAlign w:val="bottom"/>
            <w:hideMark/>
          </w:tcPr>
          <w:p w14:paraId="26AC5823"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w:t>
            </w:r>
          </w:p>
        </w:tc>
      </w:tr>
      <w:tr w:rsidR="00100855" w:rsidRPr="004D6984" w14:paraId="343FAF88" w14:textId="77777777" w:rsidTr="006D5282">
        <w:trPr>
          <w:trHeight w:val="240"/>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6046638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nil"/>
              <w:left w:val="nil"/>
              <w:bottom w:val="single" w:sz="4" w:space="0" w:color="auto"/>
              <w:right w:val="single" w:sz="4" w:space="0" w:color="auto"/>
            </w:tcBorders>
            <w:shd w:val="clear" w:color="auto" w:fill="auto"/>
            <w:noWrap/>
            <w:vAlign w:val="bottom"/>
            <w:hideMark/>
          </w:tcPr>
          <w:p w14:paraId="07646A91"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nil"/>
              <w:left w:val="nil"/>
              <w:bottom w:val="single" w:sz="4" w:space="0" w:color="auto"/>
              <w:right w:val="single" w:sz="4" w:space="0" w:color="auto"/>
            </w:tcBorders>
            <w:shd w:val="clear" w:color="auto" w:fill="auto"/>
            <w:noWrap/>
            <w:vAlign w:val="bottom"/>
            <w:hideMark/>
          </w:tcPr>
          <w:p w14:paraId="3258E537"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5</w:t>
            </w:r>
          </w:p>
        </w:tc>
        <w:tc>
          <w:tcPr>
            <w:tcW w:w="337" w:type="dxa"/>
            <w:tcBorders>
              <w:top w:val="nil"/>
              <w:left w:val="nil"/>
              <w:bottom w:val="single" w:sz="4" w:space="0" w:color="auto"/>
              <w:right w:val="single" w:sz="4" w:space="0" w:color="auto"/>
            </w:tcBorders>
            <w:shd w:val="clear" w:color="auto" w:fill="auto"/>
            <w:noWrap/>
            <w:vAlign w:val="bottom"/>
            <w:hideMark/>
          </w:tcPr>
          <w:p w14:paraId="175E2CB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nil"/>
              <w:left w:val="nil"/>
              <w:bottom w:val="single" w:sz="4" w:space="0" w:color="auto"/>
              <w:right w:val="single" w:sz="4" w:space="0" w:color="auto"/>
            </w:tcBorders>
            <w:shd w:val="clear" w:color="auto" w:fill="auto"/>
            <w:noWrap/>
            <w:vAlign w:val="bottom"/>
            <w:hideMark/>
          </w:tcPr>
          <w:p w14:paraId="12E68276"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nil"/>
              <w:left w:val="nil"/>
              <w:bottom w:val="single" w:sz="4" w:space="0" w:color="auto"/>
              <w:right w:val="single" w:sz="4" w:space="0" w:color="auto"/>
            </w:tcBorders>
            <w:shd w:val="clear" w:color="auto" w:fill="auto"/>
            <w:noWrap/>
            <w:vAlign w:val="bottom"/>
            <w:hideMark/>
          </w:tcPr>
          <w:p w14:paraId="3027A6C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CR</w:t>
            </w:r>
          </w:p>
        </w:tc>
        <w:tc>
          <w:tcPr>
            <w:tcW w:w="545" w:type="dxa"/>
            <w:tcBorders>
              <w:top w:val="nil"/>
              <w:left w:val="nil"/>
              <w:bottom w:val="single" w:sz="4" w:space="0" w:color="auto"/>
              <w:right w:val="single" w:sz="4" w:space="0" w:color="auto"/>
            </w:tcBorders>
            <w:shd w:val="clear" w:color="auto" w:fill="auto"/>
            <w:noWrap/>
            <w:vAlign w:val="bottom"/>
            <w:hideMark/>
          </w:tcPr>
          <w:p w14:paraId="7C353BA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G03</w:t>
            </w:r>
          </w:p>
        </w:tc>
        <w:tc>
          <w:tcPr>
            <w:tcW w:w="1485" w:type="dxa"/>
            <w:tcBorders>
              <w:top w:val="nil"/>
              <w:left w:val="nil"/>
              <w:bottom w:val="single" w:sz="4" w:space="0" w:color="auto"/>
              <w:right w:val="single" w:sz="4" w:space="0" w:color="auto"/>
            </w:tcBorders>
            <w:shd w:val="clear" w:color="auto" w:fill="auto"/>
            <w:noWrap/>
            <w:vAlign w:val="bottom"/>
            <w:hideMark/>
          </w:tcPr>
          <w:p w14:paraId="213EC4C6"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应付利息</w:t>
            </w:r>
          </w:p>
        </w:tc>
        <w:tc>
          <w:tcPr>
            <w:tcW w:w="869" w:type="dxa"/>
            <w:tcBorders>
              <w:top w:val="nil"/>
              <w:left w:val="nil"/>
              <w:bottom w:val="single" w:sz="4" w:space="0" w:color="auto"/>
              <w:right w:val="single" w:sz="4" w:space="0" w:color="auto"/>
            </w:tcBorders>
            <w:shd w:val="clear" w:color="auto" w:fill="auto"/>
            <w:noWrap/>
            <w:vAlign w:val="bottom"/>
            <w:hideMark/>
          </w:tcPr>
          <w:p w14:paraId="000F958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N-NEW</w:t>
            </w:r>
          </w:p>
        </w:tc>
        <w:tc>
          <w:tcPr>
            <w:tcW w:w="537" w:type="dxa"/>
            <w:tcBorders>
              <w:top w:val="nil"/>
              <w:left w:val="nil"/>
              <w:bottom w:val="single" w:sz="4" w:space="0" w:color="auto"/>
              <w:right w:val="single" w:sz="4" w:space="0" w:color="auto"/>
            </w:tcBorders>
            <w:shd w:val="clear" w:color="auto" w:fill="auto"/>
            <w:noWrap/>
            <w:vAlign w:val="bottom"/>
            <w:hideMark/>
          </w:tcPr>
          <w:p w14:paraId="70E74AD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nil"/>
              <w:left w:val="nil"/>
              <w:bottom w:val="single" w:sz="4" w:space="0" w:color="auto"/>
              <w:right w:val="single" w:sz="4" w:space="0" w:color="auto"/>
            </w:tcBorders>
            <w:shd w:val="clear" w:color="auto" w:fill="auto"/>
            <w:noWrap/>
            <w:vAlign w:val="bottom"/>
            <w:hideMark/>
          </w:tcPr>
          <w:p w14:paraId="742EA678"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nil"/>
              <w:left w:val="nil"/>
              <w:bottom w:val="single" w:sz="4" w:space="0" w:color="auto"/>
              <w:right w:val="single" w:sz="4" w:space="0" w:color="auto"/>
            </w:tcBorders>
            <w:shd w:val="clear" w:color="auto" w:fill="auto"/>
            <w:noWrap/>
            <w:vAlign w:val="bottom"/>
            <w:hideMark/>
          </w:tcPr>
          <w:p w14:paraId="3CB53005"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02</w:t>
            </w:r>
          </w:p>
        </w:tc>
        <w:tc>
          <w:tcPr>
            <w:tcW w:w="398" w:type="dxa"/>
            <w:tcBorders>
              <w:top w:val="nil"/>
              <w:left w:val="nil"/>
              <w:bottom w:val="single" w:sz="4" w:space="0" w:color="auto"/>
              <w:right w:val="single" w:sz="4" w:space="0" w:color="auto"/>
            </w:tcBorders>
            <w:shd w:val="clear" w:color="auto" w:fill="auto"/>
            <w:noWrap/>
            <w:vAlign w:val="bottom"/>
            <w:hideMark/>
          </w:tcPr>
          <w:p w14:paraId="0E001559"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w:t>
            </w:r>
          </w:p>
        </w:tc>
      </w:tr>
      <w:tr w:rsidR="00100855" w:rsidRPr="004D6984" w14:paraId="5FCDFF4F" w14:textId="77777777" w:rsidTr="006D5282">
        <w:trPr>
          <w:trHeight w:val="240"/>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0A3DB0BA"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MMDP</w:t>
            </w:r>
          </w:p>
        </w:tc>
        <w:tc>
          <w:tcPr>
            <w:tcW w:w="498" w:type="dxa"/>
            <w:tcBorders>
              <w:top w:val="nil"/>
              <w:left w:val="nil"/>
              <w:bottom w:val="single" w:sz="4" w:space="0" w:color="auto"/>
              <w:right w:val="single" w:sz="4" w:space="0" w:color="auto"/>
            </w:tcBorders>
            <w:shd w:val="clear" w:color="auto" w:fill="auto"/>
            <w:noWrap/>
            <w:vAlign w:val="bottom"/>
            <w:hideMark/>
          </w:tcPr>
          <w:p w14:paraId="7BB18B8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BC</w:t>
            </w:r>
          </w:p>
        </w:tc>
        <w:tc>
          <w:tcPr>
            <w:tcW w:w="337" w:type="dxa"/>
            <w:tcBorders>
              <w:top w:val="nil"/>
              <w:left w:val="nil"/>
              <w:bottom w:val="single" w:sz="4" w:space="0" w:color="auto"/>
              <w:right w:val="single" w:sz="4" w:space="0" w:color="auto"/>
            </w:tcBorders>
            <w:shd w:val="clear" w:color="auto" w:fill="auto"/>
            <w:noWrap/>
            <w:vAlign w:val="bottom"/>
            <w:hideMark/>
          </w:tcPr>
          <w:p w14:paraId="6542066A" w14:textId="77777777" w:rsidR="00100855" w:rsidRPr="004D6984" w:rsidRDefault="00100855" w:rsidP="006D5282">
            <w:pPr>
              <w:widowControl/>
              <w:jc w:val="right"/>
              <w:rPr>
                <w:rFonts w:cs="宋体"/>
                <w:kern w:val="0"/>
                <w:sz w:val="20"/>
                <w:szCs w:val="20"/>
              </w:rPr>
            </w:pPr>
            <w:r w:rsidRPr="004D6984">
              <w:rPr>
                <w:rFonts w:cs="宋体" w:hint="eastAsia"/>
                <w:kern w:val="0"/>
                <w:sz w:val="20"/>
                <w:szCs w:val="20"/>
              </w:rPr>
              <w:t>6</w:t>
            </w:r>
          </w:p>
        </w:tc>
        <w:tc>
          <w:tcPr>
            <w:tcW w:w="337" w:type="dxa"/>
            <w:tcBorders>
              <w:top w:val="nil"/>
              <w:left w:val="nil"/>
              <w:bottom w:val="single" w:sz="4" w:space="0" w:color="auto"/>
              <w:right w:val="single" w:sz="4" w:space="0" w:color="auto"/>
            </w:tcBorders>
            <w:shd w:val="clear" w:color="auto" w:fill="auto"/>
            <w:noWrap/>
            <w:vAlign w:val="bottom"/>
            <w:hideMark/>
          </w:tcPr>
          <w:p w14:paraId="30FD0B0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 xml:space="preserve">　</w:t>
            </w:r>
          </w:p>
        </w:tc>
        <w:tc>
          <w:tcPr>
            <w:tcW w:w="678" w:type="dxa"/>
            <w:tcBorders>
              <w:top w:val="nil"/>
              <w:left w:val="nil"/>
              <w:bottom w:val="single" w:sz="4" w:space="0" w:color="auto"/>
              <w:right w:val="single" w:sz="4" w:space="0" w:color="auto"/>
            </w:tcBorders>
            <w:shd w:val="clear" w:color="auto" w:fill="auto"/>
            <w:noWrap/>
            <w:vAlign w:val="bottom"/>
            <w:hideMark/>
          </w:tcPr>
          <w:p w14:paraId="769C719D"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MST1</w:t>
            </w:r>
          </w:p>
        </w:tc>
        <w:tc>
          <w:tcPr>
            <w:tcW w:w="448" w:type="dxa"/>
            <w:tcBorders>
              <w:top w:val="nil"/>
              <w:left w:val="nil"/>
              <w:bottom w:val="single" w:sz="4" w:space="0" w:color="auto"/>
              <w:right w:val="single" w:sz="4" w:space="0" w:color="auto"/>
            </w:tcBorders>
            <w:shd w:val="clear" w:color="auto" w:fill="auto"/>
            <w:noWrap/>
            <w:vAlign w:val="bottom"/>
            <w:hideMark/>
          </w:tcPr>
          <w:p w14:paraId="6ABF9A1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DR</w:t>
            </w:r>
          </w:p>
        </w:tc>
        <w:tc>
          <w:tcPr>
            <w:tcW w:w="545" w:type="dxa"/>
            <w:tcBorders>
              <w:top w:val="nil"/>
              <w:left w:val="nil"/>
              <w:bottom w:val="single" w:sz="4" w:space="0" w:color="auto"/>
              <w:right w:val="single" w:sz="4" w:space="0" w:color="auto"/>
            </w:tcBorders>
            <w:shd w:val="clear" w:color="auto" w:fill="auto"/>
            <w:noWrap/>
            <w:vAlign w:val="bottom"/>
            <w:hideMark/>
          </w:tcPr>
          <w:p w14:paraId="5386EFD2"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G02</w:t>
            </w:r>
          </w:p>
        </w:tc>
        <w:tc>
          <w:tcPr>
            <w:tcW w:w="1485" w:type="dxa"/>
            <w:tcBorders>
              <w:top w:val="nil"/>
              <w:left w:val="nil"/>
              <w:bottom w:val="single" w:sz="4" w:space="0" w:color="auto"/>
              <w:right w:val="single" w:sz="4" w:space="0" w:color="auto"/>
            </w:tcBorders>
            <w:shd w:val="clear" w:color="auto" w:fill="auto"/>
            <w:noWrap/>
            <w:vAlign w:val="bottom"/>
            <w:hideMark/>
          </w:tcPr>
          <w:p w14:paraId="7AAB1D1C"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利息支出</w:t>
            </w:r>
          </w:p>
        </w:tc>
        <w:tc>
          <w:tcPr>
            <w:tcW w:w="869" w:type="dxa"/>
            <w:tcBorders>
              <w:top w:val="nil"/>
              <w:left w:val="nil"/>
              <w:bottom w:val="single" w:sz="4" w:space="0" w:color="auto"/>
              <w:right w:val="single" w:sz="4" w:space="0" w:color="auto"/>
            </w:tcBorders>
            <w:shd w:val="clear" w:color="auto" w:fill="auto"/>
            <w:noWrap/>
            <w:vAlign w:val="bottom"/>
            <w:hideMark/>
          </w:tcPr>
          <w:p w14:paraId="1188A280"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N-NEW</w:t>
            </w:r>
          </w:p>
        </w:tc>
        <w:tc>
          <w:tcPr>
            <w:tcW w:w="537" w:type="dxa"/>
            <w:tcBorders>
              <w:top w:val="nil"/>
              <w:left w:val="nil"/>
              <w:bottom w:val="single" w:sz="4" w:space="0" w:color="auto"/>
              <w:right w:val="single" w:sz="4" w:space="0" w:color="auto"/>
            </w:tcBorders>
            <w:shd w:val="clear" w:color="auto" w:fill="auto"/>
            <w:noWrap/>
            <w:vAlign w:val="bottom"/>
            <w:hideMark/>
          </w:tcPr>
          <w:p w14:paraId="41CECE8F"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AUTO</w:t>
            </w:r>
          </w:p>
        </w:tc>
        <w:tc>
          <w:tcPr>
            <w:tcW w:w="829" w:type="dxa"/>
            <w:tcBorders>
              <w:top w:val="nil"/>
              <w:left w:val="nil"/>
              <w:bottom w:val="single" w:sz="4" w:space="0" w:color="auto"/>
              <w:right w:val="single" w:sz="4" w:space="0" w:color="auto"/>
            </w:tcBorders>
            <w:shd w:val="clear" w:color="auto" w:fill="auto"/>
            <w:noWrap/>
            <w:vAlign w:val="bottom"/>
            <w:hideMark/>
          </w:tcPr>
          <w:p w14:paraId="35D7176C"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REAL</w:t>
            </w:r>
          </w:p>
        </w:tc>
        <w:tc>
          <w:tcPr>
            <w:tcW w:w="419" w:type="dxa"/>
            <w:tcBorders>
              <w:top w:val="nil"/>
              <w:left w:val="nil"/>
              <w:bottom w:val="single" w:sz="4" w:space="0" w:color="auto"/>
              <w:right w:val="single" w:sz="4" w:space="0" w:color="auto"/>
            </w:tcBorders>
            <w:shd w:val="clear" w:color="auto" w:fill="auto"/>
            <w:noWrap/>
            <w:vAlign w:val="bottom"/>
            <w:hideMark/>
          </w:tcPr>
          <w:p w14:paraId="17AA4B0D"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02</w:t>
            </w:r>
          </w:p>
        </w:tc>
        <w:tc>
          <w:tcPr>
            <w:tcW w:w="398" w:type="dxa"/>
            <w:tcBorders>
              <w:top w:val="nil"/>
              <w:left w:val="nil"/>
              <w:bottom w:val="single" w:sz="4" w:space="0" w:color="auto"/>
              <w:right w:val="single" w:sz="4" w:space="0" w:color="auto"/>
            </w:tcBorders>
            <w:shd w:val="clear" w:color="auto" w:fill="auto"/>
            <w:noWrap/>
            <w:vAlign w:val="bottom"/>
            <w:hideMark/>
          </w:tcPr>
          <w:p w14:paraId="7B0DE9C4" w14:textId="77777777" w:rsidR="00100855" w:rsidRPr="004D6984" w:rsidRDefault="00100855" w:rsidP="006D5282">
            <w:pPr>
              <w:widowControl/>
              <w:jc w:val="left"/>
              <w:rPr>
                <w:rFonts w:cs="宋体"/>
                <w:kern w:val="0"/>
                <w:sz w:val="20"/>
                <w:szCs w:val="20"/>
              </w:rPr>
            </w:pPr>
            <w:r w:rsidRPr="004D6984">
              <w:rPr>
                <w:rFonts w:cs="宋体" w:hint="eastAsia"/>
                <w:kern w:val="0"/>
                <w:sz w:val="20"/>
                <w:szCs w:val="20"/>
              </w:rPr>
              <w:t>+</w:t>
            </w:r>
          </w:p>
        </w:tc>
      </w:tr>
    </w:tbl>
    <w:p w14:paraId="47470FD3" w14:textId="77777777" w:rsidR="00100855" w:rsidRDefault="00100855" w:rsidP="00100855">
      <w:pPr>
        <w:pStyle w:val="ad"/>
        <w:spacing w:line="360" w:lineRule="auto"/>
        <w:ind w:left="846" w:firstLineChars="0" w:firstLine="0"/>
        <w:rPr>
          <w:rFonts w:ascii="宋体" w:hAnsi="宋体" w:cs="Arial"/>
          <w:szCs w:val="21"/>
        </w:rPr>
      </w:pPr>
    </w:p>
    <w:p w14:paraId="0D746A09" w14:textId="13DDCE0A" w:rsidR="007549A7" w:rsidRDefault="007549A7" w:rsidP="007549A7">
      <w:pPr>
        <w:pStyle w:val="ad"/>
        <w:numPr>
          <w:ilvl w:val="0"/>
          <w:numId w:val="120"/>
        </w:numPr>
        <w:spacing w:line="360" w:lineRule="auto"/>
        <w:ind w:firstLineChars="0"/>
        <w:rPr>
          <w:rFonts w:ascii="宋体" w:hAnsi="宋体" w:cs="Arial"/>
          <w:szCs w:val="21"/>
        </w:rPr>
      </w:pPr>
      <w:r>
        <w:rPr>
          <w:rFonts w:ascii="宋体" w:hAnsi="宋体" w:cs="Arial" w:hint="eastAsia"/>
          <w:szCs w:val="21"/>
        </w:rPr>
        <w:t>对于</w:t>
      </w:r>
      <w:proofErr w:type="gramStart"/>
      <w:r w:rsidR="00281A77">
        <w:rPr>
          <w:rFonts w:ascii="宋体" w:hAnsi="宋体" w:cs="Arial" w:hint="eastAsia"/>
          <w:szCs w:val="21"/>
        </w:rPr>
        <w:t>全</w:t>
      </w:r>
      <w:r>
        <w:rPr>
          <w:rFonts w:ascii="宋体" w:hAnsi="宋体" w:cs="Arial" w:hint="eastAsia"/>
          <w:szCs w:val="21"/>
        </w:rPr>
        <w:t>机构</w:t>
      </w:r>
      <w:proofErr w:type="gramEnd"/>
      <w:r>
        <w:rPr>
          <w:rFonts w:ascii="宋体" w:hAnsi="宋体" w:cs="Arial" w:hint="eastAsia"/>
          <w:szCs w:val="21"/>
        </w:rPr>
        <w:t>行所撤并，</w:t>
      </w:r>
      <w:r w:rsidR="00281A77">
        <w:rPr>
          <w:lang w:val="en-GB"/>
        </w:rPr>
        <w:t>使用批量过程完成</w:t>
      </w:r>
      <w:r w:rsidR="00281A77">
        <w:rPr>
          <w:rFonts w:hint="eastAsia"/>
          <w:lang w:val="en-GB"/>
        </w:rPr>
        <w:t>，核心</w:t>
      </w:r>
      <w:r w:rsidR="00281A77">
        <w:rPr>
          <w:lang w:val="en-GB"/>
        </w:rPr>
        <w:t>会计子系统</w:t>
      </w:r>
      <w:r>
        <w:rPr>
          <w:rFonts w:ascii="宋体" w:hAnsi="宋体" w:cs="Arial" w:hint="eastAsia"/>
          <w:szCs w:val="21"/>
        </w:rPr>
        <w:t>根据原机构的</w:t>
      </w:r>
      <w:r w:rsidR="00494805">
        <w:rPr>
          <w:rFonts w:ascii="宋体" w:hAnsi="宋体" w:cs="Arial" w:hint="eastAsia"/>
          <w:szCs w:val="21"/>
        </w:rPr>
        <w:t>所有业务核算科目</w:t>
      </w:r>
      <w:r>
        <w:rPr>
          <w:rFonts w:ascii="宋体" w:hAnsi="宋体" w:cs="Arial" w:hint="eastAsia"/>
          <w:szCs w:val="21"/>
        </w:rPr>
        <w:t>总账余额进行账务处理</w:t>
      </w:r>
      <w:r w:rsidR="00494805">
        <w:rPr>
          <w:rFonts w:ascii="宋体" w:hAnsi="宋体" w:cs="Arial" w:hint="eastAsia"/>
          <w:szCs w:val="21"/>
        </w:rPr>
        <w:t>：</w:t>
      </w:r>
    </w:p>
    <w:p w14:paraId="3BB0AD2C" w14:textId="565DBEAF" w:rsidR="00494805" w:rsidRDefault="00494805" w:rsidP="00494805">
      <w:pPr>
        <w:pStyle w:val="ad"/>
        <w:numPr>
          <w:ilvl w:val="1"/>
          <w:numId w:val="120"/>
        </w:numPr>
        <w:spacing w:line="360" w:lineRule="auto"/>
        <w:ind w:firstLineChars="0"/>
        <w:rPr>
          <w:rFonts w:ascii="宋体" w:hAnsi="宋体" w:cs="Arial"/>
          <w:szCs w:val="21"/>
        </w:rPr>
      </w:pPr>
      <w:r>
        <w:rPr>
          <w:rFonts w:ascii="宋体" w:hAnsi="宋体" w:cs="Arial"/>
          <w:szCs w:val="21"/>
        </w:rPr>
        <w:t>会计分录</w:t>
      </w:r>
      <w:r w:rsidR="00100855">
        <w:rPr>
          <w:rFonts w:ascii="宋体" w:hAnsi="宋体" w:cs="Arial"/>
          <w:szCs w:val="21"/>
        </w:rPr>
        <w:t>如下</w:t>
      </w:r>
      <w:r w:rsidR="00100855">
        <w:rPr>
          <w:rFonts w:ascii="宋体" w:hAnsi="宋体" w:cs="Arial" w:hint="eastAsia"/>
          <w:szCs w:val="21"/>
        </w:rPr>
        <w:t>，</w:t>
      </w:r>
      <w:r w:rsidR="00100855">
        <w:rPr>
          <w:rFonts w:ascii="宋体" w:hAnsi="宋体" w:cs="Arial"/>
          <w:szCs w:val="21"/>
        </w:rPr>
        <w:t>通过会计模型的转核算机构事件</w:t>
      </w:r>
      <w:r w:rsidR="00100855">
        <w:rPr>
          <w:rFonts w:ascii="宋体" w:hAnsi="宋体" w:cs="Arial" w:hint="eastAsia"/>
          <w:szCs w:val="21"/>
        </w:rPr>
        <w:t>（BC</w:t>
      </w:r>
      <w:r w:rsidR="00100855">
        <w:rPr>
          <w:rFonts w:ascii="宋体" w:hAnsi="宋体" w:cs="Arial"/>
          <w:szCs w:val="21"/>
        </w:rPr>
        <w:t>）生成</w:t>
      </w:r>
      <w:r>
        <w:rPr>
          <w:rFonts w:ascii="宋体" w:hAnsi="宋体" w:cs="Arial" w:hint="eastAsia"/>
          <w:szCs w:val="21"/>
        </w:rPr>
        <w:t>：</w:t>
      </w:r>
    </w:p>
    <w:tbl>
      <w:tblPr>
        <w:tblStyle w:val="aff9"/>
        <w:tblW w:w="7938" w:type="dxa"/>
        <w:tblInd w:w="846" w:type="dxa"/>
        <w:tblLook w:val="04A0" w:firstRow="1" w:lastRow="0" w:firstColumn="1" w:lastColumn="0" w:noHBand="0" w:noVBand="1"/>
      </w:tblPr>
      <w:tblGrid>
        <w:gridCol w:w="1397"/>
        <w:gridCol w:w="1296"/>
        <w:gridCol w:w="755"/>
        <w:gridCol w:w="1364"/>
        <w:gridCol w:w="716"/>
        <w:gridCol w:w="2410"/>
      </w:tblGrid>
      <w:tr w:rsidR="00494805" w14:paraId="2B9EC648" w14:textId="77777777" w:rsidTr="00490606">
        <w:tc>
          <w:tcPr>
            <w:tcW w:w="1397" w:type="dxa"/>
          </w:tcPr>
          <w:p w14:paraId="5244D0C2" w14:textId="1DF00D98" w:rsidR="00494805" w:rsidRDefault="00494805" w:rsidP="00494805">
            <w:pPr>
              <w:spacing w:line="360" w:lineRule="auto"/>
              <w:jc w:val="center"/>
              <w:rPr>
                <w:rFonts w:ascii="宋体" w:hAnsi="宋体" w:cs="Arial"/>
                <w:szCs w:val="21"/>
              </w:rPr>
            </w:pPr>
            <w:r>
              <w:rPr>
                <w:rFonts w:ascii="宋体" w:hAnsi="宋体" w:cs="Arial" w:hint="eastAsia"/>
                <w:szCs w:val="21"/>
              </w:rPr>
              <w:t>条件</w:t>
            </w:r>
          </w:p>
        </w:tc>
        <w:tc>
          <w:tcPr>
            <w:tcW w:w="1296" w:type="dxa"/>
          </w:tcPr>
          <w:p w14:paraId="35098E13" w14:textId="29BB9FD9" w:rsidR="00494805" w:rsidRDefault="00494805" w:rsidP="00494805">
            <w:pPr>
              <w:spacing w:line="360" w:lineRule="auto"/>
              <w:jc w:val="center"/>
              <w:rPr>
                <w:rFonts w:ascii="宋体" w:hAnsi="宋体" w:cs="Arial"/>
                <w:szCs w:val="21"/>
              </w:rPr>
            </w:pPr>
            <w:r>
              <w:rPr>
                <w:rFonts w:ascii="宋体" w:hAnsi="宋体" w:cs="Arial" w:hint="eastAsia"/>
                <w:szCs w:val="21"/>
              </w:rPr>
              <w:t>核算机构</w:t>
            </w:r>
          </w:p>
        </w:tc>
        <w:tc>
          <w:tcPr>
            <w:tcW w:w="755" w:type="dxa"/>
          </w:tcPr>
          <w:p w14:paraId="4A9C4272" w14:textId="1D4637D1" w:rsidR="00494805" w:rsidRDefault="00494805" w:rsidP="00494805">
            <w:pPr>
              <w:spacing w:line="360" w:lineRule="auto"/>
              <w:jc w:val="center"/>
              <w:rPr>
                <w:rFonts w:ascii="宋体" w:hAnsi="宋体" w:cs="Arial"/>
                <w:szCs w:val="21"/>
              </w:rPr>
            </w:pPr>
            <w:r>
              <w:rPr>
                <w:rFonts w:ascii="宋体" w:hAnsi="宋体" w:cs="Arial" w:hint="eastAsia"/>
                <w:szCs w:val="21"/>
              </w:rPr>
              <w:t>借贷</w:t>
            </w:r>
          </w:p>
        </w:tc>
        <w:tc>
          <w:tcPr>
            <w:tcW w:w="1364" w:type="dxa"/>
          </w:tcPr>
          <w:p w14:paraId="67ADFD8E" w14:textId="0D6BE067" w:rsidR="00494805" w:rsidRDefault="00494805" w:rsidP="00494805">
            <w:pPr>
              <w:spacing w:line="360" w:lineRule="auto"/>
              <w:jc w:val="center"/>
              <w:rPr>
                <w:rFonts w:ascii="宋体" w:hAnsi="宋体" w:cs="Arial"/>
                <w:szCs w:val="21"/>
              </w:rPr>
            </w:pPr>
            <w:r>
              <w:rPr>
                <w:rFonts w:ascii="宋体" w:hAnsi="宋体" w:cs="Arial" w:hint="eastAsia"/>
                <w:szCs w:val="21"/>
              </w:rPr>
              <w:t>核算科目</w:t>
            </w:r>
          </w:p>
        </w:tc>
        <w:tc>
          <w:tcPr>
            <w:tcW w:w="716" w:type="dxa"/>
          </w:tcPr>
          <w:p w14:paraId="66047FC7" w14:textId="7C46BE68" w:rsidR="00494805" w:rsidRDefault="00494805" w:rsidP="00494805">
            <w:pPr>
              <w:spacing w:line="360" w:lineRule="auto"/>
              <w:jc w:val="center"/>
              <w:rPr>
                <w:rFonts w:ascii="宋体" w:hAnsi="宋体" w:cs="Arial"/>
                <w:szCs w:val="21"/>
              </w:rPr>
            </w:pPr>
            <w:r>
              <w:rPr>
                <w:rFonts w:ascii="宋体" w:hAnsi="宋体" w:cs="Arial" w:hint="eastAsia"/>
                <w:szCs w:val="21"/>
              </w:rPr>
              <w:t>货币</w:t>
            </w:r>
          </w:p>
        </w:tc>
        <w:tc>
          <w:tcPr>
            <w:tcW w:w="2410" w:type="dxa"/>
          </w:tcPr>
          <w:p w14:paraId="18E5313E" w14:textId="410399BC" w:rsidR="00494805" w:rsidRDefault="00494805" w:rsidP="00494805">
            <w:pPr>
              <w:spacing w:line="360" w:lineRule="auto"/>
              <w:jc w:val="center"/>
              <w:rPr>
                <w:rFonts w:ascii="宋体" w:hAnsi="宋体" w:cs="Arial"/>
                <w:szCs w:val="21"/>
              </w:rPr>
            </w:pPr>
            <w:r>
              <w:rPr>
                <w:rFonts w:ascii="宋体" w:hAnsi="宋体" w:cs="Arial" w:hint="eastAsia"/>
                <w:szCs w:val="21"/>
              </w:rPr>
              <w:t>金额</w:t>
            </w:r>
          </w:p>
        </w:tc>
      </w:tr>
      <w:tr w:rsidR="00494805" w14:paraId="20299184" w14:textId="77777777" w:rsidTr="00490606">
        <w:tc>
          <w:tcPr>
            <w:tcW w:w="1397" w:type="dxa"/>
            <w:vMerge w:val="restart"/>
          </w:tcPr>
          <w:p w14:paraId="052978D3" w14:textId="2147683A" w:rsidR="00494805" w:rsidRDefault="00494805" w:rsidP="00494805">
            <w:pPr>
              <w:spacing w:line="360" w:lineRule="auto"/>
              <w:rPr>
                <w:rFonts w:ascii="宋体" w:hAnsi="宋体" w:cs="Arial"/>
                <w:szCs w:val="21"/>
              </w:rPr>
            </w:pPr>
            <w:r>
              <w:rPr>
                <w:rFonts w:ascii="宋体" w:hAnsi="宋体" w:cs="Arial" w:hint="eastAsia"/>
                <w:szCs w:val="21"/>
              </w:rPr>
              <w:t>科目余额在借方</w:t>
            </w:r>
          </w:p>
        </w:tc>
        <w:tc>
          <w:tcPr>
            <w:tcW w:w="1296" w:type="dxa"/>
          </w:tcPr>
          <w:p w14:paraId="230CE0C4" w14:textId="503A9777" w:rsidR="00494805" w:rsidRDefault="00494805" w:rsidP="00494805">
            <w:pPr>
              <w:spacing w:line="360" w:lineRule="auto"/>
              <w:rPr>
                <w:rFonts w:ascii="宋体" w:hAnsi="宋体" w:cs="Arial"/>
                <w:szCs w:val="21"/>
              </w:rPr>
            </w:pPr>
            <w:r>
              <w:rPr>
                <w:rFonts w:ascii="宋体" w:hAnsi="宋体" w:cs="Arial" w:hint="eastAsia"/>
                <w:szCs w:val="21"/>
              </w:rPr>
              <w:t>原机构</w:t>
            </w:r>
          </w:p>
        </w:tc>
        <w:tc>
          <w:tcPr>
            <w:tcW w:w="755" w:type="dxa"/>
          </w:tcPr>
          <w:p w14:paraId="401775D4" w14:textId="7F6F9EF3" w:rsidR="00494805" w:rsidRDefault="00490606" w:rsidP="00494805">
            <w:pPr>
              <w:spacing w:line="360" w:lineRule="auto"/>
              <w:rPr>
                <w:rFonts w:ascii="宋体" w:hAnsi="宋体" w:cs="Arial"/>
                <w:szCs w:val="21"/>
              </w:rPr>
            </w:pPr>
            <w:r>
              <w:rPr>
                <w:rFonts w:ascii="宋体" w:hAnsi="宋体" w:cs="Arial"/>
                <w:szCs w:val="21"/>
              </w:rPr>
              <w:t>借</w:t>
            </w:r>
          </w:p>
        </w:tc>
        <w:tc>
          <w:tcPr>
            <w:tcW w:w="1364" w:type="dxa"/>
          </w:tcPr>
          <w:p w14:paraId="5F100973" w14:textId="25B01B5A" w:rsidR="00494805" w:rsidRDefault="00494805" w:rsidP="00494805">
            <w:pPr>
              <w:spacing w:line="360" w:lineRule="auto"/>
              <w:rPr>
                <w:rFonts w:ascii="宋体" w:hAnsi="宋体" w:cs="Arial"/>
                <w:szCs w:val="21"/>
              </w:rPr>
            </w:pPr>
            <w:r>
              <w:rPr>
                <w:rFonts w:ascii="宋体" w:hAnsi="宋体" w:cs="Arial" w:hint="eastAsia"/>
                <w:szCs w:val="21"/>
              </w:rPr>
              <w:t>原科目</w:t>
            </w:r>
          </w:p>
        </w:tc>
        <w:tc>
          <w:tcPr>
            <w:tcW w:w="716" w:type="dxa"/>
          </w:tcPr>
          <w:p w14:paraId="7C7630BC" w14:textId="5B5844E1" w:rsidR="00494805" w:rsidRDefault="00494805" w:rsidP="00494805">
            <w:pPr>
              <w:spacing w:line="360" w:lineRule="auto"/>
              <w:rPr>
                <w:rFonts w:ascii="宋体" w:hAnsi="宋体" w:cs="Arial"/>
                <w:szCs w:val="21"/>
              </w:rPr>
            </w:pPr>
            <w:proofErr w:type="gramStart"/>
            <w:r>
              <w:rPr>
                <w:rFonts w:ascii="宋体" w:hAnsi="宋体" w:cs="Arial" w:hint="eastAsia"/>
                <w:szCs w:val="21"/>
              </w:rPr>
              <w:t>原币</w:t>
            </w:r>
            <w:proofErr w:type="gramEnd"/>
          </w:p>
        </w:tc>
        <w:tc>
          <w:tcPr>
            <w:tcW w:w="2410" w:type="dxa"/>
          </w:tcPr>
          <w:p w14:paraId="05476CE7" w14:textId="241B8F0F" w:rsidR="00494805" w:rsidRDefault="00494805" w:rsidP="00494805">
            <w:pPr>
              <w:spacing w:line="360" w:lineRule="auto"/>
              <w:rPr>
                <w:rFonts w:ascii="宋体" w:hAnsi="宋体" w:cs="Arial"/>
                <w:szCs w:val="21"/>
              </w:rPr>
            </w:pPr>
            <w:r>
              <w:rPr>
                <w:rFonts w:ascii="宋体" w:hAnsi="宋体" w:cs="Arial" w:hint="eastAsia"/>
                <w:szCs w:val="21"/>
              </w:rPr>
              <w:t>原科目总账余额</w:t>
            </w:r>
            <w:r w:rsidR="00490606">
              <w:rPr>
                <w:rFonts w:ascii="宋体" w:hAnsi="宋体" w:cs="Arial" w:hint="eastAsia"/>
                <w:szCs w:val="21"/>
              </w:rPr>
              <w:t>（红字）</w:t>
            </w:r>
          </w:p>
        </w:tc>
      </w:tr>
      <w:tr w:rsidR="00494805" w14:paraId="63F8997E" w14:textId="77777777" w:rsidTr="00490606">
        <w:tc>
          <w:tcPr>
            <w:tcW w:w="1397" w:type="dxa"/>
            <w:vMerge/>
          </w:tcPr>
          <w:p w14:paraId="75C0463F" w14:textId="77777777" w:rsidR="00494805" w:rsidRDefault="00494805" w:rsidP="00494805">
            <w:pPr>
              <w:spacing w:line="360" w:lineRule="auto"/>
              <w:rPr>
                <w:rFonts w:ascii="宋体" w:hAnsi="宋体" w:cs="Arial"/>
                <w:szCs w:val="21"/>
              </w:rPr>
            </w:pPr>
          </w:p>
        </w:tc>
        <w:tc>
          <w:tcPr>
            <w:tcW w:w="1296" w:type="dxa"/>
          </w:tcPr>
          <w:p w14:paraId="6C53E229" w14:textId="4ED39729" w:rsidR="00494805" w:rsidRDefault="00494805" w:rsidP="00494805">
            <w:pPr>
              <w:spacing w:line="360" w:lineRule="auto"/>
              <w:rPr>
                <w:rFonts w:ascii="宋体" w:hAnsi="宋体" w:cs="Arial"/>
                <w:szCs w:val="21"/>
              </w:rPr>
            </w:pPr>
            <w:r>
              <w:rPr>
                <w:rFonts w:ascii="宋体" w:hAnsi="宋体" w:cs="Arial" w:hint="eastAsia"/>
                <w:szCs w:val="21"/>
              </w:rPr>
              <w:t>新机构</w:t>
            </w:r>
          </w:p>
        </w:tc>
        <w:tc>
          <w:tcPr>
            <w:tcW w:w="755" w:type="dxa"/>
          </w:tcPr>
          <w:p w14:paraId="691821B9" w14:textId="265AD264" w:rsidR="00494805" w:rsidRDefault="00494805" w:rsidP="00494805">
            <w:pPr>
              <w:spacing w:line="360" w:lineRule="auto"/>
              <w:rPr>
                <w:rFonts w:ascii="宋体" w:hAnsi="宋体" w:cs="Arial"/>
                <w:szCs w:val="21"/>
              </w:rPr>
            </w:pPr>
            <w:r>
              <w:rPr>
                <w:rFonts w:ascii="宋体" w:hAnsi="宋体" w:cs="Arial" w:hint="eastAsia"/>
                <w:szCs w:val="21"/>
              </w:rPr>
              <w:t>借</w:t>
            </w:r>
          </w:p>
        </w:tc>
        <w:tc>
          <w:tcPr>
            <w:tcW w:w="1364" w:type="dxa"/>
          </w:tcPr>
          <w:p w14:paraId="5DD2A686" w14:textId="70160E4E" w:rsidR="00494805" w:rsidRDefault="00494805" w:rsidP="00494805">
            <w:pPr>
              <w:spacing w:line="360" w:lineRule="auto"/>
              <w:rPr>
                <w:rFonts w:ascii="宋体" w:hAnsi="宋体" w:cs="Arial"/>
                <w:szCs w:val="21"/>
              </w:rPr>
            </w:pPr>
            <w:r>
              <w:rPr>
                <w:rFonts w:ascii="宋体" w:hAnsi="宋体" w:cs="Arial" w:hint="eastAsia"/>
                <w:szCs w:val="21"/>
              </w:rPr>
              <w:t>原科目</w:t>
            </w:r>
          </w:p>
        </w:tc>
        <w:tc>
          <w:tcPr>
            <w:tcW w:w="716" w:type="dxa"/>
          </w:tcPr>
          <w:p w14:paraId="5E999A87" w14:textId="3B8ECCF1" w:rsidR="00494805" w:rsidRDefault="00494805" w:rsidP="00494805">
            <w:pPr>
              <w:spacing w:line="360" w:lineRule="auto"/>
              <w:rPr>
                <w:rFonts w:ascii="宋体" w:hAnsi="宋体" w:cs="Arial"/>
                <w:szCs w:val="21"/>
              </w:rPr>
            </w:pPr>
            <w:proofErr w:type="gramStart"/>
            <w:r>
              <w:rPr>
                <w:rFonts w:ascii="宋体" w:hAnsi="宋体" w:cs="Arial" w:hint="eastAsia"/>
                <w:szCs w:val="21"/>
              </w:rPr>
              <w:t>原币</w:t>
            </w:r>
            <w:proofErr w:type="gramEnd"/>
          </w:p>
        </w:tc>
        <w:tc>
          <w:tcPr>
            <w:tcW w:w="2410" w:type="dxa"/>
          </w:tcPr>
          <w:p w14:paraId="754B473B" w14:textId="55E0F055" w:rsidR="00494805" w:rsidRDefault="00494805" w:rsidP="00494805">
            <w:pPr>
              <w:spacing w:line="360" w:lineRule="auto"/>
              <w:rPr>
                <w:rFonts w:ascii="宋体" w:hAnsi="宋体" w:cs="Arial"/>
                <w:szCs w:val="21"/>
              </w:rPr>
            </w:pPr>
            <w:r>
              <w:rPr>
                <w:rFonts w:ascii="宋体" w:hAnsi="宋体" w:cs="Arial" w:hint="eastAsia"/>
                <w:szCs w:val="21"/>
              </w:rPr>
              <w:t>原科目总账余额</w:t>
            </w:r>
          </w:p>
        </w:tc>
      </w:tr>
      <w:tr w:rsidR="00494805" w14:paraId="76710A39" w14:textId="77777777" w:rsidTr="00490606">
        <w:tc>
          <w:tcPr>
            <w:tcW w:w="1397" w:type="dxa"/>
            <w:vMerge w:val="restart"/>
          </w:tcPr>
          <w:p w14:paraId="532568BD" w14:textId="078D82FD" w:rsidR="00494805" w:rsidRDefault="00494805" w:rsidP="00494805">
            <w:pPr>
              <w:spacing w:line="360" w:lineRule="auto"/>
              <w:rPr>
                <w:rFonts w:ascii="宋体" w:hAnsi="宋体" w:cs="Arial"/>
                <w:szCs w:val="21"/>
              </w:rPr>
            </w:pPr>
            <w:r>
              <w:rPr>
                <w:rFonts w:ascii="宋体" w:hAnsi="宋体" w:cs="Arial" w:hint="eastAsia"/>
                <w:szCs w:val="21"/>
              </w:rPr>
              <w:t>科目余额在</w:t>
            </w:r>
            <w:r>
              <w:rPr>
                <w:rFonts w:ascii="宋体" w:hAnsi="宋体" w:cs="Arial" w:hint="eastAsia"/>
                <w:szCs w:val="21"/>
              </w:rPr>
              <w:lastRenderedPageBreak/>
              <w:t>贷方</w:t>
            </w:r>
          </w:p>
        </w:tc>
        <w:tc>
          <w:tcPr>
            <w:tcW w:w="1296" w:type="dxa"/>
          </w:tcPr>
          <w:p w14:paraId="5D2FFF10" w14:textId="41A362EE" w:rsidR="00494805" w:rsidRDefault="00494805" w:rsidP="00494805">
            <w:pPr>
              <w:spacing w:line="360" w:lineRule="auto"/>
              <w:rPr>
                <w:rFonts w:ascii="宋体" w:hAnsi="宋体" w:cs="Arial"/>
                <w:szCs w:val="21"/>
              </w:rPr>
            </w:pPr>
            <w:r>
              <w:rPr>
                <w:rFonts w:ascii="宋体" w:hAnsi="宋体" w:cs="Arial" w:hint="eastAsia"/>
                <w:szCs w:val="21"/>
              </w:rPr>
              <w:lastRenderedPageBreak/>
              <w:t>原机构</w:t>
            </w:r>
          </w:p>
        </w:tc>
        <w:tc>
          <w:tcPr>
            <w:tcW w:w="755" w:type="dxa"/>
          </w:tcPr>
          <w:p w14:paraId="1558F1F1" w14:textId="7831C516" w:rsidR="00494805" w:rsidRDefault="00490606" w:rsidP="00494805">
            <w:pPr>
              <w:spacing w:line="360" w:lineRule="auto"/>
              <w:rPr>
                <w:rFonts w:ascii="宋体" w:hAnsi="宋体" w:cs="Arial"/>
                <w:szCs w:val="21"/>
              </w:rPr>
            </w:pPr>
            <w:r>
              <w:rPr>
                <w:rFonts w:ascii="宋体" w:hAnsi="宋体" w:cs="Arial"/>
                <w:szCs w:val="21"/>
              </w:rPr>
              <w:t>贷</w:t>
            </w:r>
          </w:p>
        </w:tc>
        <w:tc>
          <w:tcPr>
            <w:tcW w:w="1364" w:type="dxa"/>
          </w:tcPr>
          <w:p w14:paraId="104657F6" w14:textId="7320C21A" w:rsidR="00494805" w:rsidRDefault="00494805" w:rsidP="00494805">
            <w:pPr>
              <w:spacing w:line="360" w:lineRule="auto"/>
              <w:rPr>
                <w:rFonts w:ascii="宋体" w:hAnsi="宋体" w:cs="Arial"/>
                <w:szCs w:val="21"/>
              </w:rPr>
            </w:pPr>
            <w:r>
              <w:rPr>
                <w:rFonts w:ascii="宋体" w:hAnsi="宋体" w:cs="Arial" w:hint="eastAsia"/>
                <w:szCs w:val="21"/>
              </w:rPr>
              <w:t>原科目</w:t>
            </w:r>
          </w:p>
        </w:tc>
        <w:tc>
          <w:tcPr>
            <w:tcW w:w="716" w:type="dxa"/>
          </w:tcPr>
          <w:p w14:paraId="71F58397" w14:textId="4AC35DC6" w:rsidR="00494805" w:rsidRDefault="00494805" w:rsidP="00494805">
            <w:pPr>
              <w:spacing w:line="360" w:lineRule="auto"/>
              <w:rPr>
                <w:rFonts w:ascii="宋体" w:hAnsi="宋体" w:cs="Arial"/>
                <w:szCs w:val="21"/>
              </w:rPr>
            </w:pPr>
            <w:proofErr w:type="gramStart"/>
            <w:r>
              <w:rPr>
                <w:rFonts w:ascii="宋体" w:hAnsi="宋体" w:cs="Arial" w:hint="eastAsia"/>
                <w:szCs w:val="21"/>
              </w:rPr>
              <w:t>原币</w:t>
            </w:r>
            <w:proofErr w:type="gramEnd"/>
          </w:p>
        </w:tc>
        <w:tc>
          <w:tcPr>
            <w:tcW w:w="2410" w:type="dxa"/>
          </w:tcPr>
          <w:p w14:paraId="75A92EB0" w14:textId="489BE22B" w:rsidR="00494805" w:rsidRDefault="00494805" w:rsidP="00494805">
            <w:pPr>
              <w:spacing w:line="360" w:lineRule="auto"/>
              <w:rPr>
                <w:rFonts w:ascii="宋体" w:hAnsi="宋体" w:cs="Arial"/>
                <w:szCs w:val="21"/>
              </w:rPr>
            </w:pPr>
            <w:r>
              <w:rPr>
                <w:rFonts w:ascii="宋体" w:hAnsi="宋体" w:cs="Arial" w:hint="eastAsia"/>
                <w:szCs w:val="21"/>
              </w:rPr>
              <w:t>原科目总账余额</w:t>
            </w:r>
            <w:r w:rsidR="00490606">
              <w:rPr>
                <w:rFonts w:ascii="宋体" w:hAnsi="宋体" w:cs="Arial" w:hint="eastAsia"/>
                <w:szCs w:val="21"/>
              </w:rPr>
              <w:t>（红字）</w:t>
            </w:r>
          </w:p>
        </w:tc>
      </w:tr>
      <w:tr w:rsidR="00494805" w14:paraId="644CF092" w14:textId="77777777" w:rsidTr="00490606">
        <w:tc>
          <w:tcPr>
            <w:tcW w:w="1397" w:type="dxa"/>
            <w:vMerge/>
          </w:tcPr>
          <w:p w14:paraId="69A22950" w14:textId="77777777" w:rsidR="00494805" w:rsidRDefault="00494805" w:rsidP="00494805">
            <w:pPr>
              <w:spacing w:line="360" w:lineRule="auto"/>
              <w:rPr>
                <w:rFonts w:ascii="宋体" w:hAnsi="宋体" w:cs="Arial"/>
                <w:szCs w:val="21"/>
              </w:rPr>
            </w:pPr>
          </w:p>
        </w:tc>
        <w:tc>
          <w:tcPr>
            <w:tcW w:w="1296" w:type="dxa"/>
          </w:tcPr>
          <w:p w14:paraId="0D17BE9A" w14:textId="1CD79CB0" w:rsidR="00494805" w:rsidRDefault="00494805" w:rsidP="00494805">
            <w:pPr>
              <w:spacing w:line="360" w:lineRule="auto"/>
              <w:rPr>
                <w:rFonts w:ascii="宋体" w:hAnsi="宋体" w:cs="Arial"/>
                <w:szCs w:val="21"/>
              </w:rPr>
            </w:pPr>
            <w:r>
              <w:rPr>
                <w:rFonts w:ascii="宋体" w:hAnsi="宋体" w:cs="Arial" w:hint="eastAsia"/>
                <w:szCs w:val="21"/>
              </w:rPr>
              <w:t>新机构</w:t>
            </w:r>
          </w:p>
        </w:tc>
        <w:tc>
          <w:tcPr>
            <w:tcW w:w="755" w:type="dxa"/>
          </w:tcPr>
          <w:p w14:paraId="62F7D9EF" w14:textId="6974D716" w:rsidR="00494805" w:rsidRDefault="00494805" w:rsidP="00494805">
            <w:pPr>
              <w:spacing w:line="360" w:lineRule="auto"/>
              <w:rPr>
                <w:rFonts w:ascii="宋体" w:hAnsi="宋体" w:cs="Arial"/>
                <w:szCs w:val="21"/>
              </w:rPr>
            </w:pPr>
            <w:r>
              <w:rPr>
                <w:rFonts w:ascii="宋体" w:hAnsi="宋体" w:cs="Arial" w:hint="eastAsia"/>
                <w:szCs w:val="21"/>
              </w:rPr>
              <w:t>贷</w:t>
            </w:r>
          </w:p>
        </w:tc>
        <w:tc>
          <w:tcPr>
            <w:tcW w:w="1364" w:type="dxa"/>
          </w:tcPr>
          <w:p w14:paraId="5970844F" w14:textId="7DF4C766" w:rsidR="00494805" w:rsidRDefault="00494805" w:rsidP="00494805">
            <w:pPr>
              <w:spacing w:line="360" w:lineRule="auto"/>
              <w:rPr>
                <w:rFonts w:ascii="宋体" w:hAnsi="宋体" w:cs="Arial"/>
                <w:szCs w:val="21"/>
              </w:rPr>
            </w:pPr>
            <w:r>
              <w:rPr>
                <w:rFonts w:ascii="宋体" w:hAnsi="宋体" w:cs="Arial" w:hint="eastAsia"/>
                <w:szCs w:val="21"/>
              </w:rPr>
              <w:t>原科目</w:t>
            </w:r>
          </w:p>
        </w:tc>
        <w:tc>
          <w:tcPr>
            <w:tcW w:w="716" w:type="dxa"/>
          </w:tcPr>
          <w:p w14:paraId="385BD4E4" w14:textId="32928FC3" w:rsidR="00494805" w:rsidRDefault="00494805" w:rsidP="00494805">
            <w:pPr>
              <w:spacing w:line="360" w:lineRule="auto"/>
              <w:rPr>
                <w:rFonts w:ascii="宋体" w:hAnsi="宋体" w:cs="Arial"/>
                <w:szCs w:val="21"/>
              </w:rPr>
            </w:pPr>
            <w:proofErr w:type="gramStart"/>
            <w:r>
              <w:rPr>
                <w:rFonts w:ascii="宋体" w:hAnsi="宋体" w:cs="Arial" w:hint="eastAsia"/>
                <w:szCs w:val="21"/>
              </w:rPr>
              <w:t>原币</w:t>
            </w:r>
            <w:proofErr w:type="gramEnd"/>
          </w:p>
        </w:tc>
        <w:tc>
          <w:tcPr>
            <w:tcW w:w="2410" w:type="dxa"/>
          </w:tcPr>
          <w:p w14:paraId="4C90A669" w14:textId="3BA2017C" w:rsidR="00494805" w:rsidRDefault="00494805" w:rsidP="00494805">
            <w:pPr>
              <w:spacing w:line="360" w:lineRule="auto"/>
              <w:rPr>
                <w:rFonts w:ascii="宋体" w:hAnsi="宋体" w:cs="Arial"/>
                <w:szCs w:val="21"/>
              </w:rPr>
            </w:pPr>
            <w:r>
              <w:rPr>
                <w:rFonts w:ascii="宋体" w:hAnsi="宋体" w:cs="Arial" w:hint="eastAsia"/>
                <w:szCs w:val="21"/>
              </w:rPr>
              <w:t>原科目总账余额</w:t>
            </w:r>
          </w:p>
        </w:tc>
      </w:tr>
    </w:tbl>
    <w:p w14:paraId="0030CD05" w14:textId="77777777" w:rsidR="00494805" w:rsidRPr="00494805" w:rsidRDefault="00494805" w:rsidP="00494805">
      <w:pPr>
        <w:spacing w:line="360" w:lineRule="auto"/>
        <w:rPr>
          <w:rFonts w:ascii="宋体" w:hAnsi="宋体" w:cs="Arial"/>
          <w:szCs w:val="21"/>
        </w:rPr>
      </w:pPr>
    </w:p>
    <w:p w14:paraId="262694DF" w14:textId="38D96764" w:rsidR="00494805" w:rsidRDefault="00494805" w:rsidP="00494805">
      <w:pPr>
        <w:pStyle w:val="ad"/>
        <w:numPr>
          <w:ilvl w:val="1"/>
          <w:numId w:val="120"/>
        </w:numPr>
        <w:spacing w:line="360" w:lineRule="auto"/>
        <w:ind w:firstLineChars="0"/>
        <w:rPr>
          <w:rFonts w:ascii="宋体" w:hAnsi="宋体" w:cs="Arial"/>
          <w:szCs w:val="21"/>
        </w:rPr>
      </w:pPr>
      <w:r>
        <w:rPr>
          <w:rFonts w:ascii="宋体" w:hAnsi="宋体" w:cs="Arial"/>
          <w:szCs w:val="21"/>
        </w:rPr>
        <w:t>对于内部户</w:t>
      </w:r>
      <w:r>
        <w:rPr>
          <w:rFonts w:ascii="宋体" w:hAnsi="宋体" w:cs="Arial" w:hint="eastAsia"/>
          <w:szCs w:val="21"/>
        </w:rPr>
        <w:t>，</w:t>
      </w:r>
      <w:r w:rsidR="00100855">
        <w:rPr>
          <w:rFonts w:ascii="宋体" w:hAnsi="宋体" w:cs="Arial" w:hint="eastAsia"/>
          <w:szCs w:val="21"/>
        </w:rPr>
        <w:t>更新</w:t>
      </w:r>
      <w:r>
        <w:rPr>
          <w:rFonts w:ascii="宋体" w:hAnsi="宋体" w:cs="Arial" w:hint="eastAsia"/>
          <w:szCs w:val="21"/>
        </w:rPr>
        <w:t>内部</w:t>
      </w:r>
      <w:proofErr w:type="gramStart"/>
      <w:r>
        <w:rPr>
          <w:rFonts w:ascii="宋体" w:hAnsi="宋体" w:cs="Arial" w:hint="eastAsia"/>
          <w:szCs w:val="21"/>
        </w:rPr>
        <w:t>户</w:t>
      </w:r>
      <w:r w:rsidR="00100855">
        <w:rPr>
          <w:rFonts w:ascii="宋体" w:hAnsi="宋体" w:cs="Arial"/>
          <w:szCs w:val="21"/>
        </w:rPr>
        <w:t>主档原机构</w:t>
      </w:r>
      <w:proofErr w:type="gramEnd"/>
      <w:r w:rsidR="00100855">
        <w:rPr>
          <w:rFonts w:ascii="宋体" w:hAnsi="宋体" w:cs="Arial"/>
          <w:szCs w:val="21"/>
        </w:rPr>
        <w:t>的</w:t>
      </w:r>
      <w:proofErr w:type="gramStart"/>
      <w:r w:rsidR="00100855">
        <w:rPr>
          <w:rFonts w:ascii="宋体" w:hAnsi="宋体" w:cs="Arial"/>
          <w:szCs w:val="21"/>
        </w:rPr>
        <w:t>内部户机构</w:t>
      </w:r>
      <w:proofErr w:type="gramEnd"/>
      <w:r w:rsidR="00100855">
        <w:rPr>
          <w:rFonts w:ascii="宋体" w:hAnsi="宋体" w:cs="Arial"/>
          <w:szCs w:val="21"/>
        </w:rPr>
        <w:t>信息</w:t>
      </w:r>
      <w:r w:rsidRPr="007B2A8C">
        <w:rPr>
          <w:rFonts w:ascii="宋体" w:hAnsi="宋体" w:cs="Arial" w:hint="eastAsia"/>
          <w:szCs w:val="21"/>
        </w:rPr>
        <w:t>，</w:t>
      </w:r>
      <w:r w:rsidRPr="007B2A8C">
        <w:rPr>
          <w:rFonts w:ascii="宋体" w:hAnsi="宋体" w:cs="Arial"/>
          <w:szCs w:val="21"/>
        </w:rPr>
        <w:t>如果该</w:t>
      </w:r>
      <w:proofErr w:type="gramStart"/>
      <w:r w:rsidRPr="007B2A8C">
        <w:rPr>
          <w:rFonts w:ascii="宋体" w:hAnsi="宋体" w:cs="Arial"/>
          <w:szCs w:val="21"/>
        </w:rPr>
        <w:t>内部户设置</w:t>
      </w:r>
      <w:proofErr w:type="gramEnd"/>
      <w:r w:rsidRPr="007B2A8C">
        <w:rPr>
          <w:rFonts w:ascii="宋体" w:hAnsi="宋体" w:cs="Arial"/>
          <w:szCs w:val="21"/>
        </w:rPr>
        <w:t>了挂销账属性</w:t>
      </w:r>
      <w:r w:rsidRPr="007B2A8C">
        <w:rPr>
          <w:rFonts w:ascii="宋体" w:hAnsi="宋体" w:cs="Arial" w:hint="eastAsia"/>
          <w:szCs w:val="21"/>
        </w:rPr>
        <w:t>，</w:t>
      </w:r>
      <w:r w:rsidRPr="007B2A8C">
        <w:rPr>
          <w:rFonts w:ascii="宋体" w:hAnsi="宋体" w:cs="Arial"/>
          <w:szCs w:val="21"/>
        </w:rPr>
        <w:t>需要修改其挂销账登记簿的机构</w:t>
      </w:r>
      <w:r w:rsidRPr="007B2A8C">
        <w:rPr>
          <w:rFonts w:ascii="宋体" w:hAnsi="宋体" w:cs="Arial" w:hint="eastAsia"/>
          <w:szCs w:val="21"/>
        </w:rPr>
        <w:t>信息。</w:t>
      </w:r>
    </w:p>
    <w:p w14:paraId="3209CF49" w14:textId="77777777" w:rsidR="00100855" w:rsidRDefault="00100855" w:rsidP="00100855">
      <w:pPr>
        <w:pStyle w:val="ad"/>
        <w:spacing w:line="360" w:lineRule="auto"/>
        <w:ind w:left="1266" w:firstLineChars="0" w:firstLine="0"/>
        <w:rPr>
          <w:rFonts w:ascii="宋体" w:hAnsi="宋体" w:cs="Arial"/>
          <w:szCs w:val="21"/>
        </w:rPr>
      </w:pPr>
    </w:p>
    <w:p w14:paraId="4C36594A" w14:textId="49370755" w:rsidR="000A3953" w:rsidRPr="00100855" w:rsidRDefault="000A3953" w:rsidP="00100855">
      <w:pPr>
        <w:pStyle w:val="ad"/>
        <w:numPr>
          <w:ilvl w:val="0"/>
          <w:numId w:val="120"/>
        </w:numPr>
        <w:spacing w:line="360" w:lineRule="auto"/>
        <w:ind w:firstLineChars="0"/>
        <w:rPr>
          <w:rFonts w:ascii="宋体" w:hAnsi="宋体" w:cs="Arial"/>
          <w:szCs w:val="21"/>
        </w:rPr>
      </w:pPr>
      <w:r w:rsidRPr="00100855">
        <w:rPr>
          <w:rFonts w:ascii="宋体" w:hAnsi="宋体" w:cs="Arial" w:hint="eastAsia"/>
          <w:szCs w:val="21"/>
        </w:rPr>
        <w:t>机构撤并后，如果对撤并前所做的交易进行冲账，则生成冲账传票，冲账传票的基本规则如下：</w:t>
      </w:r>
    </w:p>
    <w:p w14:paraId="662DE962" w14:textId="617F7D38" w:rsidR="000A3953" w:rsidRPr="000A3953" w:rsidRDefault="000A3953" w:rsidP="000A3953">
      <w:pPr>
        <w:pStyle w:val="ad"/>
        <w:numPr>
          <w:ilvl w:val="0"/>
          <w:numId w:val="116"/>
        </w:numPr>
        <w:spacing w:line="360" w:lineRule="auto"/>
        <w:ind w:firstLineChars="0"/>
        <w:rPr>
          <w:rFonts w:ascii="宋体" w:hAnsi="宋体" w:cs="Arial"/>
          <w:szCs w:val="21"/>
        </w:rPr>
      </w:pPr>
      <w:proofErr w:type="gramStart"/>
      <w:r w:rsidRPr="000A3953">
        <w:rPr>
          <w:rFonts w:ascii="宋体" w:hAnsi="宋体" w:cs="Arial" w:hint="eastAsia"/>
          <w:szCs w:val="21"/>
        </w:rPr>
        <w:t>帐户</w:t>
      </w:r>
      <w:proofErr w:type="gramEnd"/>
      <w:r w:rsidRPr="000A3953">
        <w:rPr>
          <w:rFonts w:ascii="宋体" w:hAnsi="宋体" w:cs="Arial" w:hint="eastAsia"/>
          <w:szCs w:val="21"/>
        </w:rPr>
        <w:t>金融交易，核算机构直接从新机构出账；涉及本金、计提利息、利息收支等。</w:t>
      </w:r>
    </w:p>
    <w:p w14:paraId="04B5A67D" w14:textId="7559D3FA" w:rsidR="000A3953" w:rsidRPr="000A3953" w:rsidRDefault="000A3953" w:rsidP="000A3953">
      <w:pPr>
        <w:pStyle w:val="ad"/>
        <w:numPr>
          <w:ilvl w:val="0"/>
          <w:numId w:val="116"/>
        </w:numPr>
        <w:spacing w:line="360" w:lineRule="auto"/>
        <w:ind w:firstLineChars="0"/>
        <w:rPr>
          <w:rFonts w:ascii="宋体" w:hAnsi="宋体" w:cs="Arial"/>
          <w:szCs w:val="21"/>
        </w:rPr>
      </w:pPr>
      <w:r w:rsidRPr="000A3953">
        <w:rPr>
          <w:rFonts w:ascii="宋体" w:hAnsi="宋体" w:cs="Arial"/>
          <w:szCs w:val="21"/>
        </w:rPr>
        <w:t>对撤并前的金融交易进行冲账</w:t>
      </w:r>
      <w:r w:rsidRPr="000A3953">
        <w:rPr>
          <w:rFonts w:ascii="宋体" w:hAnsi="宋体" w:cs="Arial" w:hint="eastAsia"/>
          <w:szCs w:val="21"/>
        </w:rPr>
        <w:t>，</w:t>
      </w:r>
      <w:r w:rsidRPr="000A3953">
        <w:rPr>
          <w:rFonts w:ascii="宋体" w:hAnsi="宋体" w:cs="Arial"/>
          <w:szCs w:val="21"/>
        </w:rPr>
        <w:t>势必引起账户计提利息的调整</w:t>
      </w:r>
      <w:r w:rsidRPr="000A3953">
        <w:rPr>
          <w:rFonts w:ascii="宋体" w:hAnsi="宋体" w:cs="Arial" w:hint="eastAsia"/>
          <w:szCs w:val="21"/>
        </w:rPr>
        <w:t>，</w:t>
      </w:r>
      <w:r w:rsidRPr="000A3953">
        <w:rPr>
          <w:rFonts w:ascii="宋体" w:hAnsi="宋体" w:cs="Arial"/>
          <w:szCs w:val="21"/>
        </w:rPr>
        <w:t>调整处理与正常</w:t>
      </w:r>
      <w:proofErr w:type="gramStart"/>
      <w:r w:rsidRPr="000A3953">
        <w:rPr>
          <w:rFonts w:ascii="宋体" w:hAnsi="宋体" w:cs="Arial"/>
          <w:szCs w:val="21"/>
        </w:rPr>
        <w:t>冲补账</w:t>
      </w:r>
      <w:proofErr w:type="gramEnd"/>
      <w:r w:rsidRPr="000A3953">
        <w:rPr>
          <w:rFonts w:ascii="宋体" w:hAnsi="宋体" w:cs="Arial"/>
          <w:szCs w:val="21"/>
        </w:rPr>
        <w:t>的计提利息调整处理原则一致</w:t>
      </w:r>
      <w:r w:rsidRPr="000A3953">
        <w:rPr>
          <w:rFonts w:ascii="宋体" w:hAnsi="宋体" w:cs="Arial" w:hint="eastAsia"/>
          <w:szCs w:val="21"/>
        </w:rPr>
        <w:t>，</w:t>
      </w:r>
      <w:r w:rsidRPr="000A3953">
        <w:rPr>
          <w:rFonts w:ascii="宋体" w:hAnsi="宋体" w:cs="Arial"/>
          <w:szCs w:val="21"/>
        </w:rPr>
        <w:t>无论是否跨结息周期</w:t>
      </w:r>
      <w:r w:rsidRPr="000A3953">
        <w:rPr>
          <w:rFonts w:ascii="宋体" w:hAnsi="宋体" w:cs="Arial" w:hint="eastAsia"/>
          <w:szCs w:val="21"/>
        </w:rPr>
        <w:t>，</w:t>
      </w:r>
      <w:r w:rsidRPr="000A3953">
        <w:rPr>
          <w:rFonts w:ascii="宋体" w:hAnsi="宋体" w:cs="Arial"/>
          <w:szCs w:val="21"/>
        </w:rPr>
        <w:t>调整金额均调整到本结息周期</w:t>
      </w:r>
      <w:r w:rsidRPr="000A3953">
        <w:rPr>
          <w:rFonts w:ascii="宋体" w:hAnsi="宋体" w:cs="Arial" w:hint="eastAsia"/>
          <w:szCs w:val="21"/>
        </w:rPr>
        <w:t>，</w:t>
      </w:r>
      <w:r w:rsidRPr="000A3953">
        <w:rPr>
          <w:rFonts w:ascii="宋体" w:hAnsi="宋体" w:cs="Arial"/>
          <w:szCs w:val="21"/>
        </w:rPr>
        <w:t>并记账到新机构</w:t>
      </w:r>
      <w:r w:rsidRPr="000A3953">
        <w:rPr>
          <w:rFonts w:ascii="宋体" w:hAnsi="宋体" w:cs="Arial" w:hint="eastAsia"/>
          <w:szCs w:val="21"/>
        </w:rPr>
        <w:t>。</w:t>
      </w:r>
    </w:p>
    <w:p w14:paraId="47C0B9D0" w14:textId="2572E4A4" w:rsidR="000A3953" w:rsidRPr="000A3953" w:rsidRDefault="002E40C9" w:rsidP="000A3953">
      <w:pPr>
        <w:pStyle w:val="ad"/>
        <w:numPr>
          <w:ilvl w:val="0"/>
          <w:numId w:val="116"/>
        </w:numPr>
        <w:spacing w:line="360" w:lineRule="auto"/>
        <w:ind w:firstLineChars="0"/>
        <w:rPr>
          <w:rFonts w:ascii="宋体" w:hAnsi="宋体" w:cs="Arial"/>
          <w:szCs w:val="21"/>
        </w:rPr>
      </w:pPr>
      <w:r>
        <w:rPr>
          <w:rFonts w:ascii="宋体" w:hAnsi="宋体" w:cs="Arial" w:hint="eastAsia"/>
          <w:szCs w:val="21"/>
        </w:rPr>
        <w:t>对于账户行所迁移，原</w:t>
      </w:r>
      <w:r w:rsidR="000A3953" w:rsidRPr="000A3953">
        <w:rPr>
          <w:rFonts w:ascii="宋体" w:hAnsi="宋体" w:cs="Arial" w:hint="eastAsia"/>
          <w:szCs w:val="21"/>
        </w:rPr>
        <w:t>交易涉及的凭证、现金、费用科目等不直接与账户相关的账务</w:t>
      </w:r>
      <w:r>
        <w:rPr>
          <w:rFonts w:ascii="宋体" w:hAnsi="宋体" w:cs="Arial" w:hint="eastAsia"/>
          <w:szCs w:val="21"/>
        </w:rPr>
        <w:t>，冲账时</w:t>
      </w:r>
      <w:r w:rsidR="000A3953" w:rsidRPr="000A3953">
        <w:rPr>
          <w:rFonts w:ascii="宋体" w:hAnsi="宋体" w:cs="Arial" w:hint="eastAsia"/>
          <w:szCs w:val="21"/>
        </w:rPr>
        <w:t>仍按原机构出账。</w:t>
      </w:r>
    </w:p>
    <w:p w14:paraId="47A54770" w14:textId="77777777" w:rsidR="000A3953" w:rsidRDefault="000A3953" w:rsidP="000A3953">
      <w:pPr>
        <w:pStyle w:val="ad"/>
        <w:jc w:val="left"/>
      </w:pPr>
    </w:p>
    <w:p w14:paraId="2AB27C97" w14:textId="77777777" w:rsidR="000A3953" w:rsidRPr="004D6984" w:rsidRDefault="000A3953" w:rsidP="000A3953">
      <w:pPr>
        <w:pStyle w:val="ad"/>
        <w:jc w:val="left"/>
      </w:pPr>
      <w:r w:rsidRPr="004D6984">
        <w:rPr>
          <w:rFonts w:hint="eastAsia"/>
        </w:rPr>
        <w:t>以下</w:t>
      </w:r>
      <w:r>
        <w:rPr>
          <w:rFonts w:hint="eastAsia"/>
        </w:rPr>
        <w:t>客户</w:t>
      </w:r>
      <w:r w:rsidRPr="004D6984">
        <w:rPr>
          <w:rFonts w:hint="eastAsia"/>
        </w:rPr>
        <w:t>收费交易为例子</w:t>
      </w:r>
    </w:p>
    <w:tbl>
      <w:tblPr>
        <w:tblW w:w="6946" w:type="dxa"/>
        <w:tblInd w:w="1384" w:type="dxa"/>
        <w:tblLook w:val="04A0" w:firstRow="1" w:lastRow="0" w:firstColumn="1" w:lastColumn="0" w:noHBand="0" w:noVBand="1"/>
      </w:tblPr>
      <w:tblGrid>
        <w:gridCol w:w="1701"/>
        <w:gridCol w:w="1276"/>
        <w:gridCol w:w="2714"/>
        <w:gridCol w:w="1255"/>
      </w:tblGrid>
      <w:tr w:rsidR="000A3953" w:rsidRPr="004D6984" w14:paraId="06CB5AE6" w14:textId="77777777" w:rsidTr="007549A7">
        <w:trPr>
          <w:trHeight w:val="255"/>
        </w:trPr>
        <w:tc>
          <w:tcPr>
            <w:tcW w:w="6946"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C626BB9" w14:textId="77777777" w:rsidR="000A3953" w:rsidRPr="004D6984" w:rsidRDefault="000A3953" w:rsidP="007549A7">
            <w:pPr>
              <w:widowControl/>
              <w:jc w:val="left"/>
              <w:rPr>
                <w:rFonts w:cs="Arial"/>
                <w:kern w:val="0"/>
                <w:sz w:val="20"/>
                <w:szCs w:val="20"/>
              </w:rPr>
            </w:pPr>
            <w:r>
              <w:rPr>
                <w:rFonts w:cs="Arial" w:hint="eastAsia"/>
                <w:kern w:val="0"/>
                <w:sz w:val="20"/>
                <w:szCs w:val="20"/>
              </w:rPr>
              <w:t>撤并前</w:t>
            </w:r>
            <w:r w:rsidRPr="004D6984">
              <w:rPr>
                <w:rFonts w:cs="Arial" w:hint="eastAsia"/>
                <w:kern w:val="0"/>
                <w:sz w:val="20"/>
                <w:szCs w:val="20"/>
              </w:rPr>
              <w:t>交易</w:t>
            </w:r>
          </w:p>
        </w:tc>
      </w:tr>
      <w:tr w:rsidR="000A3953" w:rsidRPr="004D6984" w14:paraId="3C2E982D"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426ACFFE"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DR</w:t>
            </w:r>
          </w:p>
        </w:tc>
        <w:tc>
          <w:tcPr>
            <w:tcW w:w="1276" w:type="dxa"/>
            <w:tcBorders>
              <w:top w:val="nil"/>
              <w:left w:val="nil"/>
              <w:bottom w:val="single" w:sz="4" w:space="0" w:color="auto"/>
              <w:right w:val="single" w:sz="4" w:space="0" w:color="auto"/>
            </w:tcBorders>
            <w:shd w:val="clear" w:color="auto" w:fill="auto"/>
            <w:noWrap/>
            <w:vAlign w:val="bottom"/>
            <w:hideMark/>
          </w:tcPr>
          <w:p w14:paraId="16BA2415"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A</w:t>
            </w:r>
            <w:r w:rsidRPr="004D6984">
              <w:rPr>
                <w:rFonts w:cs="Arial" w:hint="eastAsia"/>
                <w:kern w:val="0"/>
                <w:sz w:val="20"/>
                <w:szCs w:val="20"/>
              </w:rPr>
              <w:t>撤出机构</w:t>
            </w:r>
          </w:p>
        </w:tc>
        <w:tc>
          <w:tcPr>
            <w:tcW w:w="2714" w:type="dxa"/>
            <w:tcBorders>
              <w:top w:val="nil"/>
              <w:left w:val="nil"/>
              <w:bottom w:val="single" w:sz="4" w:space="0" w:color="auto"/>
              <w:right w:val="single" w:sz="4" w:space="0" w:color="auto"/>
            </w:tcBorders>
            <w:shd w:val="clear" w:color="auto" w:fill="auto"/>
            <w:noWrap/>
            <w:vAlign w:val="bottom"/>
            <w:hideMark/>
          </w:tcPr>
          <w:p w14:paraId="7E07072D" w14:textId="77777777" w:rsidR="000A3953" w:rsidRPr="004D6984" w:rsidRDefault="000A3953" w:rsidP="007549A7">
            <w:pPr>
              <w:widowControl/>
              <w:jc w:val="left"/>
              <w:rPr>
                <w:rFonts w:ascii="Arial" w:hAnsi="Arial" w:cs="Arial"/>
                <w:kern w:val="0"/>
                <w:sz w:val="20"/>
                <w:szCs w:val="20"/>
              </w:rPr>
            </w:pPr>
            <w:r w:rsidRPr="004D6984">
              <w:rPr>
                <w:rFonts w:cs="Arial" w:hint="eastAsia"/>
                <w:kern w:val="0"/>
                <w:sz w:val="20"/>
                <w:szCs w:val="20"/>
              </w:rPr>
              <w:t>客户本金</w:t>
            </w:r>
          </w:p>
        </w:tc>
        <w:tc>
          <w:tcPr>
            <w:tcW w:w="1255" w:type="dxa"/>
            <w:tcBorders>
              <w:top w:val="nil"/>
              <w:left w:val="nil"/>
              <w:bottom w:val="single" w:sz="4" w:space="0" w:color="auto"/>
              <w:right w:val="single" w:sz="4" w:space="0" w:color="auto"/>
            </w:tcBorders>
            <w:shd w:val="clear" w:color="auto" w:fill="auto"/>
            <w:noWrap/>
            <w:vAlign w:val="bottom"/>
            <w:hideMark/>
          </w:tcPr>
          <w:p w14:paraId="6EAB4979" w14:textId="77777777" w:rsidR="000A3953" w:rsidRPr="004D6984" w:rsidRDefault="000A3953" w:rsidP="007549A7">
            <w:pPr>
              <w:widowControl/>
              <w:jc w:val="right"/>
              <w:rPr>
                <w:rFonts w:ascii="Arial" w:hAnsi="Arial" w:cs="Arial"/>
                <w:kern w:val="0"/>
                <w:sz w:val="20"/>
                <w:szCs w:val="20"/>
              </w:rPr>
            </w:pPr>
            <w:r w:rsidRPr="004D6984">
              <w:rPr>
                <w:rFonts w:ascii="Arial" w:hAnsi="Arial" w:cs="Arial"/>
                <w:kern w:val="0"/>
                <w:sz w:val="20"/>
                <w:szCs w:val="20"/>
              </w:rPr>
              <w:t>100</w:t>
            </w:r>
          </w:p>
        </w:tc>
      </w:tr>
      <w:tr w:rsidR="000A3953" w:rsidRPr="004D6984" w14:paraId="54E9640B"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290BB81"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CR</w:t>
            </w:r>
          </w:p>
        </w:tc>
        <w:tc>
          <w:tcPr>
            <w:tcW w:w="1276" w:type="dxa"/>
            <w:tcBorders>
              <w:top w:val="nil"/>
              <w:left w:val="nil"/>
              <w:bottom w:val="single" w:sz="4" w:space="0" w:color="auto"/>
              <w:right w:val="single" w:sz="4" w:space="0" w:color="auto"/>
            </w:tcBorders>
            <w:shd w:val="clear" w:color="auto" w:fill="auto"/>
            <w:noWrap/>
            <w:vAlign w:val="bottom"/>
            <w:hideMark/>
          </w:tcPr>
          <w:p w14:paraId="657636CD"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A</w:t>
            </w:r>
            <w:r w:rsidRPr="004D6984">
              <w:rPr>
                <w:rFonts w:cs="Arial" w:hint="eastAsia"/>
                <w:kern w:val="0"/>
                <w:sz w:val="20"/>
                <w:szCs w:val="20"/>
              </w:rPr>
              <w:t>撤出机构</w:t>
            </w:r>
          </w:p>
        </w:tc>
        <w:tc>
          <w:tcPr>
            <w:tcW w:w="2714" w:type="dxa"/>
            <w:tcBorders>
              <w:top w:val="nil"/>
              <w:left w:val="nil"/>
              <w:bottom w:val="single" w:sz="4" w:space="0" w:color="auto"/>
              <w:right w:val="single" w:sz="4" w:space="0" w:color="auto"/>
            </w:tcBorders>
            <w:shd w:val="clear" w:color="auto" w:fill="auto"/>
            <w:noWrap/>
            <w:vAlign w:val="bottom"/>
            <w:hideMark/>
          </w:tcPr>
          <w:p w14:paraId="032148BE" w14:textId="77777777" w:rsidR="000A3953" w:rsidRPr="004D6984" w:rsidRDefault="000A3953" w:rsidP="007549A7">
            <w:pPr>
              <w:widowControl/>
              <w:jc w:val="left"/>
              <w:rPr>
                <w:rFonts w:ascii="Arial" w:hAnsi="Arial" w:cs="Arial"/>
                <w:kern w:val="0"/>
                <w:sz w:val="20"/>
                <w:szCs w:val="20"/>
              </w:rPr>
            </w:pPr>
            <w:r w:rsidRPr="004D6984">
              <w:rPr>
                <w:rFonts w:cs="Arial" w:hint="eastAsia"/>
                <w:kern w:val="0"/>
                <w:sz w:val="20"/>
                <w:szCs w:val="20"/>
              </w:rPr>
              <w:t>费用</w:t>
            </w:r>
            <w:r>
              <w:rPr>
                <w:rFonts w:cs="Arial" w:hint="eastAsia"/>
                <w:kern w:val="0"/>
                <w:sz w:val="20"/>
                <w:szCs w:val="20"/>
              </w:rPr>
              <w:t>收入</w:t>
            </w:r>
          </w:p>
        </w:tc>
        <w:tc>
          <w:tcPr>
            <w:tcW w:w="1255" w:type="dxa"/>
            <w:tcBorders>
              <w:top w:val="nil"/>
              <w:left w:val="nil"/>
              <w:bottom w:val="single" w:sz="4" w:space="0" w:color="auto"/>
              <w:right w:val="single" w:sz="4" w:space="0" w:color="auto"/>
            </w:tcBorders>
            <w:shd w:val="clear" w:color="auto" w:fill="auto"/>
            <w:noWrap/>
            <w:vAlign w:val="bottom"/>
            <w:hideMark/>
          </w:tcPr>
          <w:p w14:paraId="2EF05493" w14:textId="77777777" w:rsidR="000A3953" w:rsidRPr="004D6984" w:rsidRDefault="000A3953" w:rsidP="007549A7">
            <w:pPr>
              <w:widowControl/>
              <w:jc w:val="right"/>
              <w:rPr>
                <w:rFonts w:ascii="Arial" w:hAnsi="Arial" w:cs="Arial"/>
                <w:kern w:val="0"/>
                <w:sz w:val="20"/>
                <w:szCs w:val="20"/>
              </w:rPr>
            </w:pPr>
            <w:r w:rsidRPr="004D6984">
              <w:rPr>
                <w:rFonts w:ascii="Arial" w:hAnsi="Arial" w:cs="Arial"/>
                <w:kern w:val="0"/>
                <w:sz w:val="20"/>
                <w:szCs w:val="20"/>
              </w:rPr>
              <w:t>100</w:t>
            </w:r>
          </w:p>
        </w:tc>
      </w:tr>
      <w:tr w:rsidR="000A3953" w:rsidRPr="004D6984" w14:paraId="2F21AA9A" w14:textId="77777777" w:rsidTr="007549A7">
        <w:trPr>
          <w:trHeight w:val="255"/>
        </w:trPr>
        <w:tc>
          <w:tcPr>
            <w:tcW w:w="6946" w:type="dxa"/>
            <w:gridSpan w:val="4"/>
            <w:tcBorders>
              <w:top w:val="nil"/>
              <w:left w:val="single" w:sz="4" w:space="0" w:color="auto"/>
              <w:bottom w:val="single" w:sz="4" w:space="0" w:color="auto"/>
              <w:right w:val="single" w:sz="4" w:space="0" w:color="auto"/>
            </w:tcBorders>
            <w:shd w:val="clear" w:color="auto" w:fill="auto"/>
            <w:noWrap/>
            <w:vAlign w:val="bottom"/>
            <w:hideMark/>
          </w:tcPr>
          <w:p w14:paraId="18AFE645" w14:textId="77777777" w:rsidR="000A3953" w:rsidRPr="003B7EBE" w:rsidRDefault="000A3953" w:rsidP="007549A7">
            <w:pPr>
              <w:widowControl/>
              <w:jc w:val="left"/>
              <w:rPr>
                <w:rFonts w:cs="Arial"/>
                <w:kern w:val="0"/>
                <w:sz w:val="20"/>
                <w:szCs w:val="20"/>
              </w:rPr>
            </w:pPr>
            <w:r w:rsidRPr="004D6984">
              <w:rPr>
                <w:rFonts w:cs="Arial" w:hint="eastAsia"/>
                <w:kern w:val="0"/>
                <w:sz w:val="20"/>
                <w:szCs w:val="20"/>
              </w:rPr>
              <w:t>撤并后</w:t>
            </w:r>
            <w:r>
              <w:rPr>
                <w:rFonts w:cs="Arial" w:hint="eastAsia"/>
                <w:kern w:val="0"/>
                <w:sz w:val="20"/>
                <w:szCs w:val="20"/>
              </w:rPr>
              <w:t>，发生</w:t>
            </w:r>
            <w:r w:rsidRPr="004D6984">
              <w:rPr>
                <w:rFonts w:cs="Arial" w:hint="eastAsia"/>
                <w:kern w:val="0"/>
                <w:sz w:val="20"/>
                <w:szCs w:val="20"/>
              </w:rPr>
              <w:t>冲正</w:t>
            </w:r>
          </w:p>
        </w:tc>
      </w:tr>
      <w:tr w:rsidR="000A3953" w:rsidRPr="004D6984" w14:paraId="4D3E1E03"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99A9F00"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DR</w:t>
            </w:r>
          </w:p>
        </w:tc>
        <w:tc>
          <w:tcPr>
            <w:tcW w:w="1276" w:type="dxa"/>
            <w:tcBorders>
              <w:top w:val="nil"/>
              <w:left w:val="nil"/>
              <w:bottom w:val="single" w:sz="4" w:space="0" w:color="auto"/>
              <w:right w:val="single" w:sz="4" w:space="0" w:color="auto"/>
            </w:tcBorders>
            <w:shd w:val="clear" w:color="auto" w:fill="auto"/>
            <w:noWrap/>
            <w:vAlign w:val="bottom"/>
            <w:hideMark/>
          </w:tcPr>
          <w:p w14:paraId="7BD2A0A8"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B</w:t>
            </w:r>
            <w:r w:rsidRPr="004D6984">
              <w:rPr>
                <w:rFonts w:cs="Arial" w:hint="eastAsia"/>
                <w:kern w:val="0"/>
                <w:sz w:val="20"/>
                <w:szCs w:val="20"/>
              </w:rPr>
              <w:t>撤入机构</w:t>
            </w:r>
          </w:p>
        </w:tc>
        <w:tc>
          <w:tcPr>
            <w:tcW w:w="2714" w:type="dxa"/>
            <w:tcBorders>
              <w:top w:val="nil"/>
              <w:left w:val="nil"/>
              <w:bottom w:val="single" w:sz="4" w:space="0" w:color="auto"/>
              <w:right w:val="single" w:sz="4" w:space="0" w:color="auto"/>
            </w:tcBorders>
            <w:shd w:val="clear" w:color="auto" w:fill="auto"/>
            <w:noWrap/>
            <w:vAlign w:val="bottom"/>
            <w:hideMark/>
          </w:tcPr>
          <w:p w14:paraId="5A6A4F2E" w14:textId="77777777" w:rsidR="000A3953" w:rsidRPr="004D6984" w:rsidRDefault="000A3953" w:rsidP="007549A7">
            <w:pPr>
              <w:widowControl/>
              <w:jc w:val="left"/>
              <w:rPr>
                <w:rFonts w:ascii="Arial" w:hAnsi="Arial" w:cs="Arial"/>
                <w:kern w:val="0"/>
                <w:sz w:val="20"/>
                <w:szCs w:val="20"/>
              </w:rPr>
            </w:pPr>
            <w:r w:rsidRPr="004D6984">
              <w:rPr>
                <w:rFonts w:cs="Arial" w:hint="eastAsia"/>
                <w:kern w:val="0"/>
                <w:sz w:val="20"/>
                <w:szCs w:val="20"/>
              </w:rPr>
              <w:t>客户本金</w:t>
            </w:r>
          </w:p>
        </w:tc>
        <w:tc>
          <w:tcPr>
            <w:tcW w:w="1255" w:type="dxa"/>
            <w:tcBorders>
              <w:top w:val="nil"/>
              <w:left w:val="nil"/>
              <w:bottom w:val="single" w:sz="4" w:space="0" w:color="auto"/>
              <w:right w:val="single" w:sz="4" w:space="0" w:color="auto"/>
            </w:tcBorders>
            <w:shd w:val="clear" w:color="auto" w:fill="auto"/>
            <w:noWrap/>
            <w:vAlign w:val="bottom"/>
            <w:hideMark/>
          </w:tcPr>
          <w:p w14:paraId="3B6C852F" w14:textId="77777777" w:rsidR="000A3953" w:rsidRPr="004D6984" w:rsidRDefault="000A3953" w:rsidP="007549A7">
            <w:pPr>
              <w:widowControl/>
              <w:jc w:val="right"/>
              <w:rPr>
                <w:rFonts w:ascii="Arial" w:hAnsi="Arial" w:cs="Arial"/>
                <w:kern w:val="0"/>
                <w:sz w:val="20"/>
                <w:szCs w:val="20"/>
              </w:rPr>
            </w:pPr>
            <w:r w:rsidRPr="004D6984">
              <w:rPr>
                <w:rFonts w:ascii="Arial" w:hAnsi="Arial" w:cs="Arial"/>
                <w:kern w:val="0"/>
                <w:sz w:val="20"/>
                <w:szCs w:val="20"/>
              </w:rPr>
              <w:t>-100</w:t>
            </w:r>
          </w:p>
        </w:tc>
      </w:tr>
      <w:tr w:rsidR="000A3953" w:rsidRPr="004D6984" w14:paraId="672A577B"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3122CEF" w14:textId="77777777" w:rsidR="000A3953" w:rsidRPr="004D6984" w:rsidRDefault="000A3953" w:rsidP="007549A7">
            <w:pPr>
              <w:widowControl/>
              <w:jc w:val="left"/>
              <w:rPr>
                <w:rFonts w:ascii="Arial" w:hAnsi="Arial" w:cs="Arial"/>
                <w:kern w:val="0"/>
                <w:sz w:val="20"/>
                <w:szCs w:val="20"/>
              </w:rPr>
            </w:pPr>
            <w:r>
              <w:rPr>
                <w:rFonts w:ascii="Arial" w:hAnsi="Arial" w:cs="Arial"/>
                <w:kern w:val="0"/>
                <w:sz w:val="20"/>
                <w:szCs w:val="20"/>
              </w:rPr>
              <w:t>C</w:t>
            </w:r>
            <w:r w:rsidRPr="004D6984">
              <w:rPr>
                <w:rFonts w:ascii="Arial" w:hAnsi="Arial" w:cs="Arial"/>
                <w:kern w:val="0"/>
                <w:sz w:val="20"/>
                <w:szCs w:val="20"/>
              </w:rPr>
              <w:t>R</w:t>
            </w:r>
          </w:p>
        </w:tc>
        <w:tc>
          <w:tcPr>
            <w:tcW w:w="1276" w:type="dxa"/>
            <w:tcBorders>
              <w:top w:val="nil"/>
              <w:left w:val="nil"/>
              <w:bottom w:val="single" w:sz="4" w:space="0" w:color="auto"/>
              <w:right w:val="single" w:sz="4" w:space="0" w:color="auto"/>
            </w:tcBorders>
            <w:shd w:val="clear" w:color="auto" w:fill="auto"/>
            <w:noWrap/>
            <w:vAlign w:val="bottom"/>
            <w:hideMark/>
          </w:tcPr>
          <w:p w14:paraId="4B52B07A"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B</w:t>
            </w:r>
            <w:r w:rsidRPr="004D6984">
              <w:rPr>
                <w:rFonts w:cs="Arial" w:hint="eastAsia"/>
                <w:kern w:val="0"/>
                <w:sz w:val="20"/>
                <w:szCs w:val="20"/>
              </w:rPr>
              <w:t>撤入机构</w:t>
            </w:r>
          </w:p>
        </w:tc>
        <w:tc>
          <w:tcPr>
            <w:tcW w:w="2714" w:type="dxa"/>
            <w:tcBorders>
              <w:top w:val="nil"/>
              <w:left w:val="nil"/>
              <w:bottom w:val="single" w:sz="4" w:space="0" w:color="auto"/>
              <w:right w:val="single" w:sz="4" w:space="0" w:color="auto"/>
            </w:tcBorders>
            <w:shd w:val="clear" w:color="auto" w:fill="auto"/>
            <w:noWrap/>
            <w:vAlign w:val="bottom"/>
            <w:hideMark/>
          </w:tcPr>
          <w:p w14:paraId="3E49287D" w14:textId="77777777" w:rsidR="000A3953" w:rsidRPr="004D6984" w:rsidRDefault="000A3953" w:rsidP="007549A7">
            <w:pPr>
              <w:widowControl/>
              <w:jc w:val="left"/>
              <w:rPr>
                <w:rFonts w:ascii="Arial" w:hAnsi="Arial" w:cs="Arial"/>
                <w:kern w:val="0"/>
                <w:sz w:val="20"/>
                <w:szCs w:val="20"/>
              </w:rPr>
            </w:pPr>
            <w:r>
              <w:rPr>
                <w:rFonts w:ascii="Arial" w:hAnsi="Arial" w:cs="Arial"/>
                <w:kern w:val="0"/>
                <w:sz w:val="20"/>
                <w:szCs w:val="20"/>
              </w:rPr>
              <w:t>行内往来</w:t>
            </w:r>
            <w:r>
              <w:rPr>
                <w:rFonts w:ascii="Arial" w:hAnsi="Arial" w:cs="Arial" w:hint="eastAsia"/>
                <w:kern w:val="0"/>
                <w:sz w:val="20"/>
                <w:szCs w:val="20"/>
              </w:rPr>
              <w:t>（</w:t>
            </w:r>
            <w:r>
              <w:rPr>
                <w:rFonts w:ascii="Arial" w:hAnsi="Arial" w:cs="Arial"/>
                <w:kern w:val="0"/>
                <w:sz w:val="20"/>
                <w:szCs w:val="20"/>
              </w:rPr>
              <w:t>系统自动配平</w:t>
            </w:r>
            <w:r>
              <w:rPr>
                <w:rFonts w:ascii="Arial" w:hAnsi="Arial" w:cs="Arial" w:hint="eastAsia"/>
                <w:kern w:val="0"/>
                <w:sz w:val="20"/>
                <w:szCs w:val="20"/>
              </w:rPr>
              <w:t>）</w:t>
            </w:r>
          </w:p>
        </w:tc>
        <w:tc>
          <w:tcPr>
            <w:tcW w:w="1255" w:type="dxa"/>
            <w:tcBorders>
              <w:top w:val="nil"/>
              <w:left w:val="nil"/>
              <w:bottom w:val="single" w:sz="4" w:space="0" w:color="auto"/>
              <w:right w:val="single" w:sz="4" w:space="0" w:color="auto"/>
            </w:tcBorders>
            <w:shd w:val="clear" w:color="auto" w:fill="auto"/>
            <w:noWrap/>
            <w:vAlign w:val="bottom"/>
            <w:hideMark/>
          </w:tcPr>
          <w:p w14:paraId="17A31A08" w14:textId="77777777" w:rsidR="000A3953" w:rsidRPr="004D6984" w:rsidRDefault="000A3953" w:rsidP="007549A7">
            <w:pPr>
              <w:widowControl/>
              <w:jc w:val="right"/>
              <w:rPr>
                <w:rFonts w:ascii="Arial" w:hAnsi="Arial" w:cs="Arial"/>
                <w:kern w:val="0"/>
                <w:sz w:val="20"/>
                <w:szCs w:val="20"/>
              </w:rPr>
            </w:pPr>
            <w:r>
              <w:rPr>
                <w:rFonts w:ascii="Arial" w:hAnsi="Arial" w:cs="Arial"/>
                <w:kern w:val="0"/>
                <w:sz w:val="20"/>
                <w:szCs w:val="20"/>
              </w:rPr>
              <w:t>-</w:t>
            </w:r>
            <w:r w:rsidRPr="004D6984">
              <w:rPr>
                <w:rFonts w:ascii="Arial" w:hAnsi="Arial" w:cs="Arial"/>
                <w:kern w:val="0"/>
                <w:sz w:val="20"/>
                <w:szCs w:val="20"/>
              </w:rPr>
              <w:t>100</w:t>
            </w:r>
          </w:p>
        </w:tc>
      </w:tr>
      <w:tr w:rsidR="000A3953" w:rsidRPr="004D6984" w14:paraId="08489CDC"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E6AFAD3" w14:textId="77777777" w:rsidR="000A3953" w:rsidRPr="004D6984" w:rsidRDefault="000A3953" w:rsidP="007549A7">
            <w:pPr>
              <w:widowControl/>
              <w:jc w:val="left"/>
              <w:rPr>
                <w:rFonts w:ascii="Arial" w:hAnsi="Arial" w:cs="Arial"/>
                <w:kern w:val="0"/>
                <w:sz w:val="20"/>
                <w:szCs w:val="20"/>
              </w:rPr>
            </w:pPr>
            <w:r>
              <w:rPr>
                <w:rFonts w:ascii="Arial" w:hAnsi="Arial" w:cs="Arial"/>
                <w:kern w:val="0"/>
                <w:sz w:val="20"/>
                <w:szCs w:val="20"/>
              </w:rPr>
              <w:t>D</w:t>
            </w:r>
            <w:r w:rsidRPr="004D6984">
              <w:rPr>
                <w:rFonts w:ascii="Arial" w:hAnsi="Arial" w:cs="Arial"/>
                <w:kern w:val="0"/>
                <w:sz w:val="20"/>
                <w:szCs w:val="20"/>
              </w:rPr>
              <w:t>R</w:t>
            </w:r>
          </w:p>
        </w:tc>
        <w:tc>
          <w:tcPr>
            <w:tcW w:w="1276" w:type="dxa"/>
            <w:tcBorders>
              <w:top w:val="nil"/>
              <w:left w:val="nil"/>
              <w:bottom w:val="single" w:sz="4" w:space="0" w:color="auto"/>
              <w:right w:val="single" w:sz="4" w:space="0" w:color="auto"/>
            </w:tcBorders>
            <w:shd w:val="clear" w:color="auto" w:fill="auto"/>
            <w:noWrap/>
            <w:vAlign w:val="bottom"/>
            <w:hideMark/>
          </w:tcPr>
          <w:p w14:paraId="49255522"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A</w:t>
            </w:r>
            <w:r w:rsidRPr="004D6984">
              <w:rPr>
                <w:rFonts w:cs="Arial" w:hint="eastAsia"/>
                <w:kern w:val="0"/>
                <w:sz w:val="20"/>
                <w:szCs w:val="20"/>
              </w:rPr>
              <w:t>撤出机构</w:t>
            </w:r>
          </w:p>
        </w:tc>
        <w:tc>
          <w:tcPr>
            <w:tcW w:w="2714" w:type="dxa"/>
            <w:tcBorders>
              <w:top w:val="nil"/>
              <w:left w:val="nil"/>
              <w:bottom w:val="single" w:sz="4" w:space="0" w:color="auto"/>
              <w:right w:val="single" w:sz="4" w:space="0" w:color="auto"/>
            </w:tcBorders>
            <w:shd w:val="clear" w:color="auto" w:fill="auto"/>
            <w:noWrap/>
            <w:vAlign w:val="bottom"/>
            <w:hideMark/>
          </w:tcPr>
          <w:p w14:paraId="383FC315" w14:textId="77777777" w:rsidR="000A3953" w:rsidRPr="004D6984" w:rsidRDefault="000A3953" w:rsidP="007549A7">
            <w:pPr>
              <w:widowControl/>
              <w:jc w:val="left"/>
              <w:rPr>
                <w:rFonts w:ascii="Arial" w:hAnsi="Arial" w:cs="Arial"/>
                <w:kern w:val="0"/>
                <w:sz w:val="20"/>
                <w:szCs w:val="20"/>
              </w:rPr>
            </w:pPr>
            <w:r>
              <w:rPr>
                <w:rFonts w:ascii="Arial" w:hAnsi="Arial" w:cs="Arial"/>
                <w:kern w:val="0"/>
                <w:sz w:val="20"/>
                <w:szCs w:val="20"/>
              </w:rPr>
              <w:t>行内往来</w:t>
            </w:r>
            <w:r>
              <w:rPr>
                <w:rFonts w:ascii="Arial" w:hAnsi="Arial" w:cs="Arial" w:hint="eastAsia"/>
                <w:kern w:val="0"/>
                <w:sz w:val="20"/>
                <w:szCs w:val="20"/>
              </w:rPr>
              <w:t>（</w:t>
            </w:r>
            <w:r>
              <w:rPr>
                <w:rFonts w:ascii="Arial" w:hAnsi="Arial" w:cs="Arial"/>
                <w:kern w:val="0"/>
                <w:sz w:val="20"/>
                <w:szCs w:val="20"/>
              </w:rPr>
              <w:t>系统自动配平</w:t>
            </w:r>
            <w:r>
              <w:rPr>
                <w:rFonts w:ascii="Arial" w:hAnsi="Arial" w:cs="Arial" w:hint="eastAsia"/>
                <w:kern w:val="0"/>
                <w:sz w:val="20"/>
                <w:szCs w:val="20"/>
              </w:rPr>
              <w:t>）</w:t>
            </w:r>
          </w:p>
        </w:tc>
        <w:tc>
          <w:tcPr>
            <w:tcW w:w="1255" w:type="dxa"/>
            <w:tcBorders>
              <w:top w:val="nil"/>
              <w:left w:val="nil"/>
              <w:bottom w:val="single" w:sz="4" w:space="0" w:color="auto"/>
              <w:right w:val="single" w:sz="4" w:space="0" w:color="auto"/>
            </w:tcBorders>
            <w:shd w:val="clear" w:color="auto" w:fill="auto"/>
            <w:noWrap/>
            <w:vAlign w:val="bottom"/>
            <w:hideMark/>
          </w:tcPr>
          <w:p w14:paraId="012BCC48" w14:textId="77777777" w:rsidR="000A3953" w:rsidRPr="004D6984" w:rsidRDefault="000A3953" w:rsidP="007549A7">
            <w:pPr>
              <w:widowControl/>
              <w:jc w:val="right"/>
              <w:rPr>
                <w:rFonts w:ascii="Arial" w:hAnsi="Arial" w:cs="Arial"/>
                <w:kern w:val="0"/>
                <w:sz w:val="20"/>
                <w:szCs w:val="20"/>
              </w:rPr>
            </w:pPr>
            <w:r>
              <w:rPr>
                <w:rFonts w:ascii="Arial" w:hAnsi="Arial" w:cs="Arial"/>
                <w:kern w:val="0"/>
                <w:sz w:val="20"/>
                <w:szCs w:val="20"/>
              </w:rPr>
              <w:t>-</w:t>
            </w:r>
            <w:r w:rsidRPr="004D6984">
              <w:rPr>
                <w:rFonts w:ascii="Arial" w:hAnsi="Arial" w:cs="Arial"/>
                <w:kern w:val="0"/>
                <w:sz w:val="20"/>
                <w:szCs w:val="20"/>
              </w:rPr>
              <w:t>100</w:t>
            </w:r>
          </w:p>
        </w:tc>
      </w:tr>
      <w:tr w:rsidR="000A3953" w:rsidRPr="004D6984" w14:paraId="13CD4737" w14:textId="77777777" w:rsidTr="007549A7">
        <w:trPr>
          <w:trHeight w:val="255"/>
        </w:trPr>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4B647F6"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CR</w:t>
            </w:r>
          </w:p>
        </w:tc>
        <w:tc>
          <w:tcPr>
            <w:tcW w:w="1276" w:type="dxa"/>
            <w:tcBorders>
              <w:top w:val="nil"/>
              <w:left w:val="nil"/>
              <w:bottom w:val="single" w:sz="4" w:space="0" w:color="auto"/>
              <w:right w:val="single" w:sz="4" w:space="0" w:color="auto"/>
            </w:tcBorders>
            <w:shd w:val="clear" w:color="auto" w:fill="auto"/>
            <w:noWrap/>
            <w:vAlign w:val="bottom"/>
            <w:hideMark/>
          </w:tcPr>
          <w:p w14:paraId="3FF39BDF" w14:textId="77777777" w:rsidR="000A3953" w:rsidRPr="004D6984" w:rsidRDefault="000A3953" w:rsidP="007549A7">
            <w:pPr>
              <w:widowControl/>
              <w:jc w:val="left"/>
              <w:rPr>
                <w:rFonts w:ascii="Arial" w:hAnsi="Arial" w:cs="Arial"/>
                <w:kern w:val="0"/>
                <w:sz w:val="20"/>
                <w:szCs w:val="20"/>
              </w:rPr>
            </w:pPr>
            <w:r w:rsidRPr="004D6984">
              <w:rPr>
                <w:rFonts w:ascii="Arial" w:hAnsi="Arial" w:cs="Arial"/>
                <w:kern w:val="0"/>
                <w:sz w:val="20"/>
                <w:szCs w:val="20"/>
              </w:rPr>
              <w:t>A</w:t>
            </w:r>
            <w:r w:rsidRPr="004D6984">
              <w:rPr>
                <w:rFonts w:cs="Arial" w:hint="eastAsia"/>
                <w:kern w:val="0"/>
                <w:sz w:val="20"/>
                <w:szCs w:val="20"/>
              </w:rPr>
              <w:t>撤出机构</w:t>
            </w:r>
          </w:p>
        </w:tc>
        <w:tc>
          <w:tcPr>
            <w:tcW w:w="2714" w:type="dxa"/>
            <w:tcBorders>
              <w:top w:val="nil"/>
              <w:left w:val="nil"/>
              <w:bottom w:val="single" w:sz="4" w:space="0" w:color="auto"/>
              <w:right w:val="single" w:sz="4" w:space="0" w:color="auto"/>
            </w:tcBorders>
            <w:shd w:val="clear" w:color="auto" w:fill="auto"/>
            <w:noWrap/>
            <w:vAlign w:val="bottom"/>
            <w:hideMark/>
          </w:tcPr>
          <w:p w14:paraId="7FAF8097" w14:textId="77777777" w:rsidR="000A3953" w:rsidRPr="004D6984" w:rsidRDefault="000A3953" w:rsidP="007549A7">
            <w:pPr>
              <w:widowControl/>
              <w:jc w:val="left"/>
              <w:rPr>
                <w:rFonts w:ascii="Arial" w:hAnsi="Arial" w:cs="Arial"/>
                <w:kern w:val="0"/>
                <w:sz w:val="20"/>
                <w:szCs w:val="20"/>
              </w:rPr>
            </w:pPr>
            <w:r w:rsidRPr="004D6984">
              <w:rPr>
                <w:rFonts w:cs="Arial" w:hint="eastAsia"/>
                <w:kern w:val="0"/>
                <w:sz w:val="20"/>
                <w:szCs w:val="20"/>
              </w:rPr>
              <w:t>费用</w:t>
            </w:r>
            <w:r>
              <w:rPr>
                <w:rFonts w:cs="Arial" w:hint="eastAsia"/>
                <w:kern w:val="0"/>
                <w:sz w:val="20"/>
                <w:szCs w:val="20"/>
              </w:rPr>
              <w:t>收入</w:t>
            </w:r>
          </w:p>
        </w:tc>
        <w:tc>
          <w:tcPr>
            <w:tcW w:w="1255" w:type="dxa"/>
            <w:tcBorders>
              <w:top w:val="nil"/>
              <w:left w:val="nil"/>
              <w:bottom w:val="single" w:sz="4" w:space="0" w:color="auto"/>
              <w:right w:val="single" w:sz="4" w:space="0" w:color="auto"/>
            </w:tcBorders>
            <w:shd w:val="clear" w:color="auto" w:fill="auto"/>
            <w:noWrap/>
            <w:vAlign w:val="bottom"/>
            <w:hideMark/>
          </w:tcPr>
          <w:p w14:paraId="0AE5251C" w14:textId="77777777" w:rsidR="000A3953" w:rsidRPr="004D6984" w:rsidRDefault="000A3953" w:rsidP="007549A7">
            <w:pPr>
              <w:widowControl/>
              <w:jc w:val="right"/>
              <w:rPr>
                <w:rFonts w:ascii="Arial" w:hAnsi="Arial" w:cs="Arial"/>
                <w:kern w:val="0"/>
                <w:sz w:val="20"/>
                <w:szCs w:val="20"/>
              </w:rPr>
            </w:pPr>
            <w:r w:rsidRPr="004D6984">
              <w:rPr>
                <w:rFonts w:ascii="Arial" w:hAnsi="Arial" w:cs="Arial"/>
                <w:kern w:val="0"/>
                <w:sz w:val="20"/>
                <w:szCs w:val="20"/>
              </w:rPr>
              <w:t>-100</w:t>
            </w:r>
          </w:p>
        </w:tc>
      </w:tr>
    </w:tbl>
    <w:p w14:paraId="1A1EAF57" w14:textId="216EA6E1" w:rsidR="000A3953" w:rsidRDefault="000A3953" w:rsidP="00356490">
      <w:pPr>
        <w:pStyle w:val="-31"/>
        <w:spacing w:line="360" w:lineRule="auto"/>
        <w:ind w:firstLineChars="0" w:firstLine="0"/>
        <w:rPr>
          <w:rFonts w:ascii="宋体" w:hAnsi="宋体"/>
          <w:kern w:val="0"/>
        </w:rPr>
      </w:pPr>
    </w:p>
    <w:p w14:paraId="63367154" w14:textId="4A26183D" w:rsidR="006D5282" w:rsidRPr="00356490" w:rsidRDefault="006D5282" w:rsidP="006D5282">
      <w:pPr>
        <w:pStyle w:val="30"/>
        <w:rPr>
          <w:highlight w:val="yellow"/>
        </w:rPr>
      </w:pPr>
      <w:bookmarkStart w:id="134" w:name="_Toc454875421"/>
      <w:r w:rsidRPr="00356490">
        <w:rPr>
          <w:rFonts w:hint="eastAsia"/>
          <w:highlight w:val="yellow"/>
        </w:rPr>
        <w:t>分理处账务处理</w:t>
      </w:r>
      <w:bookmarkEnd w:id="134"/>
    </w:p>
    <w:p w14:paraId="3AA689DE" w14:textId="1A8B9B74" w:rsidR="006D5282" w:rsidRDefault="006D5282" w:rsidP="006D5282">
      <w:pPr>
        <w:spacing w:line="360" w:lineRule="auto"/>
        <w:ind w:firstLineChars="200" w:firstLine="420"/>
        <w:rPr>
          <w:rFonts w:ascii="宋体" w:hAnsi="宋体"/>
          <w:szCs w:val="21"/>
        </w:rPr>
      </w:pPr>
      <w:r w:rsidRPr="00356490">
        <w:rPr>
          <w:rFonts w:ascii="宋体" w:hAnsi="宋体" w:hint="eastAsia"/>
          <w:szCs w:val="21"/>
          <w:highlight w:val="yellow"/>
        </w:rPr>
        <w:t>分理处</w:t>
      </w:r>
      <w:r w:rsidRPr="00356490">
        <w:rPr>
          <w:rFonts w:ascii="宋体" w:hAnsi="宋体"/>
          <w:szCs w:val="21"/>
          <w:highlight w:val="yellow"/>
        </w:rPr>
        <w:t>在机构</w:t>
      </w:r>
      <w:r w:rsidRPr="00356490">
        <w:rPr>
          <w:rFonts w:ascii="宋体" w:hAnsi="宋体" w:hint="eastAsia"/>
          <w:szCs w:val="21"/>
          <w:highlight w:val="yellow"/>
        </w:rPr>
        <w:t>属性</w:t>
      </w:r>
      <w:r w:rsidRPr="00356490">
        <w:rPr>
          <w:rFonts w:ascii="宋体" w:hAnsi="宋体"/>
          <w:szCs w:val="21"/>
          <w:highlight w:val="yellow"/>
        </w:rPr>
        <w:t>上归属</w:t>
      </w:r>
      <w:r w:rsidRPr="00356490">
        <w:rPr>
          <w:rFonts w:ascii="宋体" w:hAnsi="宋体" w:hint="eastAsia"/>
          <w:szCs w:val="21"/>
          <w:highlight w:val="yellow"/>
        </w:rPr>
        <w:t>“</w:t>
      </w:r>
      <w:r w:rsidRPr="00356490">
        <w:rPr>
          <w:rFonts w:ascii="宋体" w:hAnsi="宋体"/>
          <w:szCs w:val="21"/>
          <w:highlight w:val="yellow"/>
        </w:rPr>
        <w:t>1</w:t>
      </w:r>
      <w:r w:rsidRPr="00356490">
        <w:rPr>
          <w:rFonts w:ascii="宋体" w:hAnsi="宋体" w:hint="eastAsia"/>
          <w:szCs w:val="21"/>
          <w:highlight w:val="yellow"/>
        </w:rPr>
        <w:t>-</w:t>
      </w:r>
      <w:r w:rsidRPr="00356490">
        <w:rPr>
          <w:rFonts w:ascii="宋体" w:hAnsi="宋体"/>
          <w:szCs w:val="21"/>
          <w:highlight w:val="yellow"/>
        </w:rPr>
        <w:t>营业机构</w:t>
      </w:r>
      <w:r w:rsidRPr="00356490">
        <w:rPr>
          <w:rFonts w:ascii="宋体" w:hAnsi="宋体" w:hint="eastAsia"/>
          <w:szCs w:val="21"/>
          <w:highlight w:val="yellow"/>
        </w:rPr>
        <w:t>”，</w:t>
      </w:r>
      <w:r>
        <w:rPr>
          <w:rFonts w:ascii="宋体" w:hAnsi="宋体" w:hint="eastAsia"/>
          <w:szCs w:val="21"/>
          <w:highlight w:val="yellow"/>
        </w:rPr>
        <w:t>分配独立的机构号，</w:t>
      </w:r>
      <w:r w:rsidRPr="006D5282">
        <w:rPr>
          <w:szCs w:val="21"/>
          <w:highlight w:val="yellow"/>
        </w:rPr>
        <w:t>帐</w:t>
      </w:r>
      <w:proofErr w:type="gramStart"/>
      <w:r>
        <w:rPr>
          <w:szCs w:val="21"/>
          <w:highlight w:val="yellow"/>
        </w:rPr>
        <w:t>务</w:t>
      </w:r>
      <w:proofErr w:type="gramEnd"/>
      <w:r>
        <w:rPr>
          <w:szCs w:val="21"/>
          <w:highlight w:val="yellow"/>
        </w:rPr>
        <w:t>上不独立核算，</w:t>
      </w:r>
      <w:r w:rsidRPr="00191E76">
        <w:rPr>
          <w:szCs w:val="21"/>
          <w:highlight w:val="yellow"/>
        </w:rPr>
        <w:t>而是挂靠</w:t>
      </w:r>
      <w:r>
        <w:rPr>
          <w:szCs w:val="21"/>
          <w:highlight w:val="yellow"/>
        </w:rPr>
        <w:t>在其</w:t>
      </w:r>
      <w:r w:rsidRPr="00191E76">
        <w:rPr>
          <w:szCs w:val="21"/>
          <w:highlight w:val="yellow"/>
        </w:rPr>
        <w:t>上级机构</w:t>
      </w:r>
      <w:r>
        <w:rPr>
          <w:rFonts w:hint="eastAsia"/>
          <w:szCs w:val="21"/>
          <w:highlight w:val="yellow"/>
        </w:rPr>
        <w:t>。</w:t>
      </w:r>
    </w:p>
    <w:p w14:paraId="2203E823" w14:textId="3A847AE7" w:rsidR="006D5282" w:rsidRDefault="006D5282" w:rsidP="006D5282">
      <w:pPr>
        <w:spacing w:line="360" w:lineRule="auto"/>
        <w:ind w:firstLineChars="200" w:firstLine="420"/>
      </w:pPr>
      <w:r w:rsidRPr="00444822">
        <w:rPr>
          <w:rFonts w:hint="eastAsia"/>
          <w:szCs w:val="21"/>
          <w:highlight w:val="yellow"/>
        </w:rPr>
        <w:lastRenderedPageBreak/>
        <w:t>核心系统的传票、交易明细、合约及</w:t>
      </w:r>
      <w:proofErr w:type="gramStart"/>
      <w:r w:rsidRPr="00444822">
        <w:rPr>
          <w:rFonts w:hint="eastAsia"/>
          <w:szCs w:val="21"/>
          <w:highlight w:val="yellow"/>
        </w:rPr>
        <w:t>账户主档中</w:t>
      </w:r>
      <w:proofErr w:type="gramEnd"/>
      <w:r w:rsidRPr="00444822">
        <w:rPr>
          <w:rFonts w:hint="eastAsia"/>
          <w:szCs w:val="21"/>
          <w:highlight w:val="yellow"/>
        </w:rPr>
        <w:t>记载的机构号全部是业务发生时</w:t>
      </w:r>
      <w:proofErr w:type="gramStart"/>
      <w:r w:rsidRPr="00444822">
        <w:rPr>
          <w:rFonts w:hint="eastAsia"/>
          <w:szCs w:val="21"/>
          <w:highlight w:val="yellow"/>
        </w:rPr>
        <w:t>最</w:t>
      </w:r>
      <w:proofErr w:type="gramEnd"/>
      <w:r w:rsidRPr="00444822">
        <w:rPr>
          <w:rFonts w:hint="eastAsia"/>
          <w:szCs w:val="21"/>
          <w:highlight w:val="yellow"/>
        </w:rPr>
        <w:t>底层的机构号</w:t>
      </w:r>
      <w:r>
        <w:rPr>
          <w:rFonts w:hint="eastAsia"/>
          <w:szCs w:val="21"/>
          <w:highlight w:val="yellow"/>
        </w:rPr>
        <w:t>，也包括分理处机构号</w:t>
      </w:r>
      <w:r>
        <w:rPr>
          <w:rFonts w:hint="eastAsia"/>
        </w:rPr>
        <w:t>。</w:t>
      </w:r>
    </w:p>
    <w:p w14:paraId="78D76F7A" w14:textId="05CF5982" w:rsidR="006D5282" w:rsidRDefault="006D5282" w:rsidP="006D5282">
      <w:pPr>
        <w:spacing w:line="360" w:lineRule="auto"/>
        <w:ind w:firstLineChars="200" w:firstLine="420"/>
        <w:rPr>
          <w:szCs w:val="21"/>
        </w:rPr>
      </w:pPr>
      <w:r w:rsidRPr="00444822">
        <w:rPr>
          <w:rFonts w:hint="eastAsia"/>
          <w:szCs w:val="21"/>
          <w:highlight w:val="yellow"/>
        </w:rPr>
        <w:t>总账、内部</w:t>
      </w:r>
      <w:proofErr w:type="gramStart"/>
      <w:r w:rsidRPr="00444822">
        <w:rPr>
          <w:rFonts w:hint="eastAsia"/>
          <w:szCs w:val="21"/>
          <w:highlight w:val="yellow"/>
        </w:rPr>
        <w:t>账</w:t>
      </w:r>
      <w:proofErr w:type="gramEnd"/>
      <w:r w:rsidRPr="00444822">
        <w:rPr>
          <w:rFonts w:hint="eastAsia"/>
          <w:szCs w:val="21"/>
          <w:highlight w:val="yellow"/>
        </w:rPr>
        <w:t>设置和加工时，如果涉及到分理处的账务，通过查找其上级机构，统一设置与加工到其上级机构</w:t>
      </w:r>
      <w:r>
        <w:rPr>
          <w:rFonts w:hint="eastAsia"/>
          <w:szCs w:val="21"/>
          <w:highlight w:val="yellow"/>
        </w:rPr>
        <w:t>，具体要求如下：</w:t>
      </w:r>
    </w:p>
    <w:p w14:paraId="7EA98A71" w14:textId="5181281B" w:rsidR="006D5282" w:rsidRPr="00356490" w:rsidRDefault="00356490" w:rsidP="00356490">
      <w:pPr>
        <w:pStyle w:val="ad"/>
        <w:numPr>
          <w:ilvl w:val="0"/>
          <w:numId w:val="122"/>
        </w:numPr>
        <w:spacing w:line="360" w:lineRule="auto"/>
        <w:ind w:firstLineChars="0"/>
        <w:rPr>
          <w:rFonts w:ascii="宋体" w:hAnsi="宋体" w:cs="Arial"/>
          <w:szCs w:val="21"/>
          <w:highlight w:val="yellow"/>
        </w:rPr>
      </w:pPr>
      <w:r w:rsidRPr="00356490">
        <w:rPr>
          <w:rFonts w:ascii="宋体" w:hAnsi="宋体" w:cs="Arial"/>
          <w:szCs w:val="21"/>
          <w:highlight w:val="yellow"/>
        </w:rPr>
        <w:t>分理处不允许开立内部户</w:t>
      </w:r>
      <w:r w:rsidRPr="00356490">
        <w:rPr>
          <w:rFonts w:ascii="宋体" w:hAnsi="宋体" w:cs="Arial" w:hint="eastAsia"/>
          <w:szCs w:val="21"/>
          <w:highlight w:val="yellow"/>
        </w:rPr>
        <w:t>，</w:t>
      </w:r>
      <w:r w:rsidRPr="00356490">
        <w:rPr>
          <w:rFonts w:ascii="宋体" w:hAnsi="宋体" w:cs="Arial"/>
          <w:szCs w:val="21"/>
          <w:highlight w:val="yellow"/>
        </w:rPr>
        <w:t>只允许在其上级机构设置内部户</w:t>
      </w:r>
      <w:r w:rsidRPr="00356490">
        <w:rPr>
          <w:rFonts w:ascii="宋体" w:hAnsi="宋体" w:cs="Arial" w:hint="eastAsia"/>
          <w:szCs w:val="21"/>
          <w:highlight w:val="yellow"/>
        </w:rPr>
        <w:t>，</w:t>
      </w:r>
      <w:r w:rsidRPr="00356490">
        <w:rPr>
          <w:rFonts w:ascii="宋体" w:hAnsi="宋体" w:cs="Arial"/>
          <w:szCs w:val="21"/>
          <w:highlight w:val="yellow"/>
        </w:rPr>
        <w:t>系统控制</w:t>
      </w:r>
      <w:proofErr w:type="gramStart"/>
      <w:r w:rsidRPr="00356490">
        <w:rPr>
          <w:rFonts w:ascii="宋体" w:hAnsi="宋体" w:cs="Arial"/>
          <w:szCs w:val="21"/>
          <w:highlight w:val="yellow"/>
        </w:rPr>
        <w:t>内部户</w:t>
      </w:r>
      <w:proofErr w:type="gramEnd"/>
      <w:r w:rsidRPr="00356490">
        <w:rPr>
          <w:rFonts w:ascii="宋体" w:hAnsi="宋体" w:cs="Arial"/>
          <w:szCs w:val="21"/>
          <w:highlight w:val="yellow"/>
        </w:rPr>
        <w:t>自动开户</w:t>
      </w:r>
      <w:r w:rsidRPr="00356490">
        <w:rPr>
          <w:rFonts w:ascii="宋体" w:hAnsi="宋体" w:cs="Arial" w:hint="eastAsia"/>
          <w:szCs w:val="21"/>
          <w:highlight w:val="yellow"/>
        </w:rPr>
        <w:t>、</w:t>
      </w:r>
      <w:r w:rsidRPr="00356490">
        <w:rPr>
          <w:rFonts w:ascii="宋体" w:hAnsi="宋体" w:cs="Arial"/>
          <w:szCs w:val="21"/>
          <w:highlight w:val="yellow"/>
        </w:rPr>
        <w:t>手工开户时不允许在分理处层级</w:t>
      </w:r>
      <w:r w:rsidRPr="00356490">
        <w:rPr>
          <w:rFonts w:ascii="宋体" w:hAnsi="宋体" w:cs="Arial" w:hint="eastAsia"/>
          <w:szCs w:val="21"/>
          <w:highlight w:val="yellow"/>
        </w:rPr>
        <w:t>。</w:t>
      </w:r>
    </w:p>
    <w:p w14:paraId="53CC4BF4" w14:textId="74D50D03" w:rsidR="006D5282" w:rsidRPr="00356490" w:rsidRDefault="00356490" w:rsidP="00356490">
      <w:pPr>
        <w:pStyle w:val="ad"/>
        <w:numPr>
          <w:ilvl w:val="0"/>
          <w:numId w:val="122"/>
        </w:numPr>
        <w:spacing w:line="360" w:lineRule="auto"/>
        <w:ind w:firstLineChars="0"/>
        <w:rPr>
          <w:rFonts w:ascii="宋体" w:hAnsi="宋体" w:cs="Arial"/>
          <w:szCs w:val="21"/>
          <w:highlight w:val="yellow"/>
        </w:rPr>
      </w:pPr>
      <w:r w:rsidRPr="00356490">
        <w:rPr>
          <w:rFonts w:ascii="宋体" w:hAnsi="宋体" w:cs="Arial"/>
          <w:szCs w:val="21"/>
          <w:highlight w:val="yellow"/>
        </w:rPr>
        <w:t>准实时总账加工</w:t>
      </w:r>
      <w:r w:rsidRPr="00356490">
        <w:rPr>
          <w:rFonts w:ascii="宋体" w:hAnsi="宋体" w:cs="Arial" w:hint="eastAsia"/>
          <w:szCs w:val="21"/>
          <w:highlight w:val="yellow"/>
        </w:rPr>
        <w:t>、</w:t>
      </w:r>
      <w:r w:rsidRPr="00356490">
        <w:rPr>
          <w:rFonts w:ascii="宋体" w:hAnsi="宋体" w:cs="Arial"/>
          <w:szCs w:val="21"/>
          <w:highlight w:val="yellow"/>
        </w:rPr>
        <w:t>日终总账数据加工时</w:t>
      </w:r>
      <w:r w:rsidRPr="00356490">
        <w:rPr>
          <w:rFonts w:ascii="宋体" w:hAnsi="宋体" w:cs="Arial" w:hint="eastAsia"/>
          <w:szCs w:val="21"/>
          <w:highlight w:val="yellow"/>
        </w:rPr>
        <w:t>，</w:t>
      </w:r>
      <w:r w:rsidR="00B17876">
        <w:rPr>
          <w:rFonts w:ascii="宋体" w:hAnsi="宋体" w:cs="Arial" w:hint="eastAsia"/>
          <w:szCs w:val="21"/>
          <w:highlight w:val="yellow"/>
        </w:rPr>
        <w:t>如果核算机构是分理处，则按照</w:t>
      </w:r>
      <w:r w:rsidRPr="00356490">
        <w:rPr>
          <w:rFonts w:ascii="宋体" w:hAnsi="宋体" w:cs="Arial" w:hint="eastAsia"/>
          <w:szCs w:val="21"/>
          <w:highlight w:val="yellow"/>
        </w:rPr>
        <w:t>分理处所属上级机构</w:t>
      </w:r>
      <w:r w:rsidR="00B17876">
        <w:rPr>
          <w:rFonts w:ascii="宋体" w:hAnsi="宋体" w:cs="Arial" w:hint="eastAsia"/>
          <w:szCs w:val="21"/>
          <w:highlight w:val="yellow"/>
        </w:rPr>
        <w:t>（支行）</w:t>
      </w:r>
      <w:r w:rsidRPr="00356490">
        <w:rPr>
          <w:rFonts w:ascii="宋体" w:hAnsi="宋体" w:cs="Arial" w:hint="eastAsia"/>
          <w:szCs w:val="21"/>
          <w:highlight w:val="yellow"/>
        </w:rPr>
        <w:t>来加工总账数据。总账数据包括支行层级、分行层级、总行层级的总账数据；</w:t>
      </w:r>
    </w:p>
    <w:p w14:paraId="1C7202F9" w14:textId="2ECCE4CF" w:rsidR="00356490" w:rsidRPr="00356490" w:rsidRDefault="00356490" w:rsidP="00356490">
      <w:pPr>
        <w:pStyle w:val="ad"/>
        <w:numPr>
          <w:ilvl w:val="0"/>
          <w:numId w:val="122"/>
        </w:numPr>
        <w:spacing w:line="360" w:lineRule="auto"/>
        <w:ind w:firstLineChars="0"/>
        <w:rPr>
          <w:rFonts w:ascii="宋体" w:hAnsi="宋体" w:cs="Arial"/>
          <w:szCs w:val="21"/>
          <w:highlight w:val="yellow"/>
        </w:rPr>
      </w:pPr>
      <w:r w:rsidRPr="00356490">
        <w:rPr>
          <w:rFonts w:ascii="宋体" w:hAnsi="宋体" w:cs="Arial" w:hint="eastAsia"/>
          <w:szCs w:val="21"/>
          <w:highlight w:val="yellow"/>
        </w:rPr>
        <w:t>合约及</w:t>
      </w:r>
      <w:proofErr w:type="gramStart"/>
      <w:r w:rsidRPr="00356490">
        <w:rPr>
          <w:rFonts w:ascii="宋体" w:hAnsi="宋体" w:cs="Arial" w:hint="eastAsia"/>
          <w:szCs w:val="21"/>
          <w:highlight w:val="yellow"/>
        </w:rPr>
        <w:t>账户主档中</w:t>
      </w:r>
      <w:proofErr w:type="gramEnd"/>
      <w:r w:rsidRPr="00356490">
        <w:rPr>
          <w:rFonts w:ascii="宋体" w:hAnsi="宋体" w:cs="Arial" w:hint="eastAsia"/>
          <w:szCs w:val="21"/>
          <w:highlight w:val="yellow"/>
        </w:rPr>
        <w:t>记载的机构号全部是业务发生时</w:t>
      </w:r>
      <w:proofErr w:type="gramStart"/>
      <w:r w:rsidRPr="00356490">
        <w:rPr>
          <w:rFonts w:ascii="宋体" w:hAnsi="宋体" w:cs="Arial" w:hint="eastAsia"/>
          <w:szCs w:val="21"/>
          <w:highlight w:val="yellow"/>
        </w:rPr>
        <w:t>最</w:t>
      </w:r>
      <w:proofErr w:type="gramEnd"/>
      <w:r w:rsidRPr="00356490">
        <w:rPr>
          <w:rFonts w:ascii="宋体" w:hAnsi="宋体" w:cs="Arial" w:hint="eastAsia"/>
          <w:szCs w:val="21"/>
          <w:highlight w:val="yellow"/>
        </w:rPr>
        <w:t>底层的机构号，</w:t>
      </w:r>
      <w:r w:rsidRPr="00356490">
        <w:rPr>
          <w:rFonts w:ascii="宋体" w:hAnsi="宋体" w:cs="Arial"/>
          <w:szCs w:val="21"/>
          <w:highlight w:val="yellow"/>
        </w:rPr>
        <w:t>总分核对</w:t>
      </w:r>
      <w:r w:rsidRPr="00356490">
        <w:rPr>
          <w:rFonts w:ascii="宋体" w:hAnsi="宋体" w:cs="Arial" w:hint="eastAsia"/>
          <w:szCs w:val="21"/>
          <w:highlight w:val="yellow"/>
        </w:rPr>
        <w:t>、</w:t>
      </w:r>
      <w:r w:rsidRPr="00356490">
        <w:rPr>
          <w:rFonts w:ascii="宋体" w:hAnsi="宋体" w:cs="Arial"/>
          <w:szCs w:val="21"/>
          <w:highlight w:val="yellow"/>
        </w:rPr>
        <w:t>账卡核对时</w:t>
      </w:r>
      <w:r w:rsidRPr="00356490">
        <w:rPr>
          <w:rFonts w:ascii="宋体" w:hAnsi="宋体" w:cs="Arial" w:hint="eastAsia"/>
          <w:szCs w:val="21"/>
          <w:highlight w:val="yellow"/>
        </w:rPr>
        <w:t>，</w:t>
      </w:r>
      <w:r w:rsidRPr="00356490">
        <w:rPr>
          <w:rFonts w:ascii="宋体" w:hAnsi="宋体" w:cs="Arial"/>
          <w:szCs w:val="21"/>
          <w:highlight w:val="yellow"/>
        </w:rPr>
        <w:t>按照</w:t>
      </w:r>
      <w:r w:rsidR="00B17876">
        <w:rPr>
          <w:rFonts w:ascii="宋体" w:hAnsi="宋体" w:cs="Arial"/>
          <w:szCs w:val="21"/>
          <w:highlight w:val="yellow"/>
        </w:rPr>
        <w:t>将分户的</w:t>
      </w:r>
      <w:proofErr w:type="gramStart"/>
      <w:r w:rsidRPr="00356490">
        <w:rPr>
          <w:rFonts w:ascii="宋体" w:hAnsi="宋体" w:cs="Arial"/>
          <w:szCs w:val="21"/>
          <w:highlight w:val="yellow"/>
        </w:rPr>
        <w:t>最</w:t>
      </w:r>
      <w:proofErr w:type="gramEnd"/>
      <w:r w:rsidRPr="00356490">
        <w:rPr>
          <w:rFonts w:ascii="宋体" w:hAnsi="宋体" w:cs="Arial"/>
          <w:szCs w:val="21"/>
          <w:highlight w:val="yellow"/>
        </w:rPr>
        <w:t>底层机构</w:t>
      </w:r>
      <w:r w:rsidR="00B17876">
        <w:rPr>
          <w:rFonts w:ascii="宋体" w:hAnsi="宋体" w:cs="Arial"/>
          <w:szCs w:val="21"/>
          <w:highlight w:val="yellow"/>
        </w:rPr>
        <w:t>按照其上级机构汇总</w:t>
      </w:r>
      <w:r w:rsidRPr="00356490">
        <w:rPr>
          <w:rFonts w:ascii="宋体" w:hAnsi="宋体" w:cs="Arial"/>
          <w:szCs w:val="21"/>
          <w:highlight w:val="yellow"/>
        </w:rPr>
        <w:t>来进行总分核对和账卡核对</w:t>
      </w:r>
      <w:r w:rsidRPr="00356490">
        <w:rPr>
          <w:rFonts w:ascii="宋体" w:hAnsi="宋体" w:cs="Arial" w:hint="eastAsia"/>
          <w:szCs w:val="21"/>
          <w:highlight w:val="yellow"/>
        </w:rPr>
        <w:t>。</w:t>
      </w:r>
    </w:p>
    <w:p w14:paraId="1AF407E7" w14:textId="77777777" w:rsidR="006D5282" w:rsidRPr="006D5282" w:rsidRDefault="006D5282" w:rsidP="00356490">
      <w:pPr>
        <w:pStyle w:val="-31"/>
        <w:spacing w:line="360" w:lineRule="auto"/>
        <w:ind w:firstLineChars="0" w:firstLine="0"/>
        <w:rPr>
          <w:rFonts w:ascii="宋体" w:hAnsi="宋体"/>
          <w:kern w:val="0"/>
        </w:rPr>
      </w:pPr>
    </w:p>
    <w:p w14:paraId="78F2566D" w14:textId="77777777" w:rsidR="00A5471B" w:rsidRPr="007145A8" w:rsidRDefault="00A5471B" w:rsidP="00B87A41">
      <w:pPr>
        <w:pStyle w:val="30"/>
      </w:pPr>
      <w:bookmarkStart w:id="135" w:name="_Toc380251028"/>
      <w:bookmarkStart w:id="136" w:name="_Toc395257091"/>
      <w:bookmarkStart w:id="137" w:name="_Toc454875422"/>
      <w:bookmarkEnd w:id="128"/>
      <w:r w:rsidRPr="007145A8">
        <w:rPr>
          <w:rFonts w:hint="eastAsia"/>
        </w:rPr>
        <w:t>其他</w:t>
      </w:r>
      <w:bookmarkEnd w:id="135"/>
      <w:bookmarkEnd w:id="136"/>
      <w:bookmarkEnd w:id="137"/>
    </w:p>
    <w:p w14:paraId="53CB77AE" w14:textId="77777777" w:rsidR="000612DF" w:rsidRPr="00244EA6" w:rsidRDefault="000612DF" w:rsidP="000612DF">
      <w:pPr>
        <w:pStyle w:val="af6"/>
        <w:numPr>
          <w:ilvl w:val="3"/>
          <w:numId w:val="1"/>
        </w:numPr>
        <w:spacing w:before="156" w:after="156"/>
        <w:ind w:left="426" w:hanging="437"/>
      </w:pPr>
      <w:r w:rsidRPr="00244EA6">
        <w:rPr>
          <w:rFonts w:hint="eastAsia"/>
        </w:rPr>
        <w:t>计提规则</w:t>
      </w:r>
    </w:p>
    <w:p w14:paraId="3FBB1DEF" w14:textId="77777777" w:rsidR="000612DF" w:rsidRPr="00A270EC" w:rsidRDefault="000612DF" w:rsidP="00A322ED">
      <w:pPr>
        <w:pStyle w:val="ad"/>
        <w:numPr>
          <w:ilvl w:val="0"/>
          <w:numId w:val="105"/>
        </w:numPr>
        <w:spacing w:line="360" w:lineRule="auto"/>
        <w:ind w:firstLineChars="0"/>
        <w:rPr>
          <w:rFonts w:ascii="宋体" w:hAnsi="宋体" w:cs="Arial"/>
          <w:szCs w:val="21"/>
        </w:rPr>
      </w:pPr>
      <w:r w:rsidRPr="00A270EC">
        <w:rPr>
          <w:rFonts w:ascii="宋体" w:hAnsi="宋体" w:cs="Arial" w:hint="eastAsia"/>
          <w:szCs w:val="21"/>
        </w:rPr>
        <w:t>计提支持累加法和差额计提。</w:t>
      </w:r>
    </w:p>
    <w:p w14:paraId="08783DDB" w14:textId="77777777" w:rsidR="000612DF" w:rsidRPr="00A270EC" w:rsidRDefault="000612DF" w:rsidP="00A322ED">
      <w:pPr>
        <w:pStyle w:val="ad"/>
        <w:numPr>
          <w:ilvl w:val="0"/>
          <w:numId w:val="105"/>
        </w:numPr>
        <w:spacing w:line="360" w:lineRule="auto"/>
        <w:ind w:firstLineChars="0"/>
        <w:rPr>
          <w:rFonts w:ascii="宋体" w:hAnsi="宋体" w:cs="Arial"/>
          <w:szCs w:val="21"/>
        </w:rPr>
      </w:pPr>
      <w:r w:rsidRPr="00A270EC">
        <w:rPr>
          <w:rFonts w:ascii="宋体" w:hAnsi="宋体" w:cs="Arial" w:hint="eastAsia"/>
          <w:szCs w:val="21"/>
        </w:rPr>
        <w:t>计提周期为每日（按日计提）。</w:t>
      </w:r>
    </w:p>
    <w:p w14:paraId="75322265" w14:textId="1AFC090C" w:rsidR="000612DF" w:rsidRPr="00F8381F" w:rsidRDefault="00914EF0" w:rsidP="00184420">
      <w:pPr>
        <w:pStyle w:val="ad"/>
        <w:numPr>
          <w:ilvl w:val="0"/>
          <w:numId w:val="105"/>
        </w:numPr>
        <w:spacing w:line="360" w:lineRule="auto"/>
        <w:ind w:firstLineChars="0"/>
        <w:rPr>
          <w:rFonts w:ascii="宋体" w:hAnsi="宋体" w:cs="Arial"/>
        </w:rPr>
      </w:pPr>
      <w:r>
        <w:rPr>
          <w:rFonts w:ascii="宋体" w:hAnsi="宋体" w:cs="Arial" w:hint="eastAsia"/>
          <w:szCs w:val="21"/>
        </w:rPr>
        <w:t>各种业务的具体计提规则，请参阅相关应用子系统功能书的详细描述。</w:t>
      </w:r>
    </w:p>
    <w:p w14:paraId="1F5E7C12" w14:textId="77777777" w:rsidR="000612DF" w:rsidRPr="00244EA6" w:rsidRDefault="000612DF" w:rsidP="000612DF">
      <w:pPr>
        <w:spacing w:line="360" w:lineRule="auto"/>
        <w:ind w:left="1200"/>
        <w:rPr>
          <w:rFonts w:ascii="Arial" w:hAnsi="Arial" w:cs="Arial"/>
        </w:rPr>
      </w:pPr>
    </w:p>
    <w:p w14:paraId="06CA904A" w14:textId="77777777" w:rsidR="000612DF" w:rsidRPr="00244EA6" w:rsidRDefault="000612DF" w:rsidP="000612DF">
      <w:pPr>
        <w:pStyle w:val="af6"/>
        <w:numPr>
          <w:ilvl w:val="3"/>
          <w:numId w:val="1"/>
        </w:numPr>
        <w:spacing w:before="156" w:after="156"/>
        <w:ind w:left="426" w:hanging="437"/>
      </w:pPr>
      <w:r w:rsidRPr="00244EA6">
        <w:rPr>
          <w:rFonts w:hint="eastAsia"/>
        </w:rPr>
        <w:t>开放周期参数</w:t>
      </w:r>
    </w:p>
    <w:p w14:paraId="240E20E1" w14:textId="77777777" w:rsidR="000612DF" w:rsidRPr="00244EA6" w:rsidRDefault="000612DF" w:rsidP="000612DF">
      <w:pPr>
        <w:adjustRightInd w:val="0"/>
        <w:snapToGrid w:val="0"/>
        <w:spacing w:line="360" w:lineRule="auto"/>
        <w:ind w:firstLineChars="218" w:firstLine="458"/>
        <w:rPr>
          <w:rFonts w:ascii="宋体" w:hAnsi="宋体" w:cs="Arial"/>
        </w:rPr>
      </w:pPr>
      <w:r w:rsidRPr="00244EA6">
        <w:rPr>
          <w:rFonts w:ascii="宋体" w:hAnsi="宋体" w:cs="Arial" w:hint="eastAsia"/>
        </w:rPr>
        <w:t>开放周期参数是总账系统参数中的基本属性之一，用来提供灵活的交易控制，系统设有两个开放周期（</w:t>
      </w:r>
      <w:r w:rsidRPr="00244EA6">
        <w:rPr>
          <w:rFonts w:ascii="宋体" w:hAnsi="宋体" w:cs="Arial"/>
        </w:rPr>
        <w:t>Open Period</w:t>
      </w:r>
      <w:r w:rsidRPr="00244EA6">
        <w:rPr>
          <w:rFonts w:ascii="宋体" w:hAnsi="宋体" w:cs="Arial" w:hint="eastAsia"/>
        </w:rPr>
        <w:t>），分别定义倒起息交易与远起息交易的期限。</w:t>
      </w:r>
    </w:p>
    <w:p w14:paraId="4D1021D8" w14:textId="77777777" w:rsidR="000612DF" w:rsidRPr="00244EA6" w:rsidRDefault="000612DF" w:rsidP="000612DF">
      <w:pPr>
        <w:adjustRightInd w:val="0"/>
        <w:snapToGrid w:val="0"/>
        <w:spacing w:line="360" w:lineRule="auto"/>
        <w:ind w:firstLineChars="218" w:firstLine="458"/>
        <w:rPr>
          <w:rFonts w:ascii="宋体" w:hAnsi="宋体" w:cs="Arial"/>
        </w:rPr>
      </w:pPr>
      <w:r w:rsidRPr="00244EA6">
        <w:rPr>
          <w:rFonts w:ascii="宋体" w:hAnsi="宋体" w:cs="Arial" w:hint="eastAsia"/>
        </w:rPr>
        <w:t>开放周期限制对各应用系统（同样也包括手工记账）产生的倒起息和远起息账务进行限制，如超出开放周期的范围，系统会拒纳该笔业务。</w:t>
      </w:r>
    </w:p>
    <w:p w14:paraId="7EEF2798" w14:textId="77777777" w:rsidR="000612DF" w:rsidRPr="00244EA6" w:rsidRDefault="000612DF" w:rsidP="000612DF">
      <w:pPr>
        <w:adjustRightInd w:val="0"/>
        <w:snapToGrid w:val="0"/>
        <w:spacing w:line="360" w:lineRule="auto"/>
        <w:ind w:firstLineChars="218" w:firstLine="458"/>
        <w:rPr>
          <w:rFonts w:ascii="宋体" w:hAnsi="宋体" w:cs="Arial"/>
        </w:rPr>
      </w:pPr>
      <w:r w:rsidRPr="00244EA6">
        <w:rPr>
          <w:rFonts w:ascii="宋体" w:hAnsi="宋体" w:cs="Arial" w:hint="eastAsia"/>
        </w:rPr>
        <w:lastRenderedPageBreak/>
        <w:t>开放周期参数的维护由参数维护部门完成，通过公共子系统的机构总账参数维护交易实现。</w:t>
      </w:r>
    </w:p>
    <w:p w14:paraId="37CEE10A" w14:textId="77777777" w:rsidR="000612DF" w:rsidRPr="00244EA6" w:rsidRDefault="000612DF" w:rsidP="000612DF">
      <w:pPr>
        <w:adjustRightInd w:val="0"/>
        <w:snapToGrid w:val="0"/>
        <w:spacing w:line="360" w:lineRule="auto"/>
        <w:ind w:firstLineChars="218" w:firstLine="458"/>
        <w:rPr>
          <w:rFonts w:ascii="宋体" w:hAnsi="宋体" w:cs="Arial"/>
        </w:rPr>
      </w:pPr>
      <w:r w:rsidRPr="00244EA6">
        <w:rPr>
          <w:rFonts w:ascii="宋体" w:hAnsi="宋体" w:cs="Arial" w:hint="eastAsia"/>
        </w:rPr>
        <w:t>开放周期参数的主要指标如下：</w:t>
      </w:r>
    </w:p>
    <w:p w14:paraId="169C08FD" w14:textId="77777777" w:rsidR="000612DF" w:rsidRPr="00244EA6" w:rsidRDefault="000612DF" w:rsidP="00A322ED">
      <w:pPr>
        <w:numPr>
          <w:ilvl w:val="0"/>
          <w:numId w:val="59"/>
        </w:numPr>
        <w:adjustRightInd w:val="0"/>
        <w:snapToGrid w:val="0"/>
        <w:spacing w:line="360" w:lineRule="auto"/>
        <w:rPr>
          <w:rFonts w:ascii="宋体" w:hAnsi="宋体" w:cs="Arial"/>
        </w:rPr>
      </w:pPr>
      <w:r w:rsidRPr="00244EA6">
        <w:rPr>
          <w:rFonts w:ascii="宋体" w:hAnsi="宋体" w:cs="Arial" w:hint="eastAsia"/>
        </w:rPr>
        <w:t>倒起息开放周期：</w:t>
      </w:r>
      <w:r w:rsidRPr="00244EA6">
        <w:rPr>
          <w:rFonts w:ascii="宋体" w:hAnsi="宋体" w:cs="Arial"/>
        </w:rPr>
        <w:t>‘</w:t>
      </w:r>
      <w:r w:rsidRPr="00244EA6">
        <w:rPr>
          <w:rFonts w:ascii="宋体" w:hAnsi="宋体" w:cs="Arial" w:hint="eastAsia"/>
        </w:rPr>
        <w:t>倒起息开放周期</w:t>
      </w:r>
      <w:r w:rsidRPr="00244EA6">
        <w:rPr>
          <w:rFonts w:ascii="宋体" w:hAnsi="宋体" w:cs="Arial"/>
        </w:rPr>
        <w:t>’</w:t>
      </w:r>
      <w:r w:rsidRPr="00244EA6">
        <w:rPr>
          <w:rFonts w:ascii="宋体" w:hAnsi="宋体" w:cs="Arial" w:hint="eastAsia"/>
        </w:rPr>
        <w:t>是以月为单元的正数，可以为零。</w:t>
      </w:r>
      <w:r w:rsidRPr="00244EA6">
        <w:rPr>
          <w:rFonts w:ascii="宋体" w:hAnsi="宋体" w:cs="Arial"/>
        </w:rPr>
        <w:t>‘</w:t>
      </w:r>
      <w:r w:rsidRPr="00244EA6">
        <w:rPr>
          <w:rFonts w:ascii="宋体" w:hAnsi="宋体" w:cs="Arial" w:hint="eastAsia"/>
        </w:rPr>
        <w:t>倒起息开放周期</w:t>
      </w:r>
      <w:r w:rsidRPr="00244EA6">
        <w:rPr>
          <w:rFonts w:ascii="宋体" w:hAnsi="宋体" w:cs="Arial"/>
        </w:rPr>
        <w:t>’</w:t>
      </w:r>
      <w:r w:rsidRPr="00244EA6">
        <w:rPr>
          <w:rFonts w:ascii="宋体" w:hAnsi="宋体" w:cs="Arial" w:hint="eastAsia"/>
        </w:rPr>
        <w:t>为零时表示系统接受倒起息交易到本月月初。如果</w:t>
      </w:r>
      <w:r w:rsidRPr="00244EA6">
        <w:rPr>
          <w:rFonts w:ascii="宋体" w:hAnsi="宋体" w:cs="Arial"/>
        </w:rPr>
        <w:t>‘</w:t>
      </w:r>
      <w:r w:rsidRPr="00244EA6">
        <w:rPr>
          <w:rFonts w:ascii="宋体" w:hAnsi="宋体" w:cs="Arial" w:hint="eastAsia"/>
        </w:rPr>
        <w:t>倒起息开放周期</w:t>
      </w:r>
      <w:r w:rsidRPr="00244EA6">
        <w:rPr>
          <w:rFonts w:ascii="宋体" w:hAnsi="宋体" w:cs="Arial"/>
        </w:rPr>
        <w:t>’</w:t>
      </w:r>
      <w:r w:rsidRPr="00244EA6">
        <w:rPr>
          <w:rFonts w:ascii="宋体" w:hAnsi="宋体" w:cs="Arial" w:hint="eastAsia"/>
        </w:rPr>
        <w:t>为</w:t>
      </w:r>
      <w:r w:rsidRPr="00244EA6">
        <w:rPr>
          <w:rFonts w:ascii="宋体" w:hAnsi="宋体" w:cs="Arial"/>
        </w:rPr>
        <w:t>1</w:t>
      </w:r>
      <w:r w:rsidRPr="00244EA6">
        <w:rPr>
          <w:rFonts w:ascii="宋体" w:hAnsi="宋体" w:cs="Arial" w:hint="eastAsia"/>
        </w:rPr>
        <w:t>时表示系统允许倒起息到上月月初，以此类推。</w:t>
      </w:r>
    </w:p>
    <w:p w14:paraId="7B1188E7" w14:textId="77777777" w:rsidR="000612DF" w:rsidRDefault="000612DF" w:rsidP="00A322ED">
      <w:pPr>
        <w:numPr>
          <w:ilvl w:val="0"/>
          <w:numId w:val="59"/>
        </w:numPr>
        <w:adjustRightInd w:val="0"/>
        <w:snapToGrid w:val="0"/>
        <w:spacing w:line="360" w:lineRule="auto"/>
        <w:rPr>
          <w:rFonts w:ascii="宋体" w:hAnsi="宋体" w:cs="Arial"/>
        </w:rPr>
      </w:pPr>
      <w:r w:rsidRPr="00244EA6">
        <w:rPr>
          <w:rFonts w:ascii="宋体" w:hAnsi="宋体" w:cs="Arial" w:hint="eastAsia"/>
        </w:rPr>
        <w:t>远起息开放周期：</w:t>
      </w:r>
      <w:r w:rsidRPr="00244EA6">
        <w:rPr>
          <w:rFonts w:ascii="宋体" w:hAnsi="宋体" w:cs="Arial"/>
        </w:rPr>
        <w:t>‘</w:t>
      </w:r>
      <w:r w:rsidRPr="00244EA6">
        <w:rPr>
          <w:rFonts w:ascii="宋体" w:hAnsi="宋体" w:cs="Arial" w:hint="eastAsia"/>
        </w:rPr>
        <w:t>远起息开放周期</w:t>
      </w:r>
      <w:r w:rsidRPr="00244EA6">
        <w:rPr>
          <w:rFonts w:ascii="宋体" w:hAnsi="宋体" w:cs="Arial"/>
        </w:rPr>
        <w:t>’</w:t>
      </w:r>
      <w:r w:rsidRPr="00244EA6">
        <w:rPr>
          <w:rFonts w:ascii="宋体" w:hAnsi="宋体" w:cs="Arial" w:hint="eastAsia"/>
        </w:rPr>
        <w:t>是以月为单元的正数，可以为零。</w:t>
      </w:r>
      <w:r w:rsidRPr="00244EA6">
        <w:rPr>
          <w:rFonts w:ascii="宋体" w:hAnsi="宋体" w:cs="Arial"/>
        </w:rPr>
        <w:t>‘</w:t>
      </w:r>
      <w:r w:rsidRPr="00244EA6">
        <w:rPr>
          <w:rFonts w:ascii="宋体" w:hAnsi="宋体" w:cs="Arial" w:hint="eastAsia"/>
        </w:rPr>
        <w:t>远起息开放周期</w:t>
      </w:r>
      <w:r w:rsidRPr="00244EA6">
        <w:rPr>
          <w:rFonts w:ascii="宋体" w:hAnsi="宋体" w:cs="Arial"/>
        </w:rPr>
        <w:t>’</w:t>
      </w:r>
      <w:r w:rsidRPr="00244EA6">
        <w:rPr>
          <w:rFonts w:ascii="宋体" w:hAnsi="宋体" w:cs="Arial" w:hint="eastAsia"/>
        </w:rPr>
        <w:t>为零时表示系统接受远起息交易到本月月末。如果</w:t>
      </w:r>
      <w:r w:rsidRPr="00244EA6">
        <w:rPr>
          <w:rFonts w:ascii="宋体" w:hAnsi="宋体" w:cs="Arial"/>
        </w:rPr>
        <w:t>“</w:t>
      </w:r>
      <w:r w:rsidRPr="00244EA6">
        <w:rPr>
          <w:rFonts w:ascii="宋体" w:hAnsi="宋体" w:cs="Arial" w:hint="eastAsia"/>
        </w:rPr>
        <w:t>远起息开放周期</w:t>
      </w:r>
      <w:r w:rsidRPr="00244EA6">
        <w:rPr>
          <w:rFonts w:ascii="宋体" w:hAnsi="宋体" w:cs="Arial"/>
        </w:rPr>
        <w:t>”</w:t>
      </w:r>
      <w:r w:rsidRPr="00244EA6">
        <w:rPr>
          <w:rFonts w:ascii="宋体" w:hAnsi="宋体" w:cs="Arial" w:hint="eastAsia"/>
        </w:rPr>
        <w:t>为</w:t>
      </w:r>
      <w:r w:rsidRPr="00244EA6">
        <w:rPr>
          <w:rFonts w:ascii="宋体" w:hAnsi="宋体" w:cs="Arial"/>
        </w:rPr>
        <w:t>1</w:t>
      </w:r>
      <w:r w:rsidRPr="00244EA6">
        <w:rPr>
          <w:rFonts w:ascii="宋体" w:hAnsi="宋体" w:cs="Arial" w:hint="eastAsia"/>
        </w:rPr>
        <w:t>时表示系统接受到下月月末的远起息交易，以此类推。（海外用）</w:t>
      </w:r>
    </w:p>
    <w:p w14:paraId="6ABE128E" w14:textId="77777777" w:rsidR="000612DF" w:rsidRPr="00244EA6" w:rsidRDefault="000612DF" w:rsidP="000612DF">
      <w:pPr>
        <w:adjustRightInd w:val="0"/>
        <w:snapToGrid w:val="0"/>
        <w:spacing w:line="360" w:lineRule="auto"/>
        <w:ind w:left="878"/>
        <w:rPr>
          <w:rFonts w:ascii="宋体" w:hAnsi="宋体" w:cs="Arial"/>
        </w:rPr>
      </w:pPr>
    </w:p>
    <w:p w14:paraId="06837B5E" w14:textId="77777777" w:rsidR="002D5F12" w:rsidRDefault="002D5F12" w:rsidP="00B87A41">
      <w:pPr>
        <w:pStyle w:val="20"/>
      </w:pPr>
      <w:bookmarkStart w:id="138" w:name="_Toc454875423"/>
      <w:r>
        <w:rPr>
          <w:rFonts w:hint="eastAsia"/>
        </w:rPr>
        <w:lastRenderedPageBreak/>
        <w:t>数据模型</w:t>
      </w:r>
      <w:bookmarkEnd w:id="138"/>
    </w:p>
    <w:p w14:paraId="7D20734D" w14:textId="77777777" w:rsidR="00BC160C" w:rsidRPr="007D1666" w:rsidRDefault="00BC160C" w:rsidP="00B87A41">
      <w:pPr>
        <w:pStyle w:val="30"/>
      </w:pPr>
      <w:bookmarkStart w:id="139" w:name="_Toc395257093"/>
      <w:bookmarkStart w:id="140" w:name="_Toc454875424"/>
      <w:r w:rsidRPr="00860D08">
        <w:rPr>
          <w:rFonts w:hint="eastAsia"/>
        </w:rPr>
        <w:t>数据模型关系</w:t>
      </w:r>
      <w:bookmarkEnd w:id="139"/>
      <w:bookmarkEnd w:id="140"/>
    </w:p>
    <w:p w14:paraId="60F44CFA" w14:textId="77777777" w:rsidR="00BC160C" w:rsidRDefault="008131CF" w:rsidP="00BC160C">
      <w:r>
        <w:object w:dxaOrig="10585" w:dyaOrig="7817" w14:anchorId="70E7FDD8">
          <v:shape id="_x0000_i1028" type="#_x0000_t75" style="width:465.65pt;height:342.65pt" o:ole="">
            <v:imagedata r:id="rId28" o:title=""/>
          </v:shape>
          <o:OLEObject Type="Embed" ProgID="Visio.Drawing.11" ShapeID="_x0000_i1028" DrawAspect="Content" ObjectID="_1814162637" r:id="rId29"/>
        </w:object>
      </w:r>
    </w:p>
    <w:p w14:paraId="173A0457" w14:textId="77777777" w:rsidR="00BC160C" w:rsidRDefault="00BC160C" w:rsidP="00BC160C"/>
    <w:p w14:paraId="27C53834" w14:textId="77777777" w:rsidR="00BC160C" w:rsidRDefault="00BC160C" w:rsidP="00B87A41">
      <w:pPr>
        <w:pStyle w:val="30"/>
      </w:pPr>
      <w:bookmarkStart w:id="141" w:name="_Toc395257094"/>
      <w:bookmarkStart w:id="142" w:name="_Toc454875425"/>
      <w:r w:rsidRPr="00860D08">
        <w:rPr>
          <w:rFonts w:hint="eastAsia"/>
        </w:rPr>
        <w:t>数据实体说明</w:t>
      </w:r>
      <w:bookmarkEnd w:id="141"/>
      <w:bookmarkEnd w:id="142"/>
    </w:p>
    <w:tbl>
      <w:tblPr>
        <w:tblW w:w="9229"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24"/>
        <w:gridCol w:w="1701"/>
        <w:gridCol w:w="4820"/>
        <w:gridCol w:w="1984"/>
      </w:tblGrid>
      <w:tr w:rsidR="00BC160C" w:rsidRPr="00531C5E" w14:paraId="0E2EA590" w14:textId="77777777" w:rsidTr="00F21884">
        <w:trPr>
          <w:trHeight w:val="454"/>
          <w:tblHeader/>
        </w:trPr>
        <w:tc>
          <w:tcPr>
            <w:tcW w:w="724" w:type="dxa"/>
            <w:shd w:val="clear" w:color="auto" w:fill="8DB3E2"/>
          </w:tcPr>
          <w:p w14:paraId="5409D804" w14:textId="77777777" w:rsidR="00BC160C" w:rsidRPr="002A4449" w:rsidRDefault="00BC160C" w:rsidP="00F21884">
            <w:pPr>
              <w:rPr>
                <w:rFonts w:ascii="宋体" w:hAnsi="宋体"/>
                <w:b/>
                <w:bCs/>
              </w:rPr>
            </w:pPr>
            <w:r w:rsidRPr="002A4449">
              <w:rPr>
                <w:rFonts w:ascii="宋体" w:hAnsi="宋体" w:hint="eastAsia"/>
                <w:b/>
                <w:bCs/>
              </w:rPr>
              <w:t>序号</w:t>
            </w:r>
          </w:p>
        </w:tc>
        <w:tc>
          <w:tcPr>
            <w:tcW w:w="1701" w:type="dxa"/>
            <w:shd w:val="clear" w:color="auto" w:fill="8DB3E2"/>
          </w:tcPr>
          <w:p w14:paraId="18B0E2FA" w14:textId="77777777" w:rsidR="00BC160C" w:rsidRPr="002A4449" w:rsidRDefault="00BC160C" w:rsidP="00F21884">
            <w:pPr>
              <w:rPr>
                <w:rFonts w:ascii="宋体" w:hAnsi="宋体"/>
                <w:b/>
                <w:bCs/>
              </w:rPr>
            </w:pPr>
            <w:r w:rsidRPr="002A4449">
              <w:rPr>
                <w:rFonts w:ascii="宋体" w:hAnsi="宋体" w:hint="eastAsia"/>
                <w:b/>
                <w:bCs/>
              </w:rPr>
              <w:t>实体名称</w:t>
            </w:r>
          </w:p>
        </w:tc>
        <w:tc>
          <w:tcPr>
            <w:tcW w:w="4820" w:type="dxa"/>
            <w:shd w:val="clear" w:color="auto" w:fill="8DB3E2"/>
          </w:tcPr>
          <w:p w14:paraId="55005C46" w14:textId="77777777" w:rsidR="00BC160C" w:rsidRPr="002A4449" w:rsidRDefault="00BC160C" w:rsidP="00F21884">
            <w:pPr>
              <w:rPr>
                <w:rFonts w:ascii="宋体" w:hAnsi="宋体"/>
                <w:b/>
                <w:bCs/>
              </w:rPr>
            </w:pPr>
            <w:r w:rsidRPr="002A4449">
              <w:rPr>
                <w:rFonts w:ascii="宋体" w:hAnsi="宋体" w:hint="eastAsia"/>
                <w:b/>
                <w:bCs/>
              </w:rPr>
              <w:t>实体说明</w:t>
            </w:r>
          </w:p>
        </w:tc>
        <w:tc>
          <w:tcPr>
            <w:tcW w:w="1984" w:type="dxa"/>
            <w:shd w:val="clear" w:color="auto" w:fill="8DB3E2"/>
          </w:tcPr>
          <w:p w14:paraId="09E0BFE7" w14:textId="77777777" w:rsidR="00BC160C" w:rsidRPr="002A4449" w:rsidRDefault="00BC160C" w:rsidP="00F21884">
            <w:pPr>
              <w:rPr>
                <w:rFonts w:ascii="宋体" w:hAnsi="宋体"/>
                <w:b/>
                <w:bCs/>
              </w:rPr>
            </w:pPr>
            <w:r w:rsidRPr="002A4449">
              <w:rPr>
                <w:rFonts w:ascii="宋体" w:hAnsi="宋体" w:hint="eastAsia"/>
                <w:b/>
                <w:bCs/>
              </w:rPr>
              <w:t>备注</w:t>
            </w:r>
          </w:p>
        </w:tc>
      </w:tr>
      <w:tr w:rsidR="00BC160C" w:rsidRPr="00531C5E" w14:paraId="0DA1631D" w14:textId="77777777" w:rsidTr="00F21884">
        <w:trPr>
          <w:trHeight w:val="397"/>
        </w:trPr>
        <w:tc>
          <w:tcPr>
            <w:tcW w:w="724" w:type="dxa"/>
          </w:tcPr>
          <w:p w14:paraId="2E9231F9"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3993DAD3" w14:textId="77777777" w:rsidR="00BC160C" w:rsidRPr="00217476" w:rsidRDefault="00BC160C" w:rsidP="00F21884">
            <w:pPr>
              <w:rPr>
                <w:rFonts w:ascii="宋体" w:hAnsi="宋体" w:cs="Arial"/>
                <w:szCs w:val="21"/>
              </w:rPr>
            </w:pPr>
            <w:r w:rsidRPr="00217476">
              <w:rPr>
                <w:rFonts w:ascii="宋体" w:hAnsi="宋体" w:cs="Arial" w:hint="eastAsia"/>
                <w:szCs w:val="21"/>
              </w:rPr>
              <w:t>科目表</w:t>
            </w:r>
          </w:p>
        </w:tc>
        <w:tc>
          <w:tcPr>
            <w:tcW w:w="4820" w:type="dxa"/>
          </w:tcPr>
          <w:p w14:paraId="783EA16C" w14:textId="77777777" w:rsidR="00BC160C" w:rsidRPr="00217476" w:rsidRDefault="00BC160C" w:rsidP="00F21884">
            <w:pPr>
              <w:rPr>
                <w:rFonts w:ascii="宋体" w:hAnsi="宋体"/>
                <w:szCs w:val="21"/>
              </w:rPr>
            </w:pPr>
            <w:r w:rsidRPr="00217476">
              <w:rPr>
                <w:rFonts w:ascii="宋体" w:hAnsi="宋体" w:cs="Arial" w:hint="eastAsia"/>
                <w:szCs w:val="21"/>
              </w:rPr>
              <w:t>用于记录科目属性,包括科目号、名称、科目级别等</w:t>
            </w:r>
          </w:p>
        </w:tc>
        <w:tc>
          <w:tcPr>
            <w:tcW w:w="1984" w:type="dxa"/>
          </w:tcPr>
          <w:p w14:paraId="15C3A519" w14:textId="77777777" w:rsidR="00BC160C" w:rsidRPr="00217476" w:rsidRDefault="00BC160C" w:rsidP="00F21884">
            <w:pPr>
              <w:rPr>
                <w:rFonts w:ascii="宋体" w:hAnsi="宋体"/>
                <w:szCs w:val="21"/>
              </w:rPr>
            </w:pPr>
          </w:p>
        </w:tc>
      </w:tr>
      <w:tr w:rsidR="00BC160C" w:rsidRPr="00531C5E" w14:paraId="48AE92F4" w14:textId="77777777" w:rsidTr="00F21884">
        <w:trPr>
          <w:trHeight w:val="397"/>
        </w:trPr>
        <w:tc>
          <w:tcPr>
            <w:tcW w:w="724" w:type="dxa"/>
          </w:tcPr>
          <w:p w14:paraId="0363F767"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2D16CFCF" w14:textId="77777777" w:rsidR="00BC160C" w:rsidRPr="00217476" w:rsidRDefault="00BC160C" w:rsidP="00F21884">
            <w:pPr>
              <w:rPr>
                <w:rFonts w:ascii="宋体" w:hAnsi="宋体"/>
                <w:szCs w:val="21"/>
              </w:rPr>
            </w:pPr>
            <w:r w:rsidRPr="00217476">
              <w:rPr>
                <w:rFonts w:ascii="宋体" w:hAnsi="宋体" w:hint="eastAsia"/>
                <w:szCs w:val="21"/>
              </w:rPr>
              <w:t>科目使用权限表</w:t>
            </w:r>
          </w:p>
        </w:tc>
        <w:tc>
          <w:tcPr>
            <w:tcW w:w="4820" w:type="dxa"/>
          </w:tcPr>
          <w:p w14:paraId="5F2F042D" w14:textId="77777777" w:rsidR="00BC160C" w:rsidRPr="00217476" w:rsidRDefault="00BC160C" w:rsidP="00F21884">
            <w:pPr>
              <w:rPr>
                <w:rFonts w:ascii="宋体" w:hAnsi="宋体"/>
                <w:szCs w:val="21"/>
              </w:rPr>
            </w:pPr>
            <w:r w:rsidRPr="00217476">
              <w:rPr>
                <w:rFonts w:ascii="宋体" w:hAnsi="宋体" w:hint="eastAsia"/>
                <w:szCs w:val="21"/>
              </w:rPr>
              <w:t>用于记录科目使用权信息</w:t>
            </w:r>
          </w:p>
        </w:tc>
        <w:tc>
          <w:tcPr>
            <w:tcW w:w="1984" w:type="dxa"/>
          </w:tcPr>
          <w:p w14:paraId="29C0133B" w14:textId="77777777" w:rsidR="00BC160C" w:rsidRPr="00217476" w:rsidRDefault="00BC160C" w:rsidP="00F21884">
            <w:pPr>
              <w:rPr>
                <w:rFonts w:ascii="宋体" w:hAnsi="宋体"/>
                <w:szCs w:val="21"/>
              </w:rPr>
            </w:pPr>
          </w:p>
        </w:tc>
      </w:tr>
      <w:tr w:rsidR="00BC160C" w:rsidRPr="00531C5E" w14:paraId="6C969B3B" w14:textId="77777777" w:rsidTr="00F21884">
        <w:trPr>
          <w:trHeight w:val="397"/>
        </w:trPr>
        <w:tc>
          <w:tcPr>
            <w:tcW w:w="724" w:type="dxa"/>
          </w:tcPr>
          <w:p w14:paraId="6C487048"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32086B99" w14:textId="77777777" w:rsidR="00BC160C" w:rsidRPr="00217476" w:rsidRDefault="00BC160C" w:rsidP="00F21884">
            <w:pPr>
              <w:rPr>
                <w:rFonts w:ascii="宋体" w:hAnsi="宋体"/>
                <w:szCs w:val="21"/>
              </w:rPr>
            </w:pPr>
            <w:r w:rsidRPr="00217476">
              <w:rPr>
                <w:rFonts w:ascii="宋体" w:hAnsi="宋体" w:hint="eastAsia"/>
                <w:szCs w:val="21"/>
              </w:rPr>
              <w:t>科目变更表</w:t>
            </w:r>
          </w:p>
        </w:tc>
        <w:tc>
          <w:tcPr>
            <w:tcW w:w="4820" w:type="dxa"/>
          </w:tcPr>
          <w:p w14:paraId="0814A6B9" w14:textId="77777777" w:rsidR="00BC160C" w:rsidRPr="00217476" w:rsidRDefault="00BC160C" w:rsidP="00F21884">
            <w:pPr>
              <w:rPr>
                <w:rFonts w:ascii="宋体" w:hAnsi="宋体"/>
                <w:szCs w:val="21"/>
              </w:rPr>
            </w:pPr>
            <w:r w:rsidRPr="00217476">
              <w:rPr>
                <w:rFonts w:ascii="宋体" w:hAnsi="宋体" w:hint="eastAsia"/>
                <w:szCs w:val="21"/>
              </w:rPr>
              <w:t>用于记录科目变更信息</w:t>
            </w:r>
          </w:p>
        </w:tc>
        <w:tc>
          <w:tcPr>
            <w:tcW w:w="1984" w:type="dxa"/>
          </w:tcPr>
          <w:p w14:paraId="1B4CCE64" w14:textId="77777777" w:rsidR="00BC160C" w:rsidRPr="00217476" w:rsidRDefault="00BC160C" w:rsidP="00F21884">
            <w:pPr>
              <w:rPr>
                <w:rFonts w:ascii="宋体" w:hAnsi="宋体"/>
                <w:szCs w:val="21"/>
              </w:rPr>
            </w:pPr>
          </w:p>
        </w:tc>
      </w:tr>
      <w:tr w:rsidR="00BC160C" w:rsidRPr="00531C5E" w14:paraId="113BDBF6" w14:textId="77777777" w:rsidTr="00F21884">
        <w:trPr>
          <w:trHeight w:val="397"/>
        </w:trPr>
        <w:tc>
          <w:tcPr>
            <w:tcW w:w="724" w:type="dxa"/>
          </w:tcPr>
          <w:p w14:paraId="68CE1C85"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4628FE58" w14:textId="77777777" w:rsidR="00BC160C" w:rsidRPr="00217476" w:rsidRDefault="00BC160C" w:rsidP="00F21884">
            <w:pPr>
              <w:rPr>
                <w:rFonts w:ascii="宋体" w:hAnsi="宋体"/>
                <w:szCs w:val="21"/>
              </w:rPr>
            </w:pPr>
            <w:r>
              <w:rPr>
                <w:rFonts w:ascii="宋体" w:hAnsi="宋体" w:hint="eastAsia"/>
                <w:szCs w:val="21"/>
              </w:rPr>
              <w:t>当日</w:t>
            </w:r>
            <w:r w:rsidRPr="00FC5351">
              <w:rPr>
                <w:rFonts w:ascii="宋体" w:hAnsi="宋体" w:hint="eastAsia"/>
                <w:szCs w:val="21"/>
              </w:rPr>
              <w:t>传票</w:t>
            </w:r>
            <w:r>
              <w:rPr>
                <w:rFonts w:ascii="宋体" w:hAnsi="宋体" w:hint="eastAsia"/>
                <w:szCs w:val="21"/>
              </w:rPr>
              <w:t>表</w:t>
            </w:r>
          </w:p>
        </w:tc>
        <w:tc>
          <w:tcPr>
            <w:tcW w:w="4820" w:type="dxa"/>
          </w:tcPr>
          <w:p w14:paraId="2DB2629E" w14:textId="77777777" w:rsidR="00BC160C" w:rsidRPr="00217476" w:rsidRDefault="00BC160C" w:rsidP="00F21884">
            <w:pPr>
              <w:rPr>
                <w:rFonts w:ascii="宋体" w:hAnsi="宋体"/>
                <w:szCs w:val="21"/>
              </w:rPr>
            </w:pPr>
            <w:r>
              <w:rPr>
                <w:rFonts w:ascii="宋体" w:hAnsi="宋体" w:hint="eastAsia"/>
                <w:szCs w:val="21"/>
              </w:rPr>
              <w:t>用于存放当日传票详细信息，是当日总账加工的基础信息。</w:t>
            </w:r>
          </w:p>
        </w:tc>
        <w:tc>
          <w:tcPr>
            <w:tcW w:w="1984" w:type="dxa"/>
          </w:tcPr>
          <w:p w14:paraId="2F7E0969" w14:textId="77777777" w:rsidR="00BC160C" w:rsidRPr="00217476" w:rsidRDefault="00BC160C" w:rsidP="00F21884">
            <w:pPr>
              <w:rPr>
                <w:rFonts w:ascii="宋体" w:hAnsi="宋体"/>
                <w:szCs w:val="21"/>
              </w:rPr>
            </w:pPr>
          </w:p>
        </w:tc>
      </w:tr>
      <w:tr w:rsidR="00BC160C" w:rsidRPr="00531C5E" w14:paraId="471305F5" w14:textId="77777777" w:rsidTr="00F21884">
        <w:trPr>
          <w:trHeight w:val="397"/>
        </w:trPr>
        <w:tc>
          <w:tcPr>
            <w:tcW w:w="724" w:type="dxa"/>
          </w:tcPr>
          <w:p w14:paraId="4072258A"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7616E94F" w14:textId="77777777" w:rsidR="00BC160C" w:rsidRDefault="00BC160C" w:rsidP="00F21884">
            <w:pPr>
              <w:rPr>
                <w:rFonts w:ascii="宋体" w:hAnsi="宋体"/>
                <w:szCs w:val="21"/>
              </w:rPr>
            </w:pPr>
            <w:r>
              <w:rPr>
                <w:rFonts w:ascii="宋体" w:hAnsi="宋体" w:hint="eastAsia"/>
                <w:szCs w:val="21"/>
              </w:rPr>
              <w:t>历史传票表</w:t>
            </w:r>
          </w:p>
        </w:tc>
        <w:tc>
          <w:tcPr>
            <w:tcW w:w="4820" w:type="dxa"/>
          </w:tcPr>
          <w:p w14:paraId="68017528" w14:textId="77777777" w:rsidR="00BC160C" w:rsidRDefault="00BC160C" w:rsidP="00F21884">
            <w:pPr>
              <w:rPr>
                <w:rFonts w:ascii="宋体" w:hAnsi="宋体"/>
                <w:szCs w:val="21"/>
              </w:rPr>
            </w:pPr>
            <w:r>
              <w:rPr>
                <w:rFonts w:ascii="宋体" w:hAnsi="宋体" w:hint="eastAsia"/>
                <w:szCs w:val="21"/>
              </w:rPr>
              <w:t>用于存放历史传票信息。</w:t>
            </w:r>
          </w:p>
        </w:tc>
        <w:tc>
          <w:tcPr>
            <w:tcW w:w="1984" w:type="dxa"/>
          </w:tcPr>
          <w:p w14:paraId="1AF86A4F" w14:textId="77777777" w:rsidR="00BC160C" w:rsidRPr="00217476" w:rsidRDefault="00BC160C" w:rsidP="00F21884">
            <w:pPr>
              <w:rPr>
                <w:rFonts w:ascii="宋体" w:hAnsi="宋体"/>
                <w:szCs w:val="21"/>
              </w:rPr>
            </w:pPr>
          </w:p>
        </w:tc>
      </w:tr>
      <w:tr w:rsidR="00BC160C" w:rsidRPr="00531C5E" w14:paraId="615D956E" w14:textId="77777777" w:rsidTr="00F21884">
        <w:trPr>
          <w:trHeight w:val="397"/>
        </w:trPr>
        <w:tc>
          <w:tcPr>
            <w:tcW w:w="724" w:type="dxa"/>
          </w:tcPr>
          <w:p w14:paraId="3FD856C1"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69850047" w14:textId="77777777" w:rsidR="00BC160C" w:rsidRPr="00217476" w:rsidRDefault="00BC160C" w:rsidP="00F21884">
            <w:pPr>
              <w:rPr>
                <w:rFonts w:ascii="宋体" w:hAnsi="宋体"/>
                <w:szCs w:val="21"/>
              </w:rPr>
            </w:pPr>
            <w:r w:rsidRPr="00217476">
              <w:rPr>
                <w:rFonts w:ascii="宋体" w:hAnsi="宋体" w:hint="eastAsia"/>
                <w:szCs w:val="21"/>
              </w:rPr>
              <w:t>总账表</w:t>
            </w:r>
          </w:p>
        </w:tc>
        <w:tc>
          <w:tcPr>
            <w:tcW w:w="4820" w:type="dxa"/>
          </w:tcPr>
          <w:p w14:paraId="2E689FA7" w14:textId="77777777" w:rsidR="00BC160C" w:rsidRPr="00217476" w:rsidRDefault="00BC160C" w:rsidP="00F21884">
            <w:pPr>
              <w:rPr>
                <w:rFonts w:ascii="宋体" w:hAnsi="宋体"/>
                <w:szCs w:val="21"/>
              </w:rPr>
            </w:pPr>
            <w:r w:rsidRPr="00217476">
              <w:rPr>
                <w:rFonts w:ascii="宋体" w:hAnsi="宋体" w:hint="eastAsia"/>
                <w:szCs w:val="21"/>
              </w:rPr>
              <w:t>用于存放</w:t>
            </w:r>
            <w:r>
              <w:rPr>
                <w:rFonts w:ascii="宋体" w:hAnsi="宋体" w:hint="eastAsia"/>
                <w:szCs w:val="21"/>
              </w:rPr>
              <w:t>当前</w:t>
            </w:r>
            <w:r w:rsidRPr="00217476">
              <w:rPr>
                <w:rFonts w:ascii="宋体" w:hAnsi="宋体" w:hint="eastAsia"/>
                <w:szCs w:val="21"/>
              </w:rPr>
              <w:t>总账</w:t>
            </w:r>
            <w:proofErr w:type="gramStart"/>
            <w:r w:rsidRPr="00217476">
              <w:rPr>
                <w:rFonts w:ascii="宋体" w:hAnsi="宋体" w:hint="eastAsia"/>
                <w:szCs w:val="21"/>
              </w:rPr>
              <w:t>帳戶</w:t>
            </w:r>
            <w:proofErr w:type="gramEnd"/>
            <w:r w:rsidRPr="00217476">
              <w:rPr>
                <w:rFonts w:ascii="宋体" w:hAnsi="宋体" w:hint="eastAsia"/>
                <w:szCs w:val="21"/>
              </w:rPr>
              <w:t>的</w:t>
            </w:r>
            <w:r>
              <w:rPr>
                <w:rFonts w:ascii="宋体" w:hAnsi="宋体" w:hint="eastAsia"/>
                <w:szCs w:val="21"/>
              </w:rPr>
              <w:t>发生额、</w:t>
            </w:r>
            <w:r w:rsidRPr="00217476">
              <w:rPr>
                <w:rFonts w:ascii="宋体" w:hAnsi="宋体" w:hint="eastAsia"/>
                <w:szCs w:val="21"/>
              </w:rPr>
              <w:t>余额资料</w:t>
            </w:r>
            <w:r w:rsidR="004B7F79">
              <w:rPr>
                <w:rFonts w:ascii="宋体" w:hAnsi="宋体" w:hint="eastAsia"/>
                <w:szCs w:val="21"/>
              </w:rPr>
              <w:t>，包括日、旬、月、季、半年、年的总账信息</w:t>
            </w:r>
          </w:p>
        </w:tc>
        <w:tc>
          <w:tcPr>
            <w:tcW w:w="1984" w:type="dxa"/>
          </w:tcPr>
          <w:p w14:paraId="7EC186CE" w14:textId="77777777" w:rsidR="00BC160C" w:rsidRPr="00217476" w:rsidRDefault="00BC160C" w:rsidP="00F21884">
            <w:pPr>
              <w:rPr>
                <w:rFonts w:ascii="宋体" w:hAnsi="宋体"/>
                <w:szCs w:val="21"/>
              </w:rPr>
            </w:pPr>
          </w:p>
        </w:tc>
      </w:tr>
      <w:tr w:rsidR="00BC160C" w:rsidRPr="00795FCD" w14:paraId="4EB4FC27" w14:textId="77777777" w:rsidTr="00F21884">
        <w:trPr>
          <w:trHeight w:val="397"/>
        </w:trPr>
        <w:tc>
          <w:tcPr>
            <w:tcW w:w="724" w:type="dxa"/>
          </w:tcPr>
          <w:p w14:paraId="5E3A7BE5"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04AFDF5B" w14:textId="0FB6047F" w:rsidR="00BC160C" w:rsidRPr="00217476" w:rsidRDefault="00BC160C" w:rsidP="00F21884">
            <w:pPr>
              <w:rPr>
                <w:rFonts w:ascii="宋体" w:hAnsi="宋体"/>
                <w:szCs w:val="21"/>
              </w:rPr>
            </w:pPr>
            <w:r w:rsidRPr="00217476">
              <w:rPr>
                <w:rFonts w:ascii="宋体" w:hAnsi="宋体" w:hint="eastAsia"/>
                <w:szCs w:val="21"/>
              </w:rPr>
              <w:t>总账</w:t>
            </w:r>
            <w:r w:rsidR="004B7F79">
              <w:rPr>
                <w:rFonts w:ascii="宋体" w:hAnsi="宋体" w:hint="eastAsia"/>
                <w:szCs w:val="21"/>
              </w:rPr>
              <w:t>历史</w:t>
            </w:r>
            <w:r w:rsidRPr="00217476">
              <w:rPr>
                <w:rFonts w:ascii="宋体" w:hAnsi="宋体" w:hint="eastAsia"/>
                <w:szCs w:val="21"/>
              </w:rPr>
              <w:t>表</w:t>
            </w:r>
          </w:p>
        </w:tc>
        <w:tc>
          <w:tcPr>
            <w:tcW w:w="4820" w:type="dxa"/>
          </w:tcPr>
          <w:p w14:paraId="6A184D65" w14:textId="1D78F7C5" w:rsidR="00BC160C" w:rsidRPr="00217476" w:rsidRDefault="00BC160C" w:rsidP="004B7F79">
            <w:pPr>
              <w:rPr>
                <w:rFonts w:ascii="宋体" w:hAnsi="宋体"/>
                <w:szCs w:val="21"/>
              </w:rPr>
            </w:pPr>
            <w:r w:rsidRPr="00217476">
              <w:rPr>
                <w:rFonts w:ascii="宋体" w:hAnsi="宋体" w:hint="eastAsia"/>
                <w:szCs w:val="21"/>
              </w:rPr>
              <w:t>用于存放</w:t>
            </w:r>
            <w:r w:rsidR="004B7F79">
              <w:rPr>
                <w:rFonts w:ascii="宋体" w:hAnsi="宋体" w:hint="eastAsia"/>
                <w:szCs w:val="21"/>
              </w:rPr>
              <w:t>总账的历史资料</w:t>
            </w:r>
          </w:p>
        </w:tc>
        <w:tc>
          <w:tcPr>
            <w:tcW w:w="1984" w:type="dxa"/>
          </w:tcPr>
          <w:p w14:paraId="415E0364" w14:textId="77777777" w:rsidR="00BC160C" w:rsidRPr="00217476" w:rsidRDefault="00BC160C" w:rsidP="00F21884">
            <w:pPr>
              <w:rPr>
                <w:rFonts w:ascii="宋体" w:hAnsi="宋体"/>
                <w:szCs w:val="21"/>
              </w:rPr>
            </w:pPr>
          </w:p>
        </w:tc>
      </w:tr>
      <w:tr w:rsidR="00BC160C" w:rsidRPr="00531C5E" w14:paraId="08500D44" w14:textId="77777777" w:rsidTr="00F21884">
        <w:trPr>
          <w:trHeight w:val="397"/>
        </w:trPr>
        <w:tc>
          <w:tcPr>
            <w:tcW w:w="724" w:type="dxa"/>
          </w:tcPr>
          <w:p w14:paraId="56883ABD"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43424DB6" w14:textId="77777777" w:rsidR="00BC160C" w:rsidRPr="00217476" w:rsidRDefault="00BC160C" w:rsidP="00F21884">
            <w:pPr>
              <w:rPr>
                <w:rFonts w:ascii="宋体" w:hAnsi="宋体"/>
                <w:szCs w:val="21"/>
              </w:rPr>
            </w:pPr>
            <w:proofErr w:type="gramStart"/>
            <w:r>
              <w:rPr>
                <w:rFonts w:ascii="宋体" w:hAnsi="宋体" w:hint="eastAsia"/>
                <w:szCs w:val="21"/>
              </w:rPr>
              <w:t>内部户</w:t>
            </w:r>
            <w:r w:rsidRPr="00217476">
              <w:rPr>
                <w:rFonts w:ascii="宋体" w:hAnsi="宋体" w:hint="eastAsia"/>
                <w:szCs w:val="21"/>
              </w:rPr>
              <w:t>控制表</w:t>
            </w:r>
            <w:proofErr w:type="gramEnd"/>
          </w:p>
        </w:tc>
        <w:tc>
          <w:tcPr>
            <w:tcW w:w="4820" w:type="dxa"/>
          </w:tcPr>
          <w:p w14:paraId="61AC0BEB" w14:textId="77777777" w:rsidR="00BC160C" w:rsidRPr="00217476" w:rsidRDefault="00BC160C" w:rsidP="00F21884">
            <w:pPr>
              <w:rPr>
                <w:rFonts w:ascii="宋体" w:hAnsi="宋体"/>
                <w:szCs w:val="21"/>
              </w:rPr>
            </w:pPr>
            <w:r w:rsidRPr="00217476">
              <w:rPr>
                <w:rFonts w:ascii="宋体" w:hAnsi="宋体" w:hint="eastAsia"/>
                <w:szCs w:val="21"/>
              </w:rPr>
              <w:t>用于存放</w:t>
            </w:r>
            <w:proofErr w:type="gramStart"/>
            <w:r>
              <w:rPr>
                <w:rFonts w:ascii="宋体" w:hAnsi="宋体" w:hint="eastAsia"/>
                <w:szCs w:val="21"/>
              </w:rPr>
              <w:t>内部户</w:t>
            </w:r>
            <w:proofErr w:type="gramEnd"/>
            <w:r>
              <w:rPr>
                <w:rFonts w:ascii="宋体" w:hAnsi="宋体" w:hint="eastAsia"/>
                <w:szCs w:val="21"/>
              </w:rPr>
              <w:t>的核算</w:t>
            </w:r>
            <w:r w:rsidRPr="00217476">
              <w:rPr>
                <w:rFonts w:ascii="宋体" w:hAnsi="宋体" w:hint="eastAsia"/>
                <w:szCs w:val="21"/>
              </w:rPr>
              <w:t>控制信息</w:t>
            </w:r>
          </w:p>
        </w:tc>
        <w:tc>
          <w:tcPr>
            <w:tcW w:w="1984" w:type="dxa"/>
          </w:tcPr>
          <w:p w14:paraId="2052172E" w14:textId="77777777" w:rsidR="00BC160C" w:rsidRPr="00006E68" w:rsidRDefault="00BC160C" w:rsidP="00F21884">
            <w:pPr>
              <w:rPr>
                <w:rFonts w:ascii="宋体" w:hAnsi="宋体"/>
                <w:szCs w:val="21"/>
              </w:rPr>
            </w:pPr>
          </w:p>
        </w:tc>
      </w:tr>
      <w:tr w:rsidR="00BC160C" w:rsidRPr="003047E1" w14:paraId="2F0CC42F" w14:textId="77777777" w:rsidTr="00F21884">
        <w:trPr>
          <w:trHeight w:val="397"/>
        </w:trPr>
        <w:tc>
          <w:tcPr>
            <w:tcW w:w="724" w:type="dxa"/>
          </w:tcPr>
          <w:p w14:paraId="02199D1C"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2BACDF83" w14:textId="77777777" w:rsidR="00BC160C" w:rsidRPr="00217476" w:rsidRDefault="00BC160C" w:rsidP="00F21884">
            <w:pPr>
              <w:rPr>
                <w:rFonts w:ascii="宋体" w:hAnsi="宋体"/>
                <w:szCs w:val="21"/>
              </w:rPr>
            </w:pPr>
            <w:proofErr w:type="gramStart"/>
            <w:r>
              <w:rPr>
                <w:rFonts w:ascii="宋体" w:hAnsi="宋体" w:hint="eastAsia"/>
                <w:szCs w:val="21"/>
              </w:rPr>
              <w:t>内部户</w:t>
            </w:r>
            <w:proofErr w:type="gramEnd"/>
            <w:r>
              <w:rPr>
                <w:rFonts w:ascii="宋体" w:hAnsi="宋体" w:hint="eastAsia"/>
                <w:szCs w:val="21"/>
              </w:rPr>
              <w:t>信息</w:t>
            </w:r>
            <w:r w:rsidRPr="00217476">
              <w:rPr>
                <w:rFonts w:ascii="宋体" w:hAnsi="宋体" w:hint="eastAsia"/>
                <w:szCs w:val="21"/>
              </w:rPr>
              <w:t>表</w:t>
            </w:r>
          </w:p>
        </w:tc>
        <w:tc>
          <w:tcPr>
            <w:tcW w:w="4820" w:type="dxa"/>
          </w:tcPr>
          <w:p w14:paraId="2207821B" w14:textId="77777777" w:rsidR="00BC160C" w:rsidRPr="00217476" w:rsidRDefault="00BC160C" w:rsidP="00F21884">
            <w:pPr>
              <w:rPr>
                <w:rFonts w:ascii="宋体" w:hAnsi="宋体"/>
                <w:szCs w:val="21"/>
              </w:rPr>
            </w:pPr>
            <w:r w:rsidRPr="00217476">
              <w:rPr>
                <w:rFonts w:ascii="宋体" w:hAnsi="宋体" w:hint="eastAsia"/>
                <w:szCs w:val="21"/>
              </w:rPr>
              <w:t>用于存放</w:t>
            </w:r>
            <w:proofErr w:type="gramStart"/>
            <w:r>
              <w:rPr>
                <w:rFonts w:ascii="宋体" w:hAnsi="宋体" w:hint="eastAsia"/>
                <w:szCs w:val="21"/>
              </w:rPr>
              <w:t>内部户</w:t>
            </w:r>
            <w:proofErr w:type="gramEnd"/>
            <w:r>
              <w:rPr>
                <w:rFonts w:ascii="宋体" w:hAnsi="宋体" w:hint="eastAsia"/>
                <w:szCs w:val="21"/>
              </w:rPr>
              <w:t>核算属性、当前余额等</w:t>
            </w:r>
            <w:r w:rsidRPr="00217476">
              <w:rPr>
                <w:rFonts w:ascii="宋体" w:hAnsi="宋体" w:hint="eastAsia"/>
                <w:szCs w:val="21"/>
              </w:rPr>
              <w:t>信息</w:t>
            </w:r>
          </w:p>
        </w:tc>
        <w:tc>
          <w:tcPr>
            <w:tcW w:w="1984" w:type="dxa"/>
          </w:tcPr>
          <w:p w14:paraId="1517044D" w14:textId="77777777" w:rsidR="00BC160C" w:rsidRPr="00217476" w:rsidRDefault="00BC160C" w:rsidP="00F21884">
            <w:pPr>
              <w:rPr>
                <w:rFonts w:ascii="宋体" w:hAnsi="宋体"/>
                <w:szCs w:val="21"/>
              </w:rPr>
            </w:pPr>
          </w:p>
        </w:tc>
      </w:tr>
      <w:tr w:rsidR="00BC160C" w:rsidRPr="003047E1" w14:paraId="4179C6D2" w14:textId="77777777" w:rsidTr="00F21884">
        <w:trPr>
          <w:trHeight w:val="397"/>
        </w:trPr>
        <w:tc>
          <w:tcPr>
            <w:tcW w:w="724" w:type="dxa"/>
          </w:tcPr>
          <w:p w14:paraId="17CEFA1F"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7A5E2FD4" w14:textId="77777777" w:rsidR="00BC160C" w:rsidRPr="00217476" w:rsidRDefault="00BC160C" w:rsidP="00F21884">
            <w:pPr>
              <w:rPr>
                <w:rFonts w:ascii="宋体" w:hAnsi="宋体"/>
                <w:szCs w:val="21"/>
              </w:rPr>
            </w:pPr>
            <w:proofErr w:type="gramStart"/>
            <w:r>
              <w:rPr>
                <w:rFonts w:ascii="宋体" w:hAnsi="宋体" w:hint="eastAsia"/>
                <w:szCs w:val="21"/>
              </w:rPr>
              <w:t>内部户</w:t>
            </w:r>
            <w:proofErr w:type="gramEnd"/>
            <w:r>
              <w:rPr>
                <w:rFonts w:ascii="宋体" w:hAnsi="宋体" w:hint="eastAsia"/>
                <w:szCs w:val="21"/>
              </w:rPr>
              <w:t>交易明细表</w:t>
            </w:r>
          </w:p>
        </w:tc>
        <w:tc>
          <w:tcPr>
            <w:tcW w:w="4820" w:type="dxa"/>
          </w:tcPr>
          <w:p w14:paraId="0A5DDD8B" w14:textId="77777777" w:rsidR="00BC160C" w:rsidRPr="00217476" w:rsidRDefault="00BC160C" w:rsidP="00F21884">
            <w:pPr>
              <w:rPr>
                <w:rFonts w:ascii="宋体" w:hAnsi="宋体"/>
                <w:szCs w:val="21"/>
              </w:rPr>
            </w:pPr>
            <w:r w:rsidRPr="00217476">
              <w:rPr>
                <w:rFonts w:ascii="宋体" w:hAnsi="宋体" w:hint="eastAsia"/>
                <w:szCs w:val="21"/>
              </w:rPr>
              <w:t>用于存放</w:t>
            </w:r>
            <w:proofErr w:type="gramStart"/>
            <w:r>
              <w:rPr>
                <w:rFonts w:ascii="宋体" w:hAnsi="宋体" w:hint="eastAsia"/>
                <w:szCs w:val="21"/>
              </w:rPr>
              <w:t>内部户</w:t>
            </w:r>
            <w:proofErr w:type="gramEnd"/>
            <w:r>
              <w:rPr>
                <w:rFonts w:ascii="宋体" w:hAnsi="宋体" w:hint="eastAsia"/>
                <w:szCs w:val="21"/>
              </w:rPr>
              <w:t>的交易明细及交易后余额等</w:t>
            </w:r>
            <w:r w:rsidRPr="00217476">
              <w:rPr>
                <w:rFonts w:ascii="宋体" w:hAnsi="宋体" w:hint="eastAsia"/>
                <w:szCs w:val="21"/>
              </w:rPr>
              <w:t>信息</w:t>
            </w:r>
          </w:p>
        </w:tc>
        <w:tc>
          <w:tcPr>
            <w:tcW w:w="1984" w:type="dxa"/>
          </w:tcPr>
          <w:p w14:paraId="4E08C4FC" w14:textId="77777777" w:rsidR="00BC160C" w:rsidRPr="00FD4938" w:rsidRDefault="00BC160C" w:rsidP="00F21884">
            <w:pPr>
              <w:rPr>
                <w:rFonts w:ascii="宋体" w:hAnsi="宋体"/>
                <w:szCs w:val="21"/>
              </w:rPr>
            </w:pPr>
          </w:p>
        </w:tc>
      </w:tr>
      <w:tr w:rsidR="00BC160C" w:rsidRPr="003047E1" w14:paraId="04DEA7DA" w14:textId="77777777" w:rsidTr="00F21884">
        <w:trPr>
          <w:trHeight w:val="397"/>
        </w:trPr>
        <w:tc>
          <w:tcPr>
            <w:tcW w:w="724" w:type="dxa"/>
          </w:tcPr>
          <w:p w14:paraId="77CD46DE"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1924B806" w14:textId="77777777" w:rsidR="00BC160C" w:rsidRPr="00217476" w:rsidRDefault="00BC160C" w:rsidP="00F21884">
            <w:pPr>
              <w:rPr>
                <w:rFonts w:ascii="宋体" w:hAnsi="宋体"/>
                <w:szCs w:val="21"/>
              </w:rPr>
            </w:pPr>
            <w:r w:rsidRPr="00217476">
              <w:rPr>
                <w:rFonts w:ascii="宋体" w:hAnsi="宋体" w:hint="eastAsia"/>
                <w:szCs w:val="21"/>
              </w:rPr>
              <w:t>挂销账汇总表</w:t>
            </w:r>
          </w:p>
        </w:tc>
        <w:tc>
          <w:tcPr>
            <w:tcW w:w="4820" w:type="dxa"/>
          </w:tcPr>
          <w:p w14:paraId="30B47DF2" w14:textId="77777777" w:rsidR="00BC160C" w:rsidRPr="00217476" w:rsidRDefault="00BC160C" w:rsidP="00F21884">
            <w:pPr>
              <w:rPr>
                <w:rFonts w:ascii="宋体" w:hAnsi="宋体"/>
                <w:szCs w:val="21"/>
              </w:rPr>
            </w:pPr>
            <w:r w:rsidRPr="00217476">
              <w:rPr>
                <w:rFonts w:ascii="宋体" w:hAnsi="宋体" w:hint="eastAsia"/>
                <w:szCs w:val="21"/>
              </w:rPr>
              <w:t>用于存放挂销账汇总信息</w:t>
            </w:r>
          </w:p>
        </w:tc>
        <w:tc>
          <w:tcPr>
            <w:tcW w:w="1984" w:type="dxa"/>
          </w:tcPr>
          <w:p w14:paraId="1750767F" w14:textId="77777777" w:rsidR="00BC160C" w:rsidRPr="00217476" w:rsidRDefault="00BC160C" w:rsidP="00F21884">
            <w:pPr>
              <w:rPr>
                <w:rFonts w:ascii="宋体" w:hAnsi="宋体"/>
                <w:szCs w:val="21"/>
              </w:rPr>
            </w:pPr>
          </w:p>
        </w:tc>
      </w:tr>
      <w:tr w:rsidR="00BC160C" w:rsidRPr="003047E1" w14:paraId="48218977" w14:textId="77777777" w:rsidTr="00F21884">
        <w:trPr>
          <w:trHeight w:val="397"/>
        </w:trPr>
        <w:tc>
          <w:tcPr>
            <w:tcW w:w="724" w:type="dxa"/>
          </w:tcPr>
          <w:p w14:paraId="6CDA1522"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0569A960" w14:textId="77777777" w:rsidR="00BC160C" w:rsidRPr="00217476" w:rsidRDefault="00BC160C" w:rsidP="00F21884">
            <w:pPr>
              <w:rPr>
                <w:rFonts w:ascii="宋体" w:hAnsi="宋体"/>
                <w:szCs w:val="21"/>
              </w:rPr>
            </w:pPr>
            <w:r w:rsidRPr="00217476">
              <w:rPr>
                <w:rFonts w:ascii="宋体" w:hAnsi="宋体" w:hint="eastAsia"/>
                <w:szCs w:val="21"/>
              </w:rPr>
              <w:t>销账明细表</w:t>
            </w:r>
          </w:p>
        </w:tc>
        <w:tc>
          <w:tcPr>
            <w:tcW w:w="4820" w:type="dxa"/>
          </w:tcPr>
          <w:p w14:paraId="41936A44" w14:textId="77777777" w:rsidR="00BC160C" w:rsidRPr="00217476" w:rsidRDefault="00BC160C" w:rsidP="00F21884">
            <w:pPr>
              <w:rPr>
                <w:rFonts w:ascii="宋体" w:hAnsi="宋体"/>
                <w:szCs w:val="21"/>
              </w:rPr>
            </w:pPr>
            <w:r w:rsidRPr="00217476">
              <w:rPr>
                <w:rFonts w:ascii="宋体" w:hAnsi="宋体" w:hint="eastAsia"/>
                <w:szCs w:val="21"/>
              </w:rPr>
              <w:t>用于存放销账</w:t>
            </w:r>
            <w:r>
              <w:rPr>
                <w:rFonts w:ascii="宋体" w:hAnsi="宋体" w:hint="eastAsia"/>
                <w:szCs w:val="21"/>
              </w:rPr>
              <w:t>明细</w:t>
            </w:r>
            <w:r w:rsidRPr="00217476">
              <w:rPr>
                <w:rFonts w:ascii="宋体" w:hAnsi="宋体" w:hint="eastAsia"/>
                <w:szCs w:val="21"/>
              </w:rPr>
              <w:t>信息</w:t>
            </w:r>
          </w:p>
        </w:tc>
        <w:tc>
          <w:tcPr>
            <w:tcW w:w="1984" w:type="dxa"/>
          </w:tcPr>
          <w:p w14:paraId="4F609ADA" w14:textId="77777777" w:rsidR="00BC160C" w:rsidRPr="00217476" w:rsidRDefault="00BC160C" w:rsidP="00F21884">
            <w:pPr>
              <w:rPr>
                <w:rFonts w:ascii="宋体" w:hAnsi="宋体"/>
                <w:szCs w:val="21"/>
              </w:rPr>
            </w:pPr>
          </w:p>
        </w:tc>
      </w:tr>
      <w:tr w:rsidR="00BC160C" w:rsidRPr="003047E1" w14:paraId="7B240F51" w14:textId="77777777" w:rsidTr="00F21884">
        <w:trPr>
          <w:trHeight w:val="397"/>
        </w:trPr>
        <w:tc>
          <w:tcPr>
            <w:tcW w:w="724" w:type="dxa"/>
          </w:tcPr>
          <w:p w14:paraId="49A38620"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215D690C" w14:textId="77777777" w:rsidR="00BC160C" w:rsidRPr="00217476" w:rsidRDefault="00BC160C" w:rsidP="00F21884">
            <w:pPr>
              <w:rPr>
                <w:rFonts w:ascii="宋体" w:hAnsi="宋体"/>
                <w:szCs w:val="21"/>
              </w:rPr>
            </w:pPr>
            <w:r w:rsidRPr="00217476">
              <w:rPr>
                <w:rFonts w:ascii="宋体" w:hAnsi="宋体" w:hint="eastAsia"/>
                <w:szCs w:val="21"/>
              </w:rPr>
              <w:t>挂账明细表</w:t>
            </w:r>
          </w:p>
        </w:tc>
        <w:tc>
          <w:tcPr>
            <w:tcW w:w="4820" w:type="dxa"/>
          </w:tcPr>
          <w:p w14:paraId="1793A8A9" w14:textId="77777777" w:rsidR="00BC160C" w:rsidRPr="00217476" w:rsidRDefault="00BC160C" w:rsidP="00F21884">
            <w:pPr>
              <w:rPr>
                <w:rFonts w:ascii="宋体" w:hAnsi="宋体"/>
                <w:szCs w:val="21"/>
              </w:rPr>
            </w:pPr>
            <w:r w:rsidRPr="00217476">
              <w:rPr>
                <w:rFonts w:ascii="宋体" w:hAnsi="宋体" w:hint="eastAsia"/>
                <w:szCs w:val="21"/>
              </w:rPr>
              <w:t>用于存放挂账</w:t>
            </w:r>
            <w:r>
              <w:rPr>
                <w:rFonts w:ascii="宋体" w:hAnsi="宋体" w:hint="eastAsia"/>
                <w:szCs w:val="21"/>
              </w:rPr>
              <w:t>明细</w:t>
            </w:r>
            <w:r w:rsidRPr="00217476">
              <w:rPr>
                <w:rFonts w:ascii="宋体" w:hAnsi="宋体" w:hint="eastAsia"/>
                <w:szCs w:val="21"/>
              </w:rPr>
              <w:t>信息</w:t>
            </w:r>
          </w:p>
        </w:tc>
        <w:tc>
          <w:tcPr>
            <w:tcW w:w="1984" w:type="dxa"/>
          </w:tcPr>
          <w:p w14:paraId="16BA10D2" w14:textId="77777777" w:rsidR="00BC160C" w:rsidRPr="00217476" w:rsidRDefault="00BC160C" w:rsidP="00F21884">
            <w:pPr>
              <w:rPr>
                <w:rFonts w:ascii="宋体" w:hAnsi="宋体"/>
                <w:szCs w:val="21"/>
              </w:rPr>
            </w:pPr>
          </w:p>
        </w:tc>
      </w:tr>
      <w:tr w:rsidR="00BC160C" w:rsidRPr="00CD7254" w14:paraId="0156803F" w14:textId="77777777" w:rsidTr="00F21884">
        <w:trPr>
          <w:trHeight w:val="397"/>
        </w:trPr>
        <w:tc>
          <w:tcPr>
            <w:tcW w:w="724" w:type="dxa"/>
          </w:tcPr>
          <w:p w14:paraId="316C9E1F"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2EFAE34E" w14:textId="77777777" w:rsidR="00BC160C" w:rsidRPr="009E7ADA" w:rsidRDefault="00BC160C" w:rsidP="00F21884">
            <w:pPr>
              <w:rPr>
                <w:rFonts w:ascii="宋体" w:hAnsi="宋体" w:cs="Arial"/>
                <w:szCs w:val="21"/>
              </w:rPr>
            </w:pPr>
            <w:r w:rsidRPr="00790D42">
              <w:rPr>
                <w:rFonts w:ascii="宋体" w:hAnsi="宋体" w:cs="Arial" w:hint="eastAsia"/>
                <w:szCs w:val="21"/>
              </w:rPr>
              <w:t>手工</w:t>
            </w:r>
            <w:proofErr w:type="gramStart"/>
            <w:r w:rsidRPr="00790D42">
              <w:rPr>
                <w:rFonts w:ascii="宋体" w:hAnsi="宋体" w:cs="Arial" w:hint="eastAsia"/>
                <w:szCs w:val="21"/>
              </w:rPr>
              <w:t>传票</w:t>
            </w:r>
            <w:r>
              <w:rPr>
                <w:rFonts w:ascii="宋体" w:hAnsi="宋体" w:cs="Arial" w:hint="eastAsia"/>
                <w:szCs w:val="21"/>
              </w:rPr>
              <w:t>组表</w:t>
            </w:r>
            <w:proofErr w:type="gramEnd"/>
          </w:p>
        </w:tc>
        <w:tc>
          <w:tcPr>
            <w:tcW w:w="4820" w:type="dxa"/>
          </w:tcPr>
          <w:p w14:paraId="69EEEB38" w14:textId="77777777" w:rsidR="00BC160C" w:rsidRPr="009E7ADA" w:rsidRDefault="00BC160C" w:rsidP="00F21884">
            <w:pPr>
              <w:rPr>
                <w:rFonts w:ascii="宋体" w:hAnsi="宋体" w:cs="Arial"/>
                <w:szCs w:val="21"/>
              </w:rPr>
            </w:pPr>
            <w:r w:rsidRPr="00790D42">
              <w:rPr>
                <w:rFonts w:ascii="宋体" w:hAnsi="宋体" w:cs="Arial" w:hint="eastAsia"/>
                <w:szCs w:val="21"/>
              </w:rPr>
              <w:t>用于记录手工录入传票的GROUP信息</w:t>
            </w:r>
          </w:p>
        </w:tc>
        <w:tc>
          <w:tcPr>
            <w:tcW w:w="1984" w:type="dxa"/>
          </w:tcPr>
          <w:p w14:paraId="0DC2B2EA" w14:textId="77777777" w:rsidR="00BC160C" w:rsidRPr="00217476" w:rsidRDefault="00BC160C" w:rsidP="00F21884">
            <w:pPr>
              <w:rPr>
                <w:rFonts w:ascii="宋体" w:hAnsi="宋体"/>
                <w:szCs w:val="21"/>
              </w:rPr>
            </w:pPr>
          </w:p>
        </w:tc>
      </w:tr>
      <w:tr w:rsidR="00BC160C" w:rsidRPr="00CD7254" w14:paraId="04D2F1CB" w14:textId="77777777" w:rsidTr="00F21884">
        <w:trPr>
          <w:trHeight w:val="397"/>
        </w:trPr>
        <w:tc>
          <w:tcPr>
            <w:tcW w:w="724" w:type="dxa"/>
          </w:tcPr>
          <w:p w14:paraId="6E829E11"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23F6E053" w14:textId="77777777" w:rsidR="00BC160C" w:rsidRDefault="00BC160C" w:rsidP="00F21884">
            <w:pPr>
              <w:rPr>
                <w:rFonts w:ascii="宋体" w:hAnsi="宋体" w:cs="Arial"/>
                <w:szCs w:val="21"/>
              </w:rPr>
            </w:pPr>
            <w:r w:rsidRPr="00790D42">
              <w:rPr>
                <w:rFonts w:ascii="宋体" w:hAnsi="宋体" w:cs="Arial" w:hint="eastAsia"/>
                <w:szCs w:val="21"/>
              </w:rPr>
              <w:t>手工传票</w:t>
            </w:r>
            <w:r>
              <w:rPr>
                <w:rFonts w:ascii="宋体" w:hAnsi="宋体" w:cs="Arial" w:hint="eastAsia"/>
                <w:szCs w:val="21"/>
              </w:rPr>
              <w:t>明细表</w:t>
            </w:r>
          </w:p>
        </w:tc>
        <w:tc>
          <w:tcPr>
            <w:tcW w:w="4820" w:type="dxa"/>
          </w:tcPr>
          <w:p w14:paraId="51088F9E" w14:textId="77777777" w:rsidR="00BC160C" w:rsidRDefault="00BC160C" w:rsidP="00F21884">
            <w:pPr>
              <w:rPr>
                <w:rFonts w:ascii="宋体" w:hAnsi="宋体" w:cs="Arial"/>
                <w:szCs w:val="21"/>
              </w:rPr>
            </w:pPr>
            <w:r w:rsidRPr="00790D42">
              <w:rPr>
                <w:rFonts w:ascii="宋体" w:hAnsi="宋体" w:cs="Arial" w:hint="eastAsia"/>
                <w:szCs w:val="21"/>
              </w:rPr>
              <w:t>用于记录ODE录入的传票</w:t>
            </w:r>
          </w:p>
        </w:tc>
        <w:tc>
          <w:tcPr>
            <w:tcW w:w="1984" w:type="dxa"/>
          </w:tcPr>
          <w:p w14:paraId="507A7478" w14:textId="77777777" w:rsidR="00BC160C" w:rsidRPr="00217476" w:rsidRDefault="00BC160C" w:rsidP="00F21884">
            <w:pPr>
              <w:rPr>
                <w:rFonts w:ascii="宋体" w:hAnsi="宋体"/>
                <w:szCs w:val="21"/>
              </w:rPr>
            </w:pPr>
          </w:p>
        </w:tc>
      </w:tr>
      <w:tr w:rsidR="00BC160C" w:rsidRPr="00CD7254" w14:paraId="238DBC50" w14:textId="77777777" w:rsidTr="00F21884">
        <w:trPr>
          <w:trHeight w:val="397"/>
        </w:trPr>
        <w:tc>
          <w:tcPr>
            <w:tcW w:w="724" w:type="dxa"/>
          </w:tcPr>
          <w:p w14:paraId="2B92B630" w14:textId="77777777" w:rsidR="00BC160C" w:rsidRDefault="00BC160C" w:rsidP="00C80BFB">
            <w:pPr>
              <w:numPr>
                <w:ilvl w:val="0"/>
                <w:numId w:val="22"/>
              </w:numPr>
              <w:tabs>
                <w:tab w:val="left" w:pos="191"/>
              </w:tabs>
              <w:spacing w:before="156" w:after="156"/>
              <w:rPr>
                <w:rFonts w:ascii="宋体" w:hAnsi="宋体"/>
                <w:b/>
                <w:bCs/>
              </w:rPr>
            </w:pPr>
          </w:p>
        </w:tc>
        <w:tc>
          <w:tcPr>
            <w:tcW w:w="1701" w:type="dxa"/>
          </w:tcPr>
          <w:p w14:paraId="3664272E" w14:textId="77777777" w:rsidR="00BC160C" w:rsidRDefault="00BC160C" w:rsidP="00F21884">
            <w:pPr>
              <w:rPr>
                <w:rFonts w:ascii="宋体" w:hAnsi="宋体" w:cs="Arial"/>
                <w:szCs w:val="21"/>
              </w:rPr>
            </w:pPr>
            <w:r>
              <w:rPr>
                <w:rFonts w:ascii="宋体" w:hAnsi="宋体" w:cs="Arial" w:hint="eastAsia"/>
                <w:szCs w:val="21"/>
              </w:rPr>
              <w:t>手工传票模板</w:t>
            </w:r>
          </w:p>
        </w:tc>
        <w:tc>
          <w:tcPr>
            <w:tcW w:w="4820" w:type="dxa"/>
          </w:tcPr>
          <w:p w14:paraId="3B3FDE16" w14:textId="77777777" w:rsidR="00BC160C" w:rsidRPr="00790D42" w:rsidRDefault="00BC160C" w:rsidP="00F21884">
            <w:pPr>
              <w:rPr>
                <w:rFonts w:ascii="宋体" w:hAnsi="宋体" w:cs="Arial"/>
                <w:szCs w:val="21"/>
              </w:rPr>
            </w:pPr>
            <w:r w:rsidRPr="006229B8">
              <w:rPr>
                <w:rFonts w:ascii="宋体" w:hAnsi="宋体" w:cs="Arial" w:hint="eastAsia"/>
                <w:szCs w:val="21"/>
              </w:rPr>
              <w:t>用于记录手工录入传票模板的GROUP信息</w:t>
            </w:r>
          </w:p>
        </w:tc>
        <w:tc>
          <w:tcPr>
            <w:tcW w:w="1984" w:type="dxa"/>
          </w:tcPr>
          <w:p w14:paraId="1C37CBAF" w14:textId="77777777" w:rsidR="00BC160C" w:rsidRPr="00217476" w:rsidRDefault="00BC160C" w:rsidP="00F21884">
            <w:pPr>
              <w:rPr>
                <w:rFonts w:ascii="宋体" w:hAnsi="宋体"/>
                <w:szCs w:val="21"/>
              </w:rPr>
            </w:pPr>
          </w:p>
        </w:tc>
      </w:tr>
    </w:tbl>
    <w:p w14:paraId="0F7E0456" w14:textId="77777777" w:rsidR="00BC160C" w:rsidRPr="00742B1D" w:rsidRDefault="00BC160C" w:rsidP="00BC160C">
      <w:pPr>
        <w:pStyle w:val="20"/>
      </w:pPr>
      <w:bookmarkStart w:id="143" w:name="_Toc395257095"/>
      <w:bookmarkStart w:id="144" w:name="_Toc454875426"/>
      <w:r w:rsidRPr="00742B1D">
        <w:rPr>
          <w:rFonts w:hint="eastAsia"/>
        </w:rPr>
        <w:t>根据业务特点增加</w:t>
      </w:r>
      <w:r w:rsidRPr="00F05ADF">
        <w:rPr>
          <w:rFonts w:hint="eastAsia"/>
        </w:rPr>
        <w:t>相关的描述</w:t>
      </w:r>
      <w:bookmarkEnd w:id="143"/>
      <w:bookmarkEnd w:id="144"/>
    </w:p>
    <w:p w14:paraId="7078FE5A" w14:textId="77777777" w:rsidR="00BC160C" w:rsidRPr="00601466" w:rsidRDefault="00BC160C" w:rsidP="00BC160C">
      <w:pPr>
        <w:pStyle w:val="-31"/>
        <w:spacing w:line="360" w:lineRule="auto"/>
        <w:ind w:firstLineChars="226" w:firstLine="475"/>
        <w:rPr>
          <w:rFonts w:ascii="Arial" w:hAnsi="Arial" w:cs="Arial"/>
          <w:color w:val="000000" w:themeColor="text1"/>
          <w:sz w:val="21"/>
          <w:szCs w:val="21"/>
        </w:rPr>
      </w:pPr>
      <w:r w:rsidRPr="00601466">
        <w:rPr>
          <w:rFonts w:ascii="Arial" w:hAnsi="Arial" w:cs="Arial" w:hint="eastAsia"/>
          <w:color w:val="000000" w:themeColor="text1"/>
          <w:sz w:val="21"/>
          <w:szCs w:val="21"/>
        </w:rPr>
        <w:t>无。</w:t>
      </w:r>
    </w:p>
    <w:p w14:paraId="6CC2BBDA" w14:textId="77777777" w:rsidR="00BC160C" w:rsidRPr="00BC160C" w:rsidRDefault="00BC160C" w:rsidP="00BC160C"/>
    <w:p w14:paraId="05AD8F76" w14:textId="77777777" w:rsidR="002D5F12" w:rsidRDefault="002D5F12" w:rsidP="00B87A41">
      <w:pPr>
        <w:pStyle w:val="10"/>
      </w:pPr>
      <w:bookmarkStart w:id="145" w:name="_Toc454875427"/>
      <w:r>
        <w:rPr>
          <w:rFonts w:hint="eastAsia"/>
        </w:rPr>
        <w:lastRenderedPageBreak/>
        <w:t>功能模块概述</w:t>
      </w:r>
      <w:bookmarkEnd w:id="145"/>
    </w:p>
    <w:p w14:paraId="6E655FAE" w14:textId="77777777" w:rsidR="00F21884" w:rsidRPr="00742B1D" w:rsidRDefault="00F21884" w:rsidP="00B87A41">
      <w:pPr>
        <w:pStyle w:val="20"/>
      </w:pPr>
      <w:bookmarkStart w:id="146" w:name="_Toc395257097"/>
      <w:bookmarkStart w:id="147" w:name="_Toc454875428"/>
      <w:r>
        <w:rPr>
          <w:rFonts w:hint="eastAsia"/>
        </w:rPr>
        <w:t>科目管理</w:t>
      </w:r>
      <w:bookmarkEnd w:id="146"/>
      <w:bookmarkEnd w:id="147"/>
    </w:p>
    <w:p w14:paraId="421490CB" w14:textId="77777777" w:rsidR="00F21884" w:rsidRPr="00860D08" w:rsidRDefault="00F21884" w:rsidP="00B87A41">
      <w:pPr>
        <w:pStyle w:val="30"/>
      </w:pPr>
      <w:bookmarkStart w:id="148" w:name="_Toc395257098"/>
      <w:bookmarkStart w:id="149" w:name="_Toc454875429"/>
      <w:r w:rsidRPr="00860D08">
        <w:rPr>
          <w:rFonts w:hint="eastAsia"/>
        </w:rPr>
        <w:t>概述</w:t>
      </w:r>
      <w:bookmarkEnd w:id="148"/>
      <w:bookmarkEnd w:id="149"/>
    </w:p>
    <w:p w14:paraId="2A039BE1" w14:textId="1567DDF7" w:rsidR="00F21884" w:rsidRPr="00601466" w:rsidRDefault="00F21884" w:rsidP="00F21884">
      <w:pPr>
        <w:spacing w:line="360" w:lineRule="auto"/>
        <w:ind w:firstLineChars="200" w:firstLine="420"/>
        <w:rPr>
          <w:rFonts w:asciiTheme="minorEastAsia" w:eastAsiaTheme="minorEastAsia" w:hAnsiTheme="minorEastAsia"/>
          <w:szCs w:val="21"/>
        </w:rPr>
      </w:pPr>
      <w:r w:rsidRPr="00601466">
        <w:rPr>
          <w:rFonts w:asciiTheme="minorEastAsia" w:eastAsiaTheme="minorEastAsia" w:hAnsiTheme="minorEastAsia" w:hint="eastAsia"/>
          <w:szCs w:val="21"/>
        </w:rPr>
        <w:t>科目管理主要包括：科目维护、科目使用权维护、科目调整、</w:t>
      </w:r>
      <w:r w:rsidR="00020693">
        <w:rPr>
          <w:rFonts w:asciiTheme="minorEastAsia" w:eastAsiaTheme="minorEastAsia" w:hAnsiTheme="minorEastAsia" w:hint="eastAsia"/>
          <w:szCs w:val="21"/>
        </w:rPr>
        <w:t>转</w:t>
      </w:r>
      <w:r w:rsidR="00274F59">
        <w:rPr>
          <w:rFonts w:asciiTheme="minorEastAsia" w:eastAsiaTheme="minorEastAsia" w:hAnsiTheme="minorEastAsia" w:hint="eastAsia"/>
          <w:szCs w:val="21"/>
        </w:rPr>
        <w:t>核算</w:t>
      </w:r>
      <w:r w:rsidR="00020693">
        <w:rPr>
          <w:rFonts w:asciiTheme="minorEastAsia" w:eastAsiaTheme="minorEastAsia" w:hAnsiTheme="minorEastAsia" w:hint="eastAsia"/>
          <w:szCs w:val="21"/>
        </w:rPr>
        <w:t>处理</w:t>
      </w:r>
      <w:r w:rsidRPr="00601466">
        <w:rPr>
          <w:rFonts w:asciiTheme="minorEastAsia" w:eastAsiaTheme="minorEastAsia" w:hAnsiTheme="minorEastAsia" w:hint="eastAsia"/>
          <w:szCs w:val="21"/>
        </w:rPr>
        <w:t>、科目核算产品信息查询等。</w:t>
      </w:r>
    </w:p>
    <w:p w14:paraId="0614C68B" w14:textId="4957C059" w:rsidR="00700403" w:rsidRPr="00700403" w:rsidRDefault="00F21884" w:rsidP="00FC0465">
      <w:pPr>
        <w:pStyle w:val="af2"/>
        <w:numPr>
          <w:ilvl w:val="0"/>
          <w:numId w:val="79"/>
        </w:numPr>
        <w:spacing w:after="0" w:line="360" w:lineRule="auto"/>
        <w:ind w:firstLineChars="0"/>
        <w:jc w:val="left"/>
        <w:rPr>
          <w:rFonts w:asciiTheme="minorEastAsia" w:eastAsiaTheme="minorEastAsia" w:hAnsiTheme="minorEastAsia" w:cs="新宋体"/>
          <w:szCs w:val="21"/>
          <w:highlight w:val="yellow"/>
        </w:rPr>
      </w:pPr>
      <w:r w:rsidRPr="00700403">
        <w:rPr>
          <w:rFonts w:asciiTheme="minorEastAsia" w:eastAsiaTheme="minorEastAsia" w:hAnsiTheme="minorEastAsia" w:cs="新宋体" w:hint="eastAsia"/>
          <w:szCs w:val="21"/>
        </w:rPr>
        <w:t>科目维护：</w:t>
      </w:r>
      <w:r w:rsidR="00700403" w:rsidRPr="00700403">
        <w:rPr>
          <w:rFonts w:asciiTheme="minorEastAsia" w:eastAsiaTheme="minorEastAsia" w:hAnsiTheme="minorEastAsia" w:cs="新宋体" w:hint="eastAsia"/>
          <w:szCs w:val="21"/>
        </w:rPr>
        <w:t>包括科目维护</w:t>
      </w:r>
      <w:r w:rsidR="00700403">
        <w:rPr>
          <w:rFonts w:asciiTheme="minorEastAsia" w:eastAsiaTheme="minorEastAsia" w:hAnsiTheme="minorEastAsia" w:cs="新宋体" w:hint="eastAsia"/>
          <w:szCs w:val="21"/>
        </w:rPr>
        <w:t>（</w:t>
      </w:r>
      <w:r w:rsidR="00700403" w:rsidRPr="00700403">
        <w:rPr>
          <w:rFonts w:ascii="宋体" w:hAnsi="宋体" w:cs="Arial" w:hint="eastAsia"/>
          <w:highlight w:val="yellow"/>
        </w:rPr>
        <w:t>入口浏览、查询、EXECL导出）</w:t>
      </w:r>
      <w:r w:rsidR="00700403" w:rsidRPr="00700403">
        <w:rPr>
          <w:rFonts w:asciiTheme="minorEastAsia" w:eastAsiaTheme="minorEastAsia" w:hAnsiTheme="minorEastAsia" w:cs="新宋体" w:hint="eastAsia"/>
          <w:szCs w:val="21"/>
        </w:rPr>
        <w:t>、科目使用权维护、科目调整、转核算处理、科目核算产品信息查询。</w:t>
      </w:r>
      <w:r w:rsidR="00700403" w:rsidRPr="00700403">
        <w:rPr>
          <w:rFonts w:asciiTheme="minorEastAsia" w:eastAsiaTheme="minorEastAsia" w:hAnsiTheme="minorEastAsia" w:cs="新宋体" w:hint="eastAsia"/>
          <w:szCs w:val="21"/>
          <w:highlight w:val="yellow"/>
        </w:rPr>
        <w:t>根据大总账发布的科目变更指令完成科目新增、修改、停用、重开的处理。</w:t>
      </w:r>
    </w:p>
    <w:p w14:paraId="30197C77" w14:textId="77777777" w:rsidR="00F21884" w:rsidRPr="00601466" w:rsidRDefault="00F21884" w:rsidP="00FC0465">
      <w:pPr>
        <w:pStyle w:val="af2"/>
        <w:numPr>
          <w:ilvl w:val="0"/>
          <w:numId w:val="79"/>
        </w:numPr>
        <w:spacing w:after="0" w:line="360" w:lineRule="auto"/>
        <w:ind w:firstLineChars="0"/>
        <w:jc w:val="left"/>
        <w:rPr>
          <w:rFonts w:asciiTheme="minorEastAsia" w:eastAsiaTheme="minorEastAsia" w:hAnsiTheme="minorEastAsia"/>
          <w:szCs w:val="21"/>
        </w:rPr>
      </w:pPr>
      <w:r w:rsidRPr="00601466">
        <w:rPr>
          <w:rFonts w:asciiTheme="minorEastAsia" w:eastAsiaTheme="minorEastAsia" w:hAnsiTheme="minorEastAsia" w:hint="eastAsia"/>
          <w:szCs w:val="21"/>
        </w:rPr>
        <w:t>科目调整：处理</w:t>
      </w:r>
      <w:r w:rsidR="009C032E">
        <w:rPr>
          <w:rFonts w:hint="eastAsia"/>
        </w:rPr>
        <w:t>由于单纯会计核算的</w:t>
      </w:r>
      <w:r w:rsidRPr="00601466">
        <w:rPr>
          <w:rFonts w:asciiTheme="minorEastAsia" w:eastAsiaTheme="minorEastAsia" w:hAnsiTheme="minorEastAsia" w:hint="eastAsia"/>
          <w:szCs w:val="21"/>
        </w:rPr>
        <w:t>科目平移、科目合并引起的科目调整</w:t>
      </w:r>
      <w:r w:rsidR="009C032E">
        <w:rPr>
          <w:rFonts w:hint="eastAsia"/>
        </w:rPr>
        <w:t>，不涉及</w:t>
      </w:r>
      <w:proofErr w:type="gramStart"/>
      <w:r w:rsidR="009C032E">
        <w:rPr>
          <w:rFonts w:hint="eastAsia"/>
        </w:rPr>
        <w:t>外部户产品</w:t>
      </w:r>
      <w:proofErr w:type="gramEnd"/>
      <w:r w:rsidR="009C032E">
        <w:rPr>
          <w:rFonts w:hint="eastAsia"/>
        </w:rPr>
        <w:t>变更或客户核算属性变更的</w:t>
      </w:r>
      <w:r w:rsidRPr="00601466">
        <w:rPr>
          <w:rFonts w:asciiTheme="minorEastAsia" w:eastAsiaTheme="minorEastAsia" w:hAnsiTheme="minorEastAsia" w:hint="eastAsia"/>
          <w:szCs w:val="21"/>
        </w:rPr>
        <w:t>，将会计引擎中的核算科目、与业务相关的科目参数由原科目更新为新科目；科目的总账余额通过生成的会计传票信息进行调整，旧科目不再使用。</w:t>
      </w:r>
    </w:p>
    <w:p w14:paraId="5CC8A890" w14:textId="12968C1B" w:rsidR="00F21884" w:rsidRPr="00601466" w:rsidRDefault="009C032E" w:rsidP="00FC0465">
      <w:pPr>
        <w:pStyle w:val="af2"/>
        <w:numPr>
          <w:ilvl w:val="0"/>
          <w:numId w:val="79"/>
        </w:numPr>
        <w:spacing w:after="0" w:line="360" w:lineRule="auto"/>
        <w:ind w:firstLineChars="0"/>
        <w:jc w:val="left"/>
        <w:rPr>
          <w:rFonts w:asciiTheme="minorEastAsia" w:eastAsiaTheme="minorEastAsia" w:hAnsiTheme="minorEastAsia"/>
          <w:szCs w:val="21"/>
        </w:rPr>
      </w:pPr>
      <w:r>
        <w:rPr>
          <w:rFonts w:asciiTheme="minorEastAsia" w:eastAsiaTheme="minorEastAsia" w:hAnsiTheme="minorEastAsia" w:cs="Arial" w:hint="eastAsia"/>
          <w:szCs w:val="21"/>
        </w:rPr>
        <w:t>转</w:t>
      </w:r>
      <w:r w:rsidR="00700403">
        <w:rPr>
          <w:rFonts w:asciiTheme="minorEastAsia" w:eastAsiaTheme="minorEastAsia" w:hAnsiTheme="minorEastAsia" w:cs="Arial" w:hint="eastAsia"/>
          <w:szCs w:val="21"/>
        </w:rPr>
        <w:t>核算</w:t>
      </w:r>
      <w:r>
        <w:rPr>
          <w:rFonts w:asciiTheme="minorEastAsia" w:eastAsiaTheme="minorEastAsia" w:hAnsiTheme="minorEastAsia" w:cs="Arial" w:hint="eastAsia"/>
          <w:szCs w:val="21"/>
        </w:rPr>
        <w:t>处理</w:t>
      </w:r>
      <w:r w:rsidR="00F21884" w:rsidRPr="00601466">
        <w:rPr>
          <w:rFonts w:asciiTheme="minorEastAsia" w:eastAsiaTheme="minorEastAsia" w:hAnsiTheme="minorEastAsia" w:cs="Arial" w:hint="eastAsia"/>
          <w:szCs w:val="21"/>
        </w:rPr>
        <w:t>：</w:t>
      </w:r>
      <w:r w:rsidR="00700403" w:rsidRPr="00401391">
        <w:rPr>
          <w:rFonts w:hint="eastAsia"/>
        </w:rPr>
        <w:t>由于</w:t>
      </w:r>
      <w:r w:rsidR="00700403">
        <w:rPr>
          <w:rFonts w:hint="eastAsia"/>
        </w:rPr>
        <w:t>外部分户产品变更或客户核算属性变更</w:t>
      </w:r>
      <w:r w:rsidR="00700403" w:rsidRPr="00401391">
        <w:rPr>
          <w:rFonts w:hint="eastAsia"/>
        </w:rPr>
        <w:t>引起的</w:t>
      </w:r>
      <w:proofErr w:type="gramStart"/>
      <w:r w:rsidR="00700403">
        <w:rPr>
          <w:rFonts w:hint="eastAsia"/>
        </w:rPr>
        <w:t>外部户</w:t>
      </w:r>
      <w:proofErr w:type="gramEnd"/>
      <w:r w:rsidR="00700403">
        <w:rPr>
          <w:rFonts w:hint="eastAsia"/>
        </w:rPr>
        <w:t>科目调整或科目拆分，涉及相关</w:t>
      </w:r>
      <w:proofErr w:type="gramStart"/>
      <w:r w:rsidR="00700403">
        <w:rPr>
          <w:rFonts w:hint="eastAsia"/>
        </w:rPr>
        <w:t>外部户</w:t>
      </w:r>
      <w:proofErr w:type="gramEnd"/>
      <w:r w:rsidR="00700403">
        <w:rPr>
          <w:rFonts w:hint="eastAsia"/>
        </w:rPr>
        <w:t>的本金、表内计提利息、利息等账务调整，由业务提交转核算处理申请，生成分录传票调整总账余额，并同步更新相关的</w:t>
      </w:r>
      <w:proofErr w:type="gramStart"/>
      <w:r w:rsidR="00700403">
        <w:rPr>
          <w:rFonts w:hint="eastAsia"/>
        </w:rPr>
        <w:t>外部户产品</w:t>
      </w:r>
      <w:proofErr w:type="gramEnd"/>
      <w:r w:rsidR="00700403">
        <w:rPr>
          <w:rFonts w:hint="eastAsia"/>
        </w:rPr>
        <w:t>信息和客户核算信息。涉及的会计引擎参数和科目参数需预先配置。</w:t>
      </w:r>
    </w:p>
    <w:p w14:paraId="18F77328" w14:textId="77777777" w:rsidR="00F21884" w:rsidRPr="00601466" w:rsidRDefault="00F21884" w:rsidP="00FC0465">
      <w:pPr>
        <w:pStyle w:val="af2"/>
        <w:numPr>
          <w:ilvl w:val="0"/>
          <w:numId w:val="79"/>
        </w:numPr>
        <w:spacing w:after="0" w:line="360" w:lineRule="auto"/>
        <w:ind w:firstLineChars="0"/>
        <w:jc w:val="left"/>
        <w:rPr>
          <w:rFonts w:asciiTheme="minorEastAsia" w:eastAsiaTheme="minorEastAsia" w:hAnsiTheme="minorEastAsia"/>
          <w:szCs w:val="21"/>
        </w:rPr>
      </w:pPr>
      <w:r w:rsidRPr="00601466">
        <w:rPr>
          <w:rFonts w:asciiTheme="minorEastAsia" w:eastAsiaTheme="minorEastAsia" w:hAnsiTheme="minorEastAsia" w:cs="Arial" w:hint="eastAsia"/>
          <w:szCs w:val="21"/>
        </w:rPr>
        <w:t>科目使用权管理：科目使用权新增</w:t>
      </w:r>
      <w:r w:rsidRPr="00601466">
        <w:rPr>
          <w:rFonts w:ascii="MS Mincho" w:eastAsia="MS Mincho" w:hAnsi="MS Mincho" w:cs="MS Mincho" w:hint="eastAsia"/>
          <w:szCs w:val="21"/>
        </w:rPr>
        <w:t>､</w:t>
      </w:r>
      <w:r w:rsidRPr="00601466">
        <w:rPr>
          <w:rFonts w:ascii="宋体" w:hAnsi="宋体" w:cs="宋体" w:hint="eastAsia"/>
          <w:szCs w:val="21"/>
        </w:rPr>
        <w:t>修改、删除、查询功能；</w:t>
      </w:r>
    </w:p>
    <w:p w14:paraId="68098D03" w14:textId="77777777" w:rsidR="00F21884" w:rsidRPr="00601466" w:rsidRDefault="00F21884" w:rsidP="00FC0465">
      <w:pPr>
        <w:pStyle w:val="af2"/>
        <w:numPr>
          <w:ilvl w:val="0"/>
          <w:numId w:val="79"/>
        </w:numPr>
        <w:spacing w:after="0" w:line="360" w:lineRule="auto"/>
        <w:ind w:firstLineChars="0"/>
        <w:jc w:val="left"/>
        <w:rPr>
          <w:rFonts w:asciiTheme="minorEastAsia" w:eastAsiaTheme="minorEastAsia" w:hAnsiTheme="minorEastAsia"/>
          <w:szCs w:val="21"/>
        </w:rPr>
      </w:pPr>
      <w:r w:rsidRPr="00601466">
        <w:rPr>
          <w:rFonts w:asciiTheme="minorEastAsia" w:eastAsiaTheme="minorEastAsia" w:hAnsiTheme="minorEastAsia" w:cs="Arial" w:hint="eastAsia"/>
          <w:szCs w:val="21"/>
        </w:rPr>
        <w:t>科目核算产品信息查询：根据科目号为查询条件，查询产品核算参数中有哪些产品使用了该科目；</w:t>
      </w:r>
    </w:p>
    <w:p w14:paraId="59897A40" w14:textId="77777777" w:rsidR="00F21884" w:rsidRPr="00860D08" w:rsidRDefault="00F21884" w:rsidP="00B87A41">
      <w:pPr>
        <w:pStyle w:val="30"/>
      </w:pPr>
      <w:bookmarkStart w:id="150" w:name="_Toc395257099"/>
      <w:bookmarkStart w:id="151" w:name="_Toc454875430"/>
      <w:r w:rsidRPr="00860D08">
        <w:rPr>
          <w:rFonts w:hint="eastAsia"/>
        </w:rPr>
        <w:t>业务规则</w:t>
      </w:r>
      <w:bookmarkEnd w:id="150"/>
      <w:bookmarkEnd w:id="151"/>
    </w:p>
    <w:p w14:paraId="0A23CEC8" w14:textId="77777777" w:rsidR="00F21884" w:rsidRPr="00601466" w:rsidRDefault="00F21884" w:rsidP="00F21884">
      <w:pPr>
        <w:pStyle w:val="-31"/>
        <w:spacing w:line="360" w:lineRule="auto"/>
        <w:ind w:left="448" w:firstLineChars="0" w:firstLine="0"/>
        <w:rPr>
          <w:rFonts w:ascii="宋体" w:hAnsi="宋体"/>
          <w:sz w:val="21"/>
          <w:szCs w:val="21"/>
        </w:rPr>
      </w:pPr>
      <w:r w:rsidRPr="00601466">
        <w:rPr>
          <w:rFonts w:ascii="宋体" w:hAnsi="宋体" w:hint="eastAsia"/>
          <w:sz w:val="21"/>
          <w:szCs w:val="21"/>
        </w:rPr>
        <w:t>详见总体业务规则。</w:t>
      </w:r>
    </w:p>
    <w:p w14:paraId="1AC086DB" w14:textId="77777777" w:rsidR="00F21884" w:rsidRPr="00860D08" w:rsidRDefault="00F21884" w:rsidP="00B87A41">
      <w:pPr>
        <w:pStyle w:val="30"/>
      </w:pPr>
      <w:bookmarkStart w:id="152" w:name="_Toc395257100"/>
      <w:bookmarkStart w:id="153" w:name="_Toc454875431"/>
      <w:r w:rsidRPr="00860D08">
        <w:rPr>
          <w:rFonts w:hint="eastAsia"/>
        </w:rPr>
        <w:lastRenderedPageBreak/>
        <w:t>业务流程图</w:t>
      </w:r>
      <w:bookmarkEnd w:id="152"/>
      <w:bookmarkEnd w:id="153"/>
    </w:p>
    <w:p w14:paraId="67023BE0" w14:textId="6AA3433C" w:rsidR="00F21884" w:rsidRDefault="001B5ECE" w:rsidP="00F21884">
      <w:pPr>
        <w:spacing w:line="360" w:lineRule="auto"/>
      </w:pPr>
      <w:r>
        <w:object w:dxaOrig="13383" w:dyaOrig="11573" w14:anchorId="3C2463E5">
          <v:shape id="_x0000_i1029" type="#_x0000_t75" style="width:415pt;height:358.65pt" o:ole="">
            <v:imagedata r:id="rId30" o:title=""/>
          </v:shape>
          <o:OLEObject Type="Embed" ProgID="Visio.Drawing.11" ShapeID="_x0000_i1029" DrawAspect="Content" ObjectID="_1814162638" r:id="rId31"/>
        </w:object>
      </w:r>
    </w:p>
    <w:p w14:paraId="5BBFE2AE" w14:textId="77777777" w:rsidR="00F21884" w:rsidRDefault="00F21884" w:rsidP="00F21884">
      <w:pPr>
        <w:spacing w:line="360" w:lineRule="auto"/>
      </w:pPr>
      <w:r>
        <w:rPr>
          <w:rFonts w:hint="eastAsia"/>
        </w:rPr>
        <w:t>科目调整子流程：</w:t>
      </w:r>
    </w:p>
    <w:p w14:paraId="6B681309" w14:textId="77777777" w:rsidR="00F21884" w:rsidRDefault="00F21884" w:rsidP="00F21884">
      <w:pPr>
        <w:spacing w:line="360" w:lineRule="auto"/>
      </w:pPr>
      <w:r>
        <w:object w:dxaOrig="11149" w:dyaOrig="15793" w14:anchorId="62A48456">
          <v:shape id="_x0000_i1030" type="#_x0000_t75" style="width:464.35pt;height:657.65pt" o:ole="">
            <v:imagedata r:id="rId32" o:title=""/>
          </v:shape>
          <o:OLEObject Type="Embed" ProgID="Visio.Drawing.11" ShapeID="_x0000_i1030" DrawAspect="Content" ObjectID="_1814162639" r:id="rId33"/>
        </w:object>
      </w:r>
    </w:p>
    <w:p w14:paraId="12AF3AB5" w14:textId="77777777" w:rsidR="00F21884" w:rsidRDefault="00F21884" w:rsidP="00F21884">
      <w:pPr>
        <w:pStyle w:val="-31"/>
        <w:spacing w:line="360" w:lineRule="auto"/>
        <w:ind w:left="448" w:firstLineChars="0" w:firstLine="0"/>
        <w:rPr>
          <w:rFonts w:ascii="宋体" w:hAnsi="宋体" w:cs="Arial"/>
          <w:sz w:val="21"/>
          <w:szCs w:val="21"/>
        </w:rPr>
      </w:pPr>
    </w:p>
    <w:p w14:paraId="676BDDBC" w14:textId="77777777" w:rsidR="00F21884" w:rsidRDefault="00F21884" w:rsidP="00B87A41">
      <w:pPr>
        <w:pStyle w:val="30"/>
      </w:pPr>
      <w:bookmarkStart w:id="154" w:name="_Toc395257101"/>
      <w:bookmarkStart w:id="155" w:name="_Toc454875432"/>
      <w:r w:rsidRPr="00860D08">
        <w:rPr>
          <w:rFonts w:hint="eastAsia"/>
        </w:rPr>
        <w:t>功能列表</w:t>
      </w:r>
      <w:bookmarkEnd w:id="154"/>
      <w:bookmarkEnd w:id="155"/>
    </w:p>
    <w:tbl>
      <w:tblPr>
        <w:tblW w:w="9229"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49"/>
        <w:gridCol w:w="1276"/>
        <w:gridCol w:w="2977"/>
        <w:gridCol w:w="850"/>
        <w:gridCol w:w="2977"/>
      </w:tblGrid>
      <w:tr w:rsidR="00F21884" w:rsidRPr="00531C5E" w14:paraId="77284B8F" w14:textId="77777777" w:rsidTr="00F21884">
        <w:trPr>
          <w:trHeight w:val="454"/>
          <w:tblHeader/>
        </w:trPr>
        <w:tc>
          <w:tcPr>
            <w:tcW w:w="1149" w:type="dxa"/>
            <w:shd w:val="clear" w:color="auto" w:fill="8DB3E2"/>
            <w:vAlign w:val="center"/>
          </w:tcPr>
          <w:p w14:paraId="3026670A" w14:textId="77777777" w:rsidR="00F21884" w:rsidRPr="00531C5E" w:rsidRDefault="00F21884" w:rsidP="00F21884">
            <w:pPr>
              <w:rPr>
                <w:rFonts w:ascii="宋体" w:hAnsi="宋体"/>
                <w:b/>
                <w:bCs/>
                <w:szCs w:val="21"/>
              </w:rPr>
            </w:pPr>
            <w:r w:rsidRPr="00531C5E">
              <w:rPr>
                <w:rFonts w:ascii="宋体" w:hAnsi="宋体" w:hint="eastAsia"/>
                <w:b/>
                <w:bCs/>
                <w:szCs w:val="21"/>
              </w:rPr>
              <w:t>功能分类</w:t>
            </w:r>
          </w:p>
        </w:tc>
        <w:tc>
          <w:tcPr>
            <w:tcW w:w="1276" w:type="dxa"/>
            <w:shd w:val="clear" w:color="auto" w:fill="8DB3E2"/>
            <w:vAlign w:val="center"/>
          </w:tcPr>
          <w:p w14:paraId="4C4BBA22" w14:textId="77777777" w:rsidR="00F21884" w:rsidRPr="00531C5E" w:rsidRDefault="00F21884" w:rsidP="00F21884">
            <w:pPr>
              <w:rPr>
                <w:rFonts w:ascii="宋体" w:hAnsi="宋体"/>
                <w:b/>
                <w:bCs/>
                <w:szCs w:val="21"/>
              </w:rPr>
            </w:pPr>
            <w:r w:rsidRPr="00531C5E">
              <w:rPr>
                <w:rFonts w:ascii="宋体" w:hAnsi="宋体" w:hint="eastAsia"/>
                <w:b/>
                <w:bCs/>
                <w:szCs w:val="21"/>
              </w:rPr>
              <w:t>功能编号</w:t>
            </w:r>
          </w:p>
        </w:tc>
        <w:tc>
          <w:tcPr>
            <w:tcW w:w="2977" w:type="dxa"/>
            <w:shd w:val="clear" w:color="auto" w:fill="8DB3E2"/>
            <w:vAlign w:val="center"/>
          </w:tcPr>
          <w:p w14:paraId="1030797B" w14:textId="77777777" w:rsidR="00F21884" w:rsidRPr="00531C5E" w:rsidRDefault="00F21884" w:rsidP="00F21884">
            <w:pPr>
              <w:rPr>
                <w:rFonts w:ascii="宋体" w:hAnsi="宋体"/>
                <w:b/>
                <w:bCs/>
                <w:szCs w:val="21"/>
              </w:rPr>
            </w:pPr>
            <w:r w:rsidRPr="00531C5E">
              <w:rPr>
                <w:rFonts w:ascii="宋体" w:hAnsi="宋体" w:hint="eastAsia"/>
                <w:b/>
                <w:bCs/>
                <w:szCs w:val="21"/>
              </w:rPr>
              <w:t>功能名称</w:t>
            </w:r>
          </w:p>
        </w:tc>
        <w:tc>
          <w:tcPr>
            <w:tcW w:w="850" w:type="dxa"/>
            <w:shd w:val="clear" w:color="auto" w:fill="8DB3E2"/>
            <w:vAlign w:val="center"/>
          </w:tcPr>
          <w:p w14:paraId="2EB10FF8" w14:textId="77777777" w:rsidR="00F21884" w:rsidRPr="00531C5E" w:rsidRDefault="00F21884" w:rsidP="00F21884">
            <w:pPr>
              <w:rPr>
                <w:rFonts w:ascii="宋体" w:hAnsi="宋体"/>
                <w:b/>
                <w:bCs/>
                <w:szCs w:val="21"/>
              </w:rPr>
            </w:pPr>
            <w:r w:rsidRPr="00531C5E">
              <w:rPr>
                <w:rFonts w:ascii="宋体" w:hAnsi="宋体" w:hint="eastAsia"/>
                <w:b/>
                <w:bCs/>
                <w:szCs w:val="21"/>
              </w:rPr>
              <w:t>类型</w:t>
            </w:r>
          </w:p>
        </w:tc>
        <w:tc>
          <w:tcPr>
            <w:tcW w:w="2977" w:type="dxa"/>
            <w:shd w:val="clear" w:color="auto" w:fill="8DB3E2"/>
            <w:vAlign w:val="center"/>
          </w:tcPr>
          <w:p w14:paraId="59BE5DFB" w14:textId="77777777" w:rsidR="00F21884" w:rsidRPr="00531C5E" w:rsidRDefault="00F21884" w:rsidP="00F21884">
            <w:pPr>
              <w:ind w:firstLineChars="200" w:firstLine="422"/>
              <w:rPr>
                <w:rFonts w:ascii="宋体" w:hAnsi="宋体"/>
                <w:b/>
                <w:bCs/>
                <w:szCs w:val="21"/>
              </w:rPr>
            </w:pPr>
            <w:r w:rsidRPr="00531C5E">
              <w:rPr>
                <w:rFonts w:ascii="宋体" w:hAnsi="宋体" w:hint="eastAsia"/>
                <w:b/>
                <w:bCs/>
                <w:szCs w:val="21"/>
              </w:rPr>
              <w:t>功能说明</w:t>
            </w:r>
          </w:p>
        </w:tc>
      </w:tr>
      <w:tr w:rsidR="00DE53ED" w:rsidRPr="00531C5E" w14:paraId="185FC09F" w14:textId="77777777" w:rsidTr="00F21884">
        <w:trPr>
          <w:trHeight w:val="716"/>
        </w:trPr>
        <w:tc>
          <w:tcPr>
            <w:tcW w:w="1149" w:type="dxa"/>
            <w:vMerge w:val="restart"/>
            <w:vAlign w:val="center"/>
          </w:tcPr>
          <w:p w14:paraId="5FE7A3EF" w14:textId="77777777" w:rsidR="00DE53ED" w:rsidRPr="00531C5E" w:rsidRDefault="00DE53ED" w:rsidP="00F21884">
            <w:pPr>
              <w:rPr>
                <w:rFonts w:ascii="宋体" w:hAnsi="宋体"/>
                <w:szCs w:val="21"/>
              </w:rPr>
            </w:pPr>
            <w:r>
              <w:rPr>
                <w:rFonts w:ascii="宋体" w:hAnsi="宋体" w:hint="eastAsia"/>
                <w:szCs w:val="21"/>
              </w:rPr>
              <w:t>科目维护</w:t>
            </w:r>
          </w:p>
        </w:tc>
        <w:tc>
          <w:tcPr>
            <w:tcW w:w="1276" w:type="dxa"/>
            <w:vAlign w:val="center"/>
          </w:tcPr>
          <w:p w14:paraId="5488F2BF" w14:textId="77777777" w:rsidR="00DE53ED" w:rsidRPr="00531C5E" w:rsidRDefault="00DE53ED" w:rsidP="00F21884">
            <w:pPr>
              <w:rPr>
                <w:rFonts w:ascii="宋体" w:hAnsi="宋体"/>
                <w:szCs w:val="21"/>
              </w:rPr>
            </w:pPr>
            <w:r w:rsidRPr="00AC4547">
              <w:rPr>
                <w:rFonts w:ascii="宋体" w:hAnsi="宋体" w:hint="eastAsia"/>
                <w:szCs w:val="21"/>
              </w:rPr>
              <w:t>0015100</w:t>
            </w:r>
          </w:p>
        </w:tc>
        <w:tc>
          <w:tcPr>
            <w:tcW w:w="2977" w:type="dxa"/>
            <w:vAlign w:val="center"/>
          </w:tcPr>
          <w:p w14:paraId="24D56AF2" w14:textId="77777777" w:rsidR="00DE53ED" w:rsidRPr="00531C5E" w:rsidRDefault="00DE53ED" w:rsidP="00F21884">
            <w:pPr>
              <w:rPr>
                <w:rFonts w:ascii="宋体" w:hAnsi="宋体"/>
                <w:szCs w:val="21"/>
              </w:rPr>
            </w:pPr>
            <w:r>
              <w:rPr>
                <w:rFonts w:ascii="宋体" w:hAnsi="宋体" w:hint="eastAsia"/>
                <w:szCs w:val="21"/>
              </w:rPr>
              <w:t>科目维护-入口</w:t>
            </w:r>
          </w:p>
        </w:tc>
        <w:tc>
          <w:tcPr>
            <w:tcW w:w="850" w:type="dxa"/>
            <w:vAlign w:val="center"/>
          </w:tcPr>
          <w:p w14:paraId="2A748C6C" w14:textId="77777777" w:rsidR="00DE53ED" w:rsidRPr="00531C5E" w:rsidRDefault="00DE53ED" w:rsidP="00F21884">
            <w:pPr>
              <w:rPr>
                <w:rFonts w:ascii="宋体" w:hAnsi="宋体"/>
                <w:szCs w:val="21"/>
              </w:rPr>
            </w:pPr>
            <w:r w:rsidRPr="00531C5E">
              <w:rPr>
                <w:rFonts w:ascii="宋体" w:hAnsi="宋体" w:hint="eastAsia"/>
                <w:szCs w:val="21"/>
              </w:rPr>
              <w:t>联机</w:t>
            </w:r>
          </w:p>
        </w:tc>
        <w:tc>
          <w:tcPr>
            <w:tcW w:w="2977" w:type="dxa"/>
            <w:vAlign w:val="center"/>
          </w:tcPr>
          <w:p w14:paraId="543BE226" w14:textId="27AC0CB8" w:rsidR="00DE53ED" w:rsidRDefault="00796FCD" w:rsidP="00796FCD">
            <w:r w:rsidRPr="009E30CA">
              <w:rPr>
                <w:rFonts w:ascii="宋体" w:hAnsi="宋体" w:hint="eastAsia"/>
                <w:highlight w:val="yellow"/>
              </w:rPr>
              <w:t>提供科目的查询、Excel下载的操作入口。</w:t>
            </w:r>
          </w:p>
        </w:tc>
      </w:tr>
      <w:tr w:rsidR="00DE53ED" w:rsidRPr="00531C5E" w14:paraId="63AA5CD5" w14:textId="77777777" w:rsidTr="00F21884">
        <w:trPr>
          <w:trHeight w:val="615"/>
        </w:trPr>
        <w:tc>
          <w:tcPr>
            <w:tcW w:w="1149" w:type="dxa"/>
            <w:vMerge/>
            <w:vAlign w:val="center"/>
          </w:tcPr>
          <w:p w14:paraId="2C6D4E0F" w14:textId="77777777" w:rsidR="00DE53ED" w:rsidRPr="00531C5E" w:rsidRDefault="00DE53ED" w:rsidP="00F21884">
            <w:pPr>
              <w:ind w:firstLineChars="200" w:firstLine="420"/>
              <w:rPr>
                <w:rFonts w:ascii="宋体" w:hAnsi="宋体"/>
                <w:szCs w:val="21"/>
              </w:rPr>
            </w:pPr>
          </w:p>
        </w:tc>
        <w:tc>
          <w:tcPr>
            <w:tcW w:w="1276" w:type="dxa"/>
            <w:vAlign w:val="center"/>
          </w:tcPr>
          <w:p w14:paraId="7858550F" w14:textId="77777777" w:rsidR="00DE53ED" w:rsidRPr="00531C5E" w:rsidRDefault="00DE53ED" w:rsidP="00F21884">
            <w:pPr>
              <w:rPr>
                <w:rFonts w:ascii="宋体" w:hAnsi="宋体"/>
                <w:szCs w:val="21"/>
              </w:rPr>
            </w:pPr>
            <w:r w:rsidRPr="00AC4547">
              <w:rPr>
                <w:rFonts w:ascii="宋体" w:hAnsi="宋体" w:hint="eastAsia"/>
                <w:szCs w:val="21"/>
              </w:rPr>
              <w:t>001510</w:t>
            </w:r>
            <w:r>
              <w:rPr>
                <w:rFonts w:ascii="宋体" w:hAnsi="宋体" w:hint="eastAsia"/>
                <w:szCs w:val="21"/>
              </w:rPr>
              <w:t>1</w:t>
            </w:r>
          </w:p>
        </w:tc>
        <w:tc>
          <w:tcPr>
            <w:tcW w:w="2977" w:type="dxa"/>
            <w:vAlign w:val="center"/>
          </w:tcPr>
          <w:p w14:paraId="6FC428D1" w14:textId="77777777" w:rsidR="00DE53ED" w:rsidRPr="00531C5E" w:rsidRDefault="00DE53ED" w:rsidP="00F21884">
            <w:pPr>
              <w:rPr>
                <w:rFonts w:ascii="宋体" w:hAnsi="宋体"/>
                <w:szCs w:val="21"/>
              </w:rPr>
            </w:pPr>
            <w:r>
              <w:rPr>
                <w:rFonts w:ascii="宋体" w:hAnsi="宋体" w:hint="eastAsia"/>
                <w:szCs w:val="21"/>
              </w:rPr>
              <w:t>科目维护-新增</w:t>
            </w:r>
          </w:p>
        </w:tc>
        <w:tc>
          <w:tcPr>
            <w:tcW w:w="850" w:type="dxa"/>
            <w:vAlign w:val="center"/>
          </w:tcPr>
          <w:p w14:paraId="535ECA3E" w14:textId="77777777" w:rsidR="00DE53ED" w:rsidRPr="00531C5E" w:rsidRDefault="00DE53ED" w:rsidP="00F21884">
            <w:pPr>
              <w:rPr>
                <w:rFonts w:ascii="宋体" w:hAnsi="宋体"/>
                <w:szCs w:val="21"/>
              </w:rPr>
            </w:pPr>
            <w:r>
              <w:rPr>
                <w:rFonts w:ascii="宋体" w:hAnsi="宋体" w:hint="eastAsia"/>
                <w:szCs w:val="21"/>
              </w:rPr>
              <w:t>联机</w:t>
            </w:r>
          </w:p>
        </w:tc>
        <w:tc>
          <w:tcPr>
            <w:tcW w:w="2977" w:type="dxa"/>
            <w:vAlign w:val="center"/>
          </w:tcPr>
          <w:p w14:paraId="406E7FA3" w14:textId="77777777" w:rsidR="009E30CA" w:rsidRDefault="009E30CA" w:rsidP="00F21884">
            <w:pPr>
              <w:rPr>
                <w:rFonts w:ascii="宋体" w:hAnsi="宋体"/>
              </w:rPr>
            </w:pPr>
            <w:r>
              <w:rPr>
                <w:rFonts w:ascii="宋体" w:hAnsi="宋体" w:hint="eastAsia"/>
              </w:rPr>
              <w:t>用于增加新科目记录的属性信息。</w:t>
            </w:r>
          </w:p>
          <w:p w14:paraId="76819126" w14:textId="321AE36F" w:rsidR="00DE53ED" w:rsidRPr="00D021B1" w:rsidRDefault="009E30CA" w:rsidP="009E30CA">
            <w:pPr>
              <w:rPr>
                <w:rFonts w:ascii="宋体" w:hAnsi="宋体"/>
                <w:bCs/>
                <w:szCs w:val="21"/>
              </w:rPr>
            </w:pPr>
            <w:del w:id="156" w:author="胡增祥" w:date="2025-06-16T10:23:00Z">
              <w:r w:rsidRPr="009E30CA" w:rsidDel="003F4984">
                <w:rPr>
                  <w:rFonts w:ascii="宋体" w:hAnsi="宋体"/>
                  <w:highlight w:val="yellow"/>
                </w:rPr>
                <w:delText>苏州银行</w:delText>
              </w:r>
            </w:del>
            <w:ins w:id="157" w:author="胡增祥" w:date="2025-06-16T10:23:00Z">
              <w:r w:rsidR="003F4984">
                <w:rPr>
                  <w:rFonts w:ascii="宋体" w:hAnsi="宋体"/>
                  <w:highlight w:val="yellow"/>
                </w:rPr>
                <w:t>XX银行</w:t>
              </w:r>
            </w:ins>
            <w:r w:rsidRPr="009E30CA">
              <w:rPr>
                <w:rFonts w:ascii="宋体" w:hAnsi="宋体"/>
                <w:highlight w:val="yellow"/>
              </w:rPr>
              <w:t>的科目新增由大总账发起</w:t>
            </w:r>
            <w:r w:rsidRPr="009E30CA">
              <w:rPr>
                <w:rFonts w:ascii="宋体" w:hAnsi="宋体" w:hint="eastAsia"/>
                <w:highlight w:val="yellow"/>
              </w:rPr>
              <w:t>。</w:t>
            </w:r>
          </w:p>
        </w:tc>
      </w:tr>
      <w:tr w:rsidR="009E30CA" w:rsidRPr="00531C5E" w14:paraId="6824B0C6" w14:textId="77777777" w:rsidTr="00B5224E">
        <w:trPr>
          <w:trHeight w:val="615"/>
        </w:trPr>
        <w:tc>
          <w:tcPr>
            <w:tcW w:w="1149" w:type="dxa"/>
            <w:vMerge/>
            <w:vAlign w:val="center"/>
          </w:tcPr>
          <w:p w14:paraId="19B8454D" w14:textId="77777777" w:rsidR="009E30CA" w:rsidRPr="00531C5E" w:rsidRDefault="009E30CA" w:rsidP="009E30CA">
            <w:pPr>
              <w:ind w:firstLineChars="200" w:firstLine="420"/>
              <w:rPr>
                <w:rFonts w:ascii="宋体" w:hAnsi="宋体"/>
                <w:szCs w:val="21"/>
              </w:rPr>
            </w:pPr>
          </w:p>
        </w:tc>
        <w:tc>
          <w:tcPr>
            <w:tcW w:w="1276" w:type="dxa"/>
            <w:vAlign w:val="center"/>
          </w:tcPr>
          <w:p w14:paraId="4D47605B" w14:textId="77777777" w:rsidR="009E30CA" w:rsidRPr="00531C5E" w:rsidRDefault="009E30CA" w:rsidP="009E30CA">
            <w:pPr>
              <w:rPr>
                <w:rFonts w:ascii="宋体" w:hAnsi="宋体"/>
                <w:szCs w:val="21"/>
              </w:rPr>
            </w:pPr>
            <w:r w:rsidRPr="00AC4547">
              <w:rPr>
                <w:rFonts w:ascii="宋体" w:hAnsi="宋体" w:hint="eastAsia"/>
                <w:szCs w:val="21"/>
              </w:rPr>
              <w:t>001510</w:t>
            </w:r>
            <w:r>
              <w:rPr>
                <w:rFonts w:ascii="宋体" w:hAnsi="宋体" w:hint="eastAsia"/>
                <w:szCs w:val="21"/>
              </w:rPr>
              <w:t>2</w:t>
            </w:r>
          </w:p>
        </w:tc>
        <w:tc>
          <w:tcPr>
            <w:tcW w:w="2977" w:type="dxa"/>
            <w:vAlign w:val="center"/>
          </w:tcPr>
          <w:p w14:paraId="4648648A" w14:textId="77777777" w:rsidR="009E30CA" w:rsidRDefault="009E30CA" w:rsidP="009E30CA">
            <w:pPr>
              <w:rPr>
                <w:rFonts w:ascii="宋体" w:hAnsi="宋体"/>
                <w:szCs w:val="21"/>
              </w:rPr>
            </w:pPr>
            <w:r>
              <w:rPr>
                <w:rFonts w:ascii="宋体" w:hAnsi="宋体" w:hint="eastAsia"/>
                <w:szCs w:val="21"/>
              </w:rPr>
              <w:t>科目维护-修改</w:t>
            </w:r>
          </w:p>
        </w:tc>
        <w:tc>
          <w:tcPr>
            <w:tcW w:w="850" w:type="dxa"/>
            <w:vAlign w:val="center"/>
          </w:tcPr>
          <w:p w14:paraId="6245E809" w14:textId="77777777" w:rsidR="009E30CA" w:rsidRPr="00531C5E" w:rsidRDefault="009E30CA" w:rsidP="009E30CA">
            <w:pPr>
              <w:rPr>
                <w:rFonts w:ascii="宋体" w:hAnsi="宋体"/>
                <w:szCs w:val="21"/>
              </w:rPr>
            </w:pPr>
            <w:r>
              <w:rPr>
                <w:rFonts w:ascii="宋体" w:hAnsi="宋体" w:hint="eastAsia"/>
                <w:szCs w:val="21"/>
              </w:rPr>
              <w:t>联机</w:t>
            </w:r>
          </w:p>
        </w:tc>
        <w:tc>
          <w:tcPr>
            <w:tcW w:w="2977" w:type="dxa"/>
          </w:tcPr>
          <w:p w14:paraId="2EE37C4F" w14:textId="4C93EFB7" w:rsidR="009E30CA" w:rsidRPr="009E30CA" w:rsidRDefault="009E30CA" w:rsidP="009E30CA">
            <w:pPr>
              <w:rPr>
                <w:rFonts w:ascii="宋体" w:hAnsi="宋体"/>
                <w:szCs w:val="21"/>
              </w:rPr>
            </w:pPr>
            <w:r>
              <w:rPr>
                <w:rFonts w:ascii="宋体" w:hAnsi="宋体" w:hint="eastAsia"/>
              </w:rPr>
              <w:t>用于修改指定科目的属性信息。</w:t>
            </w:r>
            <w:del w:id="158" w:author="胡增祥" w:date="2025-06-16T10:23:00Z">
              <w:r w:rsidRPr="009E30CA" w:rsidDel="003F4984">
                <w:rPr>
                  <w:rFonts w:ascii="宋体" w:hAnsi="宋体"/>
                  <w:highlight w:val="yellow"/>
                </w:rPr>
                <w:delText>苏州银行</w:delText>
              </w:r>
            </w:del>
            <w:ins w:id="159" w:author="胡增祥" w:date="2025-06-16T10:23:00Z">
              <w:r w:rsidR="003F4984">
                <w:rPr>
                  <w:rFonts w:ascii="宋体" w:hAnsi="宋体"/>
                  <w:highlight w:val="yellow"/>
                </w:rPr>
                <w:t>XX银行</w:t>
              </w:r>
            </w:ins>
            <w:r w:rsidRPr="009E30CA">
              <w:rPr>
                <w:rFonts w:ascii="宋体" w:hAnsi="宋体"/>
                <w:highlight w:val="yellow"/>
              </w:rPr>
              <w:t>的科目</w:t>
            </w:r>
            <w:r>
              <w:rPr>
                <w:rFonts w:ascii="宋体" w:hAnsi="宋体" w:hint="eastAsia"/>
                <w:highlight w:val="yellow"/>
              </w:rPr>
              <w:t>修改</w:t>
            </w:r>
            <w:r w:rsidRPr="009E30CA">
              <w:rPr>
                <w:rFonts w:ascii="宋体" w:hAnsi="宋体"/>
                <w:highlight w:val="yellow"/>
              </w:rPr>
              <w:t>由大总账发起</w:t>
            </w:r>
            <w:r w:rsidRPr="009E30CA">
              <w:rPr>
                <w:rFonts w:ascii="宋体" w:hAnsi="宋体" w:hint="eastAsia"/>
                <w:highlight w:val="yellow"/>
              </w:rPr>
              <w:t>。</w:t>
            </w:r>
          </w:p>
        </w:tc>
      </w:tr>
      <w:tr w:rsidR="009E30CA" w:rsidRPr="00531C5E" w14:paraId="5EBC3D6A" w14:textId="77777777" w:rsidTr="00B5224E">
        <w:trPr>
          <w:trHeight w:val="615"/>
        </w:trPr>
        <w:tc>
          <w:tcPr>
            <w:tcW w:w="1149" w:type="dxa"/>
            <w:vMerge/>
            <w:vAlign w:val="center"/>
          </w:tcPr>
          <w:p w14:paraId="0AE4A381" w14:textId="77777777" w:rsidR="009E30CA" w:rsidRPr="00531C5E" w:rsidRDefault="009E30CA" w:rsidP="009E30CA">
            <w:pPr>
              <w:ind w:firstLineChars="200" w:firstLine="420"/>
              <w:rPr>
                <w:rFonts w:ascii="宋体" w:hAnsi="宋体"/>
                <w:szCs w:val="21"/>
              </w:rPr>
            </w:pPr>
          </w:p>
        </w:tc>
        <w:tc>
          <w:tcPr>
            <w:tcW w:w="1276" w:type="dxa"/>
            <w:vAlign w:val="center"/>
          </w:tcPr>
          <w:p w14:paraId="00613108" w14:textId="4ED3CCBB" w:rsidR="009E30CA" w:rsidRPr="00AC4547" w:rsidRDefault="009E30CA" w:rsidP="009E30CA">
            <w:pPr>
              <w:rPr>
                <w:rFonts w:ascii="宋体" w:hAnsi="宋体"/>
                <w:szCs w:val="21"/>
              </w:rPr>
            </w:pPr>
            <w:r w:rsidRPr="00D021B1">
              <w:rPr>
                <w:rFonts w:ascii="宋体" w:hAnsi="宋体" w:hint="eastAsia"/>
                <w:szCs w:val="21"/>
                <w:highlight w:val="yellow"/>
              </w:rPr>
              <w:t>001510</w:t>
            </w:r>
            <w:r w:rsidRPr="00D021B1">
              <w:rPr>
                <w:rFonts w:ascii="宋体" w:hAnsi="宋体"/>
                <w:szCs w:val="21"/>
                <w:highlight w:val="yellow"/>
              </w:rPr>
              <w:t>3</w:t>
            </w:r>
          </w:p>
        </w:tc>
        <w:tc>
          <w:tcPr>
            <w:tcW w:w="2977" w:type="dxa"/>
            <w:vAlign w:val="center"/>
          </w:tcPr>
          <w:p w14:paraId="2BA2B6FB" w14:textId="2E61F3AF" w:rsidR="009E30CA" w:rsidRDefault="009E30CA" w:rsidP="009E30CA">
            <w:pPr>
              <w:rPr>
                <w:rFonts w:ascii="宋体" w:hAnsi="宋体"/>
                <w:szCs w:val="21"/>
              </w:rPr>
            </w:pPr>
            <w:r w:rsidRPr="00D021B1">
              <w:rPr>
                <w:rFonts w:ascii="宋体" w:hAnsi="宋体" w:hint="eastAsia"/>
                <w:szCs w:val="21"/>
                <w:highlight w:val="yellow"/>
              </w:rPr>
              <w:t>科目维护-停用</w:t>
            </w:r>
          </w:p>
        </w:tc>
        <w:tc>
          <w:tcPr>
            <w:tcW w:w="850" w:type="dxa"/>
            <w:vAlign w:val="center"/>
          </w:tcPr>
          <w:p w14:paraId="1C528212" w14:textId="7ECE3A91" w:rsidR="009E30CA" w:rsidRDefault="009E30CA" w:rsidP="009E30CA">
            <w:pPr>
              <w:rPr>
                <w:rFonts w:ascii="宋体" w:hAnsi="宋体"/>
                <w:szCs w:val="21"/>
              </w:rPr>
            </w:pPr>
            <w:r w:rsidRPr="00D021B1">
              <w:rPr>
                <w:rFonts w:ascii="宋体" w:hAnsi="宋体" w:hint="eastAsia"/>
                <w:szCs w:val="21"/>
                <w:highlight w:val="yellow"/>
              </w:rPr>
              <w:t>联机</w:t>
            </w:r>
          </w:p>
        </w:tc>
        <w:tc>
          <w:tcPr>
            <w:tcW w:w="2977" w:type="dxa"/>
          </w:tcPr>
          <w:p w14:paraId="36A79383" w14:textId="77777777" w:rsidR="009E30CA" w:rsidRDefault="009E30CA" w:rsidP="009E30CA">
            <w:pPr>
              <w:rPr>
                <w:rFonts w:ascii="宋体" w:hAnsi="宋体"/>
                <w:highlight w:val="yellow"/>
              </w:rPr>
            </w:pPr>
            <w:r>
              <w:rPr>
                <w:rFonts w:ascii="宋体" w:hAnsi="宋体"/>
                <w:highlight w:val="yellow"/>
              </w:rPr>
              <w:t>用于对指定科目进行停用处理</w:t>
            </w:r>
            <w:r>
              <w:rPr>
                <w:rFonts w:ascii="宋体" w:hAnsi="宋体" w:hint="eastAsia"/>
                <w:highlight w:val="yellow"/>
              </w:rPr>
              <w:t>。</w:t>
            </w:r>
          </w:p>
          <w:p w14:paraId="2454A7F6" w14:textId="626029E0" w:rsidR="009E30CA" w:rsidRPr="009E30CA" w:rsidRDefault="009E30CA" w:rsidP="009E30CA">
            <w:pPr>
              <w:rPr>
                <w:rFonts w:ascii="宋体" w:hAnsi="宋体"/>
                <w:szCs w:val="21"/>
              </w:rPr>
            </w:pPr>
            <w:del w:id="160" w:author="胡增祥" w:date="2025-06-16T10:23:00Z">
              <w:r w:rsidRPr="009E30CA" w:rsidDel="003F4984">
                <w:rPr>
                  <w:rFonts w:ascii="宋体" w:hAnsi="宋体"/>
                  <w:highlight w:val="yellow"/>
                </w:rPr>
                <w:delText>苏州银行</w:delText>
              </w:r>
            </w:del>
            <w:ins w:id="161" w:author="胡增祥" w:date="2025-06-16T10:23:00Z">
              <w:r w:rsidR="003F4984">
                <w:rPr>
                  <w:rFonts w:ascii="宋体" w:hAnsi="宋体"/>
                  <w:highlight w:val="yellow"/>
                </w:rPr>
                <w:t>XX银行</w:t>
              </w:r>
            </w:ins>
            <w:r w:rsidRPr="009E30CA">
              <w:rPr>
                <w:rFonts w:ascii="宋体" w:hAnsi="宋体"/>
                <w:highlight w:val="yellow"/>
              </w:rPr>
              <w:t>的科目</w:t>
            </w:r>
            <w:r>
              <w:rPr>
                <w:rFonts w:ascii="宋体" w:hAnsi="宋体" w:hint="eastAsia"/>
                <w:highlight w:val="yellow"/>
              </w:rPr>
              <w:t>停用</w:t>
            </w:r>
            <w:r w:rsidRPr="009E30CA">
              <w:rPr>
                <w:rFonts w:ascii="宋体" w:hAnsi="宋体"/>
                <w:highlight w:val="yellow"/>
              </w:rPr>
              <w:t>由大总账发起</w:t>
            </w:r>
            <w:r w:rsidRPr="009E30CA">
              <w:rPr>
                <w:rFonts w:ascii="宋体" w:hAnsi="宋体" w:hint="eastAsia"/>
                <w:highlight w:val="yellow"/>
              </w:rPr>
              <w:t>。</w:t>
            </w:r>
          </w:p>
        </w:tc>
      </w:tr>
      <w:tr w:rsidR="00DE53ED" w:rsidRPr="00531C5E" w14:paraId="0ED8235E" w14:textId="77777777" w:rsidTr="00F21884">
        <w:trPr>
          <w:trHeight w:val="615"/>
        </w:trPr>
        <w:tc>
          <w:tcPr>
            <w:tcW w:w="1149" w:type="dxa"/>
            <w:vMerge/>
            <w:vAlign w:val="center"/>
          </w:tcPr>
          <w:p w14:paraId="629E801B" w14:textId="77777777" w:rsidR="00DE53ED" w:rsidRPr="00531C5E" w:rsidRDefault="00DE53ED" w:rsidP="00F21884">
            <w:pPr>
              <w:ind w:firstLineChars="200" w:firstLine="420"/>
              <w:rPr>
                <w:rFonts w:ascii="宋体" w:hAnsi="宋体"/>
                <w:szCs w:val="21"/>
              </w:rPr>
            </w:pPr>
          </w:p>
        </w:tc>
        <w:tc>
          <w:tcPr>
            <w:tcW w:w="1276" w:type="dxa"/>
            <w:vAlign w:val="center"/>
          </w:tcPr>
          <w:p w14:paraId="75A58663" w14:textId="77777777" w:rsidR="00DE53ED" w:rsidRPr="00531C5E" w:rsidRDefault="00DE53ED" w:rsidP="00F21884">
            <w:pPr>
              <w:rPr>
                <w:rFonts w:ascii="宋体" w:hAnsi="宋体"/>
                <w:szCs w:val="21"/>
              </w:rPr>
            </w:pPr>
            <w:r w:rsidRPr="00AC4547">
              <w:rPr>
                <w:rFonts w:ascii="宋体" w:hAnsi="宋体" w:hint="eastAsia"/>
                <w:szCs w:val="21"/>
              </w:rPr>
              <w:t>001510</w:t>
            </w:r>
            <w:r>
              <w:rPr>
                <w:rFonts w:ascii="宋体" w:hAnsi="宋体" w:hint="eastAsia"/>
                <w:szCs w:val="21"/>
              </w:rPr>
              <w:t>4</w:t>
            </w:r>
          </w:p>
        </w:tc>
        <w:tc>
          <w:tcPr>
            <w:tcW w:w="2977" w:type="dxa"/>
            <w:vAlign w:val="center"/>
          </w:tcPr>
          <w:p w14:paraId="6A218A75" w14:textId="77777777" w:rsidR="00DE53ED" w:rsidRDefault="00DE53ED" w:rsidP="00F21884">
            <w:pPr>
              <w:rPr>
                <w:rFonts w:ascii="宋体" w:hAnsi="宋体"/>
                <w:szCs w:val="21"/>
              </w:rPr>
            </w:pPr>
            <w:r>
              <w:rPr>
                <w:rFonts w:ascii="宋体" w:hAnsi="宋体" w:hint="eastAsia"/>
                <w:szCs w:val="21"/>
              </w:rPr>
              <w:t>科目维护-查询</w:t>
            </w:r>
          </w:p>
        </w:tc>
        <w:tc>
          <w:tcPr>
            <w:tcW w:w="850" w:type="dxa"/>
            <w:vAlign w:val="center"/>
          </w:tcPr>
          <w:p w14:paraId="23C9AC82" w14:textId="77777777" w:rsidR="00DE53ED" w:rsidRPr="00531C5E" w:rsidRDefault="00DE53ED" w:rsidP="00F21884">
            <w:pPr>
              <w:rPr>
                <w:rFonts w:ascii="宋体" w:hAnsi="宋体"/>
                <w:szCs w:val="21"/>
              </w:rPr>
            </w:pPr>
            <w:r>
              <w:rPr>
                <w:rFonts w:ascii="宋体" w:hAnsi="宋体" w:hint="eastAsia"/>
                <w:szCs w:val="21"/>
              </w:rPr>
              <w:t>联机</w:t>
            </w:r>
          </w:p>
        </w:tc>
        <w:tc>
          <w:tcPr>
            <w:tcW w:w="2977" w:type="dxa"/>
            <w:vAlign w:val="center"/>
          </w:tcPr>
          <w:p w14:paraId="0AEBB053" w14:textId="7A6FDB70" w:rsidR="00DE53ED" w:rsidRPr="00531C5E" w:rsidRDefault="00D021B1" w:rsidP="00D021B1">
            <w:pPr>
              <w:rPr>
                <w:rFonts w:ascii="宋体" w:hAnsi="宋体"/>
                <w:szCs w:val="21"/>
              </w:rPr>
            </w:pPr>
            <w:r>
              <w:rPr>
                <w:rFonts w:ascii="宋体" w:hAnsi="宋体"/>
                <w:szCs w:val="21"/>
              </w:rPr>
              <w:t>用于查询科目的详细属性信息</w:t>
            </w:r>
          </w:p>
        </w:tc>
      </w:tr>
      <w:tr w:rsidR="00DE53ED" w:rsidRPr="00531C5E" w14:paraId="2792EE3A" w14:textId="77777777" w:rsidTr="00F21884">
        <w:trPr>
          <w:trHeight w:val="615"/>
        </w:trPr>
        <w:tc>
          <w:tcPr>
            <w:tcW w:w="1149" w:type="dxa"/>
            <w:vMerge/>
            <w:vAlign w:val="center"/>
          </w:tcPr>
          <w:p w14:paraId="03A30B78" w14:textId="77777777" w:rsidR="00DE53ED" w:rsidRPr="00531C5E" w:rsidRDefault="00DE53ED" w:rsidP="00F21884">
            <w:pPr>
              <w:ind w:firstLineChars="200" w:firstLine="420"/>
              <w:rPr>
                <w:rFonts w:ascii="宋体" w:hAnsi="宋体"/>
                <w:szCs w:val="21"/>
              </w:rPr>
            </w:pPr>
          </w:p>
        </w:tc>
        <w:tc>
          <w:tcPr>
            <w:tcW w:w="1276" w:type="dxa"/>
            <w:vAlign w:val="center"/>
          </w:tcPr>
          <w:p w14:paraId="20FBA215" w14:textId="77777777" w:rsidR="00DE53ED" w:rsidRPr="00531C5E" w:rsidRDefault="00DE53ED" w:rsidP="00F21884">
            <w:pPr>
              <w:rPr>
                <w:rFonts w:ascii="宋体" w:hAnsi="宋体"/>
                <w:szCs w:val="21"/>
              </w:rPr>
            </w:pPr>
            <w:r w:rsidRPr="00AC4547">
              <w:rPr>
                <w:rFonts w:ascii="宋体" w:hAnsi="宋体" w:hint="eastAsia"/>
                <w:szCs w:val="21"/>
              </w:rPr>
              <w:t>001510</w:t>
            </w:r>
            <w:r>
              <w:rPr>
                <w:rFonts w:ascii="宋体" w:hAnsi="宋体" w:hint="eastAsia"/>
                <w:szCs w:val="21"/>
              </w:rPr>
              <w:t>7</w:t>
            </w:r>
          </w:p>
        </w:tc>
        <w:tc>
          <w:tcPr>
            <w:tcW w:w="2977" w:type="dxa"/>
            <w:vAlign w:val="center"/>
          </w:tcPr>
          <w:p w14:paraId="7085CEE7" w14:textId="77777777" w:rsidR="00DE53ED" w:rsidRDefault="00DE53ED" w:rsidP="00F21884">
            <w:pPr>
              <w:rPr>
                <w:rFonts w:ascii="宋体" w:hAnsi="宋体"/>
                <w:szCs w:val="21"/>
              </w:rPr>
            </w:pPr>
            <w:r>
              <w:rPr>
                <w:rFonts w:ascii="宋体" w:hAnsi="宋体" w:hint="eastAsia"/>
                <w:szCs w:val="21"/>
              </w:rPr>
              <w:t>科目维护-重开</w:t>
            </w:r>
          </w:p>
        </w:tc>
        <w:tc>
          <w:tcPr>
            <w:tcW w:w="850" w:type="dxa"/>
            <w:vAlign w:val="center"/>
          </w:tcPr>
          <w:p w14:paraId="585F5480" w14:textId="77777777" w:rsidR="00DE53ED" w:rsidRPr="00531C5E" w:rsidRDefault="00DE53ED" w:rsidP="00F21884">
            <w:pPr>
              <w:rPr>
                <w:rFonts w:ascii="宋体" w:hAnsi="宋体"/>
                <w:szCs w:val="21"/>
              </w:rPr>
            </w:pPr>
            <w:r>
              <w:rPr>
                <w:rFonts w:ascii="宋体" w:hAnsi="宋体" w:hint="eastAsia"/>
                <w:szCs w:val="21"/>
              </w:rPr>
              <w:t>联机</w:t>
            </w:r>
          </w:p>
        </w:tc>
        <w:tc>
          <w:tcPr>
            <w:tcW w:w="2977" w:type="dxa"/>
            <w:vAlign w:val="center"/>
          </w:tcPr>
          <w:p w14:paraId="5C399195" w14:textId="0AABD759" w:rsidR="00DE53ED" w:rsidRPr="00531C5E" w:rsidRDefault="00D021B1" w:rsidP="00D021B1">
            <w:pPr>
              <w:rPr>
                <w:rFonts w:ascii="宋体" w:hAnsi="宋体"/>
                <w:szCs w:val="21"/>
              </w:rPr>
            </w:pPr>
            <w:r w:rsidRPr="00D021B1">
              <w:rPr>
                <w:rFonts w:ascii="宋体" w:hAnsi="宋体"/>
                <w:bCs/>
                <w:szCs w:val="21"/>
                <w:highlight w:val="yellow"/>
              </w:rPr>
              <w:t>用于根据大总账科目</w:t>
            </w:r>
            <w:r w:rsidRPr="00D021B1">
              <w:rPr>
                <w:rFonts w:ascii="宋体" w:hAnsi="宋体" w:hint="eastAsia"/>
                <w:bCs/>
                <w:szCs w:val="21"/>
                <w:highlight w:val="yellow"/>
              </w:rPr>
              <w:t>重开</w:t>
            </w:r>
            <w:r w:rsidRPr="00D021B1">
              <w:rPr>
                <w:rFonts w:ascii="宋体" w:hAnsi="宋体"/>
                <w:bCs/>
                <w:szCs w:val="21"/>
                <w:highlight w:val="yellow"/>
              </w:rPr>
              <w:t>指令完成科目</w:t>
            </w:r>
            <w:r w:rsidRPr="00D021B1">
              <w:rPr>
                <w:rFonts w:ascii="宋体" w:hAnsi="宋体" w:hint="eastAsia"/>
                <w:bCs/>
                <w:szCs w:val="21"/>
                <w:highlight w:val="yellow"/>
              </w:rPr>
              <w:t>重</w:t>
            </w:r>
            <w:proofErr w:type="gramStart"/>
            <w:r w:rsidRPr="00D021B1">
              <w:rPr>
                <w:rFonts w:ascii="宋体" w:hAnsi="宋体" w:hint="eastAsia"/>
                <w:bCs/>
                <w:szCs w:val="21"/>
                <w:highlight w:val="yellow"/>
              </w:rPr>
              <w:t>开</w:t>
            </w:r>
            <w:r w:rsidRPr="00D021B1">
              <w:rPr>
                <w:rFonts w:ascii="宋体" w:hAnsi="宋体"/>
                <w:bCs/>
                <w:szCs w:val="21"/>
                <w:highlight w:val="yellow"/>
              </w:rPr>
              <w:t>处理</w:t>
            </w:r>
            <w:proofErr w:type="gramEnd"/>
          </w:p>
        </w:tc>
      </w:tr>
      <w:tr w:rsidR="00DE53ED" w:rsidRPr="00531C5E" w14:paraId="4DC0D229" w14:textId="77777777" w:rsidTr="00F21884">
        <w:trPr>
          <w:trHeight w:val="615"/>
        </w:trPr>
        <w:tc>
          <w:tcPr>
            <w:tcW w:w="1149" w:type="dxa"/>
            <w:vMerge/>
            <w:vAlign w:val="center"/>
          </w:tcPr>
          <w:p w14:paraId="4AC9EC87" w14:textId="77777777" w:rsidR="00DE53ED" w:rsidRPr="00531C5E" w:rsidRDefault="00DE53ED" w:rsidP="00F21884">
            <w:pPr>
              <w:ind w:firstLineChars="200" w:firstLine="420"/>
              <w:rPr>
                <w:rFonts w:ascii="宋体" w:hAnsi="宋体"/>
                <w:szCs w:val="21"/>
              </w:rPr>
            </w:pPr>
          </w:p>
        </w:tc>
        <w:tc>
          <w:tcPr>
            <w:tcW w:w="1276" w:type="dxa"/>
            <w:vAlign w:val="center"/>
          </w:tcPr>
          <w:p w14:paraId="3F83DF7E" w14:textId="77777777" w:rsidR="00DE53ED" w:rsidRPr="00531C5E" w:rsidRDefault="00DE53ED" w:rsidP="00F21884">
            <w:pPr>
              <w:rPr>
                <w:rFonts w:ascii="宋体" w:hAnsi="宋体"/>
                <w:szCs w:val="21"/>
              </w:rPr>
            </w:pPr>
            <w:r w:rsidRPr="00AC4547">
              <w:rPr>
                <w:rFonts w:ascii="宋体" w:hAnsi="宋体" w:hint="eastAsia"/>
                <w:szCs w:val="21"/>
              </w:rPr>
              <w:t>001510</w:t>
            </w:r>
            <w:r>
              <w:rPr>
                <w:rFonts w:ascii="宋体" w:hAnsi="宋体" w:hint="eastAsia"/>
                <w:szCs w:val="21"/>
              </w:rPr>
              <w:t>8</w:t>
            </w:r>
          </w:p>
        </w:tc>
        <w:tc>
          <w:tcPr>
            <w:tcW w:w="2977" w:type="dxa"/>
            <w:vAlign w:val="center"/>
          </w:tcPr>
          <w:p w14:paraId="4121C68E" w14:textId="77777777" w:rsidR="00DE53ED" w:rsidRPr="00531C5E" w:rsidRDefault="00DE53ED" w:rsidP="00F21884">
            <w:pPr>
              <w:rPr>
                <w:rFonts w:ascii="宋体" w:hAnsi="宋体"/>
                <w:szCs w:val="21"/>
              </w:rPr>
            </w:pPr>
            <w:r>
              <w:rPr>
                <w:rFonts w:ascii="宋体" w:hAnsi="宋体" w:hint="eastAsia"/>
                <w:szCs w:val="21"/>
              </w:rPr>
              <w:t>科目维护-EXCEL下载</w:t>
            </w:r>
          </w:p>
        </w:tc>
        <w:tc>
          <w:tcPr>
            <w:tcW w:w="850" w:type="dxa"/>
            <w:vAlign w:val="center"/>
          </w:tcPr>
          <w:p w14:paraId="47CB1100" w14:textId="77777777" w:rsidR="00DE53ED" w:rsidRDefault="00DE53ED" w:rsidP="00F21884">
            <w:pPr>
              <w:rPr>
                <w:rFonts w:ascii="宋体" w:hAnsi="宋体"/>
                <w:szCs w:val="21"/>
              </w:rPr>
            </w:pPr>
            <w:r>
              <w:rPr>
                <w:rFonts w:ascii="宋体" w:hAnsi="宋体" w:hint="eastAsia"/>
                <w:szCs w:val="21"/>
              </w:rPr>
              <w:t>联机</w:t>
            </w:r>
          </w:p>
        </w:tc>
        <w:tc>
          <w:tcPr>
            <w:tcW w:w="2977" w:type="dxa"/>
            <w:vAlign w:val="center"/>
          </w:tcPr>
          <w:p w14:paraId="5457F78E" w14:textId="66CFE51B" w:rsidR="00DE53ED" w:rsidRPr="00531C5E" w:rsidRDefault="009E30CA" w:rsidP="009E30CA">
            <w:pPr>
              <w:rPr>
                <w:rFonts w:ascii="宋体" w:hAnsi="宋体"/>
                <w:szCs w:val="21"/>
              </w:rPr>
            </w:pPr>
            <w:r>
              <w:rPr>
                <w:rFonts w:ascii="宋体" w:hAnsi="宋体" w:hint="eastAsia"/>
              </w:rPr>
              <w:t>用于导出科目记录信息，导出文件为</w:t>
            </w:r>
            <w:r>
              <w:rPr>
                <w:rFonts w:ascii="宋体" w:hAnsi="宋体"/>
              </w:rPr>
              <w:t>EXCEL文件</w:t>
            </w:r>
          </w:p>
        </w:tc>
      </w:tr>
      <w:tr w:rsidR="00DE53ED" w:rsidRPr="00531C5E" w14:paraId="794749BA" w14:textId="77777777" w:rsidTr="00F21884">
        <w:trPr>
          <w:trHeight w:val="615"/>
        </w:trPr>
        <w:tc>
          <w:tcPr>
            <w:tcW w:w="1149" w:type="dxa"/>
            <w:vMerge/>
            <w:vAlign w:val="center"/>
          </w:tcPr>
          <w:p w14:paraId="794B44FC" w14:textId="77777777" w:rsidR="00DE53ED" w:rsidRPr="00531C5E" w:rsidRDefault="00DE53ED" w:rsidP="00F21884">
            <w:pPr>
              <w:ind w:firstLineChars="200" w:firstLine="420"/>
              <w:rPr>
                <w:rFonts w:ascii="宋体" w:hAnsi="宋体"/>
                <w:szCs w:val="21"/>
              </w:rPr>
            </w:pPr>
          </w:p>
        </w:tc>
        <w:tc>
          <w:tcPr>
            <w:tcW w:w="1276" w:type="dxa"/>
            <w:vAlign w:val="center"/>
          </w:tcPr>
          <w:p w14:paraId="57A26C6F" w14:textId="77777777" w:rsidR="00DE53ED" w:rsidRDefault="00DE53ED" w:rsidP="00F21884">
            <w:pPr>
              <w:rPr>
                <w:rFonts w:ascii="宋体" w:hAnsi="宋体"/>
                <w:szCs w:val="21"/>
              </w:rPr>
            </w:pPr>
            <w:r>
              <w:rPr>
                <w:rFonts w:ascii="宋体" w:hAnsi="宋体" w:hint="eastAsia"/>
                <w:szCs w:val="21"/>
              </w:rPr>
              <w:t>0015109</w:t>
            </w:r>
          </w:p>
        </w:tc>
        <w:tc>
          <w:tcPr>
            <w:tcW w:w="2977" w:type="dxa"/>
            <w:vAlign w:val="center"/>
          </w:tcPr>
          <w:p w14:paraId="0D26C5F4" w14:textId="77777777" w:rsidR="00DE53ED" w:rsidRDefault="00DE53ED" w:rsidP="00F21884">
            <w:pPr>
              <w:rPr>
                <w:rFonts w:ascii="宋体" w:hAnsi="宋体"/>
                <w:szCs w:val="21"/>
              </w:rPr>
            </w:pPr>
            <w:r>
              <w:rPr>
                <w:rFonts w:ascii="宋体" w:hAnsi="宋体" w:hint="eastAsia"/>
                <w:szCs w:val="21"/>
              </w:rPr>
              <w:t>科目维护-拷贝</w:t>
            </w:r>
          </w:p>
        </w:tc>
        <w:tc>
          <w:tcPr>
            <w:tcW w:w="850" w:type="dxa"/>
            <w:vAlign w:val="center"/>
          </w:tcPr>
          <w:p w14:paraId="2384DD23" w14:textId="77777777" w:rsidR="00DE53ED" w:rsidRDefault="00DE53ED" w:rsidP="00F21884">
            <w:pPr>
              <w:rPr>
                <w:rFonts w:ascii="宋体" w:hAnsi="宋体"/>
                <w:szCs w:val="21"/>
              </w:rPr>
            </w:pPr>
            <w:r>
              <w:rPr>
                <w:rFonts w:ascii="宋体" w:hAnsi="宋体" w:hint="eastAsia"/>
                <w:szCs w:val="21"/>
              </w:rPr>
              <w:t>联机</w:t>
            </w:r>
          </w:p>
        </w:tc>
        <w:tc>
          <w:tcPr>
            <w:tcW w:w="2977" w:type="dxa"/>
            <w:vAlign w:val="center"/>
          </w:tcPr>
          <w:p w14:paraId="2BA5D5A2" w14:textId="77777777" w:rsidR="00DE53ED" w:rsidRDefault="009E30CA" w:rsidP="009E30CA">
            <w:pPr>
              <w:rPr>
                <w:rFonts w:ascii="宋体" w:hAnsi="宋体"/>
              </w:rPr>
            </w:pPr>
            <w:r>
              <w:rPr>
                <w:rFonts w:ascii="宋体" w:hAnsi="宋体" w:hint="eastAsia"/>
              </w:rPr>
              <w:t>用于新增科目时，通过拷贝相同类型科目的属性，然后在此基础上修改相应的属性来完成科目新增；</w:t>
            </w:r>
          </w:p>
          <w:p w14:paraId="3B2443BC" w14:textId="1E3373E2" w:rsidR="009E30CA" w:rsidRPr="00531C5E" w:rsidRDefault="009E30CA" w:rsidP="009E30CA">
            <w:pPr>
              <w:rPr>
                <w:rFonts w:ascii="宋体" w:hAnsi="宋体"/>
                <w:szCs w:val="21"/>
              </w:rPr>
            </w:pPr>
            <w:r w:rsidRPr="009E30CA">
              <w:rPr>
                <w:rFonts w:ascii="宋体" w:hAnsi="宋体" w:hint="eastAsia"/>
                <w:highlight w:val="yellow"/>
              </w:rPr>
              <w:t>（</w:t>
            </w:r>
            <w:del w:id="162" w:author="胡增祥" w:date="2025-06-16T10:23:00Z">
              <w:r w:rsidRPr="009E30CA" w:rsidDel="003F4984">
                <w:rPr>
                  <w:rFonts w:ascii="宋体" w:hAnsi="宋体"/>
                  <w:highlight w:val="yellow"/>
                </w:rPr>
                <w:delText>苏州银行</w:delText>
              </w:r>
            </w:del>
            <w:ins w:id="163" w:author="胡增祥" w:date="2025-06-16T10:23:00Z">
              <w:r w:rsidR="003F4984">
                <w:rPr>
                  <w:rFonts w:ascii="宋体" w:hAnsi="宋体"/>
                  <w:highlight w:val="yellow"/>
                </w:rPr>
                <w:t>XX银行</w:t>
              </w:r>
            </w:ins>
            <w:r w:rsidRPr="009E30CA">
              <w:rPr>
                <w:rFonts w:ascii="宋体" w:hAnsi="宋体"/>
                <w:highlight w:val="yellow"/>
              </w:rPr>
              <w:t>新增由大总账发起</w:t>
            </w:r>
            <w:r w:rsidRPr="009E30CA">
              <w:rPr>
                <w:rFonts w:ascii="宋体" w:hAnsi="宋体" w:hint="eastAsia"/>
                <w:highlight w:val="yellow"/>
              </w:rPr>
              <w:t>，</w:t>
            </w:r>
            <w:r w:rsidRPr="009E30CA">
              <w:rPr>
                <w:rFonts w:ascii="宋体" w:hAnsi="宋体"/>
                <w:highlight w:val="yellow"/>
              </w:rPr>
              <w:t>该功能暂封</w:t>
            </w:r>
            <w:r w:rsidRPr="009E30CA">
              <w:rPr>
                <w:rFonts w:ascii="宋体" w:hAnsi="宋体" w:hint="eastAsia"/>
                <w:highlight w:val="yellow"/>
              </w:rPr>
              <w:t>）</w:t>
            </w:r>
          </w:p>
        </w:tc>
      </w:tr>
      <w:tr w:rsidR="00F21884" w:rsidRPr="00531C5E" w14:paraId="47490007" w14:textId="77777777" w:rsidTr="00F21884">
        <w:trPr>
          <w:trHeight w:val="510"/>
        </w:trPr>
        <w:tc>
          <w:tcPr>
            <w:tcW w:w="1149" w:type="dxa"/>
            <w:vMerge w:val="restart"/>
            <w:vAlign w:val="center"/>
          </w:tcPr>
          <w:p w14:paraId="4DD1542B" w14:textId="77777777" w:rsidR="00F21884" w:rsidRDefault="00F21884" w:rsidP="00F21884">
            <w:pPr>
              <w:rPr>
                <w:rFonts w:ascii="宋体" w:hAnsi="宋体"/>
                <w:szCs w:val="21"/>
                <w:highlight w:val="yellow"/>
              </w:rPr>
            </w:pPr>
            <w:r w:rsidRPr="00184420">
              <w:rPr>
                <w:rFonts w:ascii="宋体" w:hAnsi="宋体" w:hint="eastAsia"/>
                <w:szCs w:val="21"/>
                <w:highlight w:val="yellow"/>
              </w:rPr>
              <w:t>科目使用权维护</w:t>
            </w:r>
          </w:p>
          <w:p w14:paraId="3EE45AE2" w14:textId="3D07B773" w:rsidR="007D2C2A" w:rsidRPr="00184420" w:rsidRDefault="007D2C2A" w:rsidP="00B755E6">
            <w:pPr>
              <w:rPr>
                <w:rFonts w:ascii="宋体" w:hAnsi="宋体"/>
                <w:szCs w:val="21"/>
                <w:highlight w:val="yellow"/>
              </w:rPr>
            </w:pPr>
          </w:p>
        </w:tc>
        <w:tc>
          <w:tcPr>
            <w:tcW w:w="1276" w:type="dxa"/>
            <w:vAlign w:val="center"/>
          </w:tcPr>
          <w:p w14:paraId="597F62BF"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szCs w:val="21"/>
                <w:highlight w:val="yellow"/>
              </w:rPr>
              <w:t>0015160</w:t>
            </w:r>
          </w:p>
        </w:tc>
        <w:tc>
          <w:tcPr>
            <w:tcW w:w="2977" w:type="dxa"/>
            <w:vAlign w:val="center"/>
          </w:tcPr>
          <w:p w14:paraId="06FC20A4"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科目使用权维护</w:t>
            </w:r>
            <w:r w:rsidRPr="00184420">
              <w:rPr>
                <w:rFonts w:ascii="宋体" w:hAnsi="宋体"/>
                <w:szCs w:val="21"/>
                <w:highlight w:val="yellow"/>
              </w:rPr>
              <w:t>-入口</w:t>
            </w:r>
          </w:p>
        </w:tc>
        <w:tc>
          <w:tcPr>
            <w:tcW w:w="850" w:type="dxa"/>
            <w:vAlign w:val="center"/>
          </w:tcPr>
          <w:p w14:paraId="117CF299"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联机</w:t>
            </w:r>
          </w:p>
        </w:tc>
        <w:tc>
          <w:tcPr>
            <w:tcW w:w="2977" w:type="dxa"/>
            <w:vAlign w:val="center"/>
          </w:tcPr>
          <w:p w14:paraId="6C158227" w14:textId="77777777" w:rsidR="00F21884" w:rsidRDefault="0018054E" w:rsidP="004200B5">
            <w:pPr>
              <w:rPr>
                <w:rFonts w:ascii="宋体" w:hAnsi="宋体"/>
                <w:szCs w:val="21"/>
                <w:highlight w:val="yellow"/>
              </w:rPr>
            </w:pPr>
            <w:r w:rsidRPr="00184420">
              <w:rPr>
                <w:rFonts w:ascii="宋体" w:hAnsi="宋体" w:hint="eastAsia"/>
                <w:szCs w:val="21"/>
                <w:highlight w:val="yellow"/>
              </w:rPr>
              <w:t>用于浏览相关的科目使用权记录信息，提供新增、修改、删除、整批删除、查询</w:t>
            </w:r>
            <w:r w:rsidR="004200B5" w:rsidRPr="00184420">
              <w:rPr>
                <w:rFonts w:ascii="宋体" w:hAnsi="宋体" w:hint="eastAsia"/>
                <w:szCs w:val="21"/>
                <w:highlight w:val="yellow"/>
              </w:rPr>
              <w:t>操作入口。</w:t>
            </w:r>
          </w:p>
          <w:p w14:paraId="017381D9" w14:textId="36F16218" w:rsidR="007D2C2A" w:rsidRPr="00184420" w:rsidRDefault="007D2C2A" w:rsidP="004200B5">
            <w:pPr>
              <w:rPr>
                <w:rFonts w:ascii="宋体" w:hAnsi="宋体"/>
                <w:szCs w:val="21"/>
                <w:highlight w:val="yellow"/>
              </w:rPr>
            </w:pPr>
            <w:r w:rsidRPr="009E30CA">
              <w:rPr>
                <w:rFonts w:ascii="宋体" w:hAnsi="宋体" w:hint="eastAsia"/>
                <w:highlight w:val="yellow"/>
              </w:rPr>
              <w:t>（</w:t>
            </w:r>
            <w:del w:id="164" w:author="胡增祥" w:date="2025-06-16T10:23:00Z">
              <w:r w:rsidRPr="009E30CA" w:rsidDel="003F4984">
                <w:rPr>
                  <w:rFonts w:ascii="宋体" w:hAnsi="宋体"/>
                  <w:highlight w:val="yellow"/>
                </w:rPr>
                <w:delText>苏州银行</w:delText>
              </w:r>
            </w:del>
            <w:ins w:id="165" w:author="胡增祥" w:date="2025-06-16T10:23:00Z">
              <w:r w:rsidR="003F4984">
                <w:rPr>
                  <w:rFonts w:ascii="宋体" w:hAnsi="宋体"/>
                  <w:highlight w:val="yellow"/>
                </w:rPr>
                <w:t>XX银行</w:t>
              </w:r>
            </w:ins>
            <w:r w:rsidRPr="009E30CA">
              <w:rPr>
                <w:rFonts w:ascii="宋体" w:hAnsi="宋体"/>
                <w:highlight w:val="yellow"/>
              </w:rPr>
              <w:t>该功能暂封</w:t>
            </w:r>
            <w:r w:rsidRPr="009E30CA">
              <w:rPr>
                <w:rFonts w:ascii="宋体" w:hAnsi="宋体" w:hint="eastAsia"/>
                <w:highlight w:val="yellow"/>
              </w:rPr>
              <w:t>）</w:t>
            </w:r>
          </w:p>
        </w:tc>
      </w:tr>
      <w:tr w:rsidR="00F21884" w:rsidRPr="00531C5E" w14:paraId="746CD88D" w14:textId="77777777" w:rsidTr="00F21884">
        <w:trPr>
          <w:trHeight w:val="510"/>
        </w:trPr>
        <w:tc>
          <w:tcPr>
            <w:tcW w:w="1149" w:type="dxa"/>
            <w:vMerge/>
            <w:vAlign w:val="center"/>
          </w:tcPr>
          <w:p w14:paraId="5692EE1A" w14:textId="77777777" w:rsidR="00F21884" w:rsidRPr="00184420" w:rsidRDefault="00F21884" w:rsidP="00F21884">
            <w:pPr>
              <w:rPr>
                <w:rFonts w:ascii="宋体" w:hAnsi="宋体"/>
                <w:szCs w:val="21"/>
                <w:highlight w:val="yellow"/>
              </w:rPr>
            </w:pPr>
          </w:p>
        </w:tc>
        <w:tc>
          <w:tcPr>
            <w:tcW w:w="1276" w:type="dxa"/>
            <w:vAlign w:val="center"/>
          </w:tcPr>
          <w:p w14:paraId="5DC52D6A"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szCs w:val="21"/>
                <w:highlight w:val="yellow"/>
              </w:rPr>
              <w:t>0015161</w:t>
            </w:r>
          </w:p>
        </w:tc>
        <w:tc>
          <w:tcPr>
            <w:tcW w:w="2977" w:type="dxa"/>
            <w:vAlign w:val="center"/>
          </w:tcPr>
          <w:p w14:paraId="706C30C5"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科目使用权维护</w:t>
            </w:r>
            <w:r w:rsidRPr="00184420">
              <w:rPr>
                <w:rFonts w:ascii="宋体" w:hAnsi="宋体"/>
                <w:szCs w:val="21"/>
                <w:highlight w:val="yellow"/>
              </w:rPr>
              <w:t>-新增</w:t>
            </w:r>
          </w:p>
        </w:tc>
        <w:tc>
          <w:tcPr>
            <w:tcW w:w="850" w:type="dxa"/>
            <w:vAlign w:val="center"/>
          </w:tcPr>
          <w:p w14:paraId="0197D9AD"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联机</w:t>
            </w:r>
          </w:p>
        </w:tc>
        <w:tc>
          <w:tcPr>
            <w:tcW w:w="2977" w:type="dxa"/>
            <w:vAlign w:val="center"/>
          </w:tcPr>
          <w:p w14:paraId="398668BC" w14:textId="4C9AEC41" w:rsidR="00F21884" w:rsidRPr="00184420" w:rsidRDefault="00E610F3" w:rsidP="00E610F3">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highlight w:val="yellow"/>
              </w:rPr>
              <w:t>用于新增科目使用权控制记录。</w:t>
            </w:r>
          </w:p>
        </w:tc>
      </w:tr>
      <w:tr w:rsidR="00F21884" w:rsidRPr="00531C5E" w14:paraId="714F6E56" w14:textId="77777777" w:rsidTr="00F21884">
        <w:trPr>
          <w:trHeight w:val="510"/>
        </w:trPr>
        <w:tc>
          <w:tcPr>
            <w:tcW w:w="1149" w:type="dxa"/>
            <w:vMerge/>
            <w:vAlign w:val="center"/>
          </w:tcPr>
          <w:p w14:paraId="0EBC7FE1" w14:textId="77777777" w:rsidR="00F21884" w:rsidRPr="00184420" w:rsidRDefault="00F21884" w:rsidP="00F21884">
            <w:pPr>
              <w:rPr>
                <w:rFonts w:ascii="宋体" w:hAnsi="宋体"/>
                <w:szCs w:val="21"/>
                <w:highlight w:val="yellow"/>
              </w:rPr>
            </w:pPr>
          </w:p>
        </w:tc>
        <w:tc>
          <w:tcPr>
            <w:tcW w:w="1276" w:type="dxa"/>
            <w:vAlign w:val="center"/>
          </w:tcPr>
          <w:p w14:paraId="70828884"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szCs w:val="21"/>
                <w:highlight w:val="yellow"/>
              </w:rPr>
              <w:t>0015162</w:t>
            </w:r>
          </w:p>
        </w:tc>
        <w:tc>
          <w:tcPr>
            <w:tcW w:w="2977" w:type="dxa"/>
            <w:vAlign w:val="center"/>
          </w:tcPr>
          <w:p w14:paraId="5ABC2F7B"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科目使用权维护</w:t>
            </w:r>
            <w:r w:rsidRPr="00184420">
              <w:rPr>
                <w:rFonts w:ascii="宋体" w:hAnsi="宋体"/>
                <w:szCs w:val="21"/>
                <w:highlight w:val="yellow"/>
              </w:rPr>
              <w:t>-修改</w:t>
            </w:r>
          </w:p>
        </w:tc>
        <w:tc>
          <w:tcPr>
            <w:tcW w:w="850" w:type="dxa"/>
            <w:vAlign w:val="center"/>
          </w:tcPr>
          <w:p w14:paraId="00766185"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联机</w:t>
            </w:r>
          </w:p>
        </w:tc>
        <w:tc>
          <w:tcPr>
            <w:tcW w:w="2977" w:type="dxa"/>
            <w:vAlign w:val="center"/>
          </w:tcPr>
          <w:p w14:paraId="7753EA1A" w14:textId="77777777" w:rsidR="00F21884" w:rsidRDefault="00E610F3" w:rsidP="00F21884">
            <w:pPr>
              <w:rPr>
                <w:rFonts w:ascii="宋体" w:hAnsi="宋体"/>
                <w:highlight w:val="yellow"/>
              </w:rPr>
            </w:pPr>
            <w:r w:rsidRPr="00184420">
              <w:rPr>
                <w:rFonts w:ascii="宋体" w:hAnsi="宋体" w:hint="eastAsia"/>
                <w:highlight w:val="yellow"/>
              </w:rPr>
              <w:t>用于修改指定科目使用权记录信息。</w:t>
            </w:r>
          </w:p>
          <w:p w14:paraId="5887EB01" w14:textId="654D0703" w:rsidR="007D2C2A" w:rsidRPr="00184420" w:rsidRDefault="007D2C2A" w:rsidP="00F21884">
            <w:pPr>
              <w:rPr>
                <w:rFonts w:ascii="宋体" w:hAnsi="宋体"/>
                <w:szCs w:val="21"/>
                <w:highlight w:val="yellow"/>
              </w:rPr>
            </w:pPr>
            <w:r w:rsidRPr="009E30CA">
              <w:rPr>
                <w:rFonts w:ascii="宋体" w:hAnsi="宋体" w:hint="eastAsia"/>
                <w:highlight w:val="yellow"/>
              </w:rPr>
              <w:t>（</w:t>
            </w:r>
            <w:del w:id="166" w:author="胡增祥" w:date="2025-06-16T10:23:00Z">
              <w:r w:rsidRPr="009E30CA" w:rsidDel="003F4984">
                <w:rPr>
                  <w:rFonts w:ascii="宋体" w:hAnsi="宋体"/>
                  <w:highlight w:val="yellow"/>
                </w:rPr>
                <w:delText>苏州银行</w:delText>
              </w:r>
            </w:del>
            <w:ins w:id="167" w:author="胡增祥" w:date="2025-06-16T10:23:00Z">
              <w:r w:rsidR="003F4984">
                <w:rPr>
                  <w:rFonts w:ascii="宋体" w:hAnsi="宋体"/>
                  <w:highlight w:val="yellow"/>
                </w:rPr>
                <w:t>XX银行</w:t>
              </w:r>
            </w:ins>
            <w:r w:rsidRPr="009E30CA">
              <w:rPr>
                <w:rFonts w:ascii="宋体" w:hAnsi="宋体"/>
                <w:highlight w:val="yellow"/>
              </w:rPr>
              <w:t>该功能暂封</w:t>
            </w:r>
            <w:r w:rsidRPr="009E30CA">
              <w:rPr>
                <w:rFonts w:ascii="宋体" w:hAnsi="宋体" w:hint="eastAsia"/>
                <w:highlight w:val="yellow"/>
              </w:rPr>
              <w:t>）</w:t>
            </w:r>
          </w:p>
        </w:tc>
      </w:tr>
      <w:tr w:rsidR="00F21884" w:rsidRPr="00531C5E" w14:paraId="0A12E774" w14:textId="77777777" w:rsidTr="00F21884">
        <w:trPr>
          <w:trHeight w:val="510"/>
        </w:trPr>
        <w:tc>
          <w:tcPr>
            <w:tcW w:w="1149" w:type="dxa"/>
            <w:vMerge/>
            <w:vAlign w:val="center"/>
          </w:tcPr>
          <w:p w14:paraId="0F48D0E8" w14:textId="77777777" w:rsidR="00F21884" w:rsidRPr="00184420" w:rsidRDefault="00F21884" w:rsidP="00F21884">
            <w:pPr>
              <w:rPr>
                <w:rFonts w:ascii="宋体" w:hAnsi="宋体"/>
                <w:szCs w:val="21"/>
                <w:highlight w:val="yellow"/>
              </w:rPr>
            </w:pPr>
          </w:p>
        </w:tc>
        <w:tc>
          <w:tcPr>
            <w:tcW w:w="1276" w:type="dxa"/>
            <w:vAlign w:val="center"/>
          </w:tcPr>
          <w:p w14:paraId="77830AE7"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szCs w:val="21"/>
                <w:highlight w:val="yellow"/>
              </w:rPr>
              <w:t>0015163</w:t>
            </w:r>
          </w:p>
        </w:tc>
        <w:tc>
          <w:tcPr>
            <w:tcW w:w="2977" w:type="dxa"/>
            <w:vAlign w:val="center"/>
          </w:tcPr>
          <w:p w14:paraId="794629B7"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科目使用权维护</w:t>
            </w:r>
            <w:r w:rsidRPr="00184420">
              <w:rPr>
                <w:rFonts w:ascii="宋体" w:hAnsi="宋体"/>
                <w:szCs w:val="21"/>
                <w:highlight w:val="yellow"/>
              </w:rPr>
              <w:t>-删除</w:t>
            </w:r>
          </w:p>
        </w:tc>
        <w:tc>
          <w:tcPr>
            <w:tcW w:w="850" w:type="dxa"/>
            <w:vAlign w:val="center"/>
          </w:tcPr>
          <w:p w14:paraId="13BB3D9B"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联机</w:t>
            </w:r>
          </w:p>
        </w:tc>
        <w:tc>
          <w:tcPr>
            <w:tcW w:w="2977" w:type="dxa"/>
            <w:vAlign w:val="center"/>
          </w:tcPr>
          <w:p w14:paraId="2CE2FD5E" w14:textId="77777777" w:rsidR="007D2C2A" w:rsidRDefault="00E610F3" w:rsidP="00F21884">
            <w:pPr>
              <w:rPr>
                <w:rFonts w:ascii="宋体" w:hAnsi="宋体"/>
                <w:highlight w:val="yellow"/>
              </w:rPr>
            </w:pPr>
            <w:r w:rsidRPr="00184420">
              <w:rPr>
                <w:rFonts w:ascii="宋体" w:hAnsi="宋体" w:hint="eastAsia"/>
                <w:highlight w:val="yellow"/>
              </w:rPr>
              <w:t>用于删除指定科目使用权记录</w:t>
            </w:r>
          </w:p>
          <w:p w14:paraId="11371AFC" w14:textId="5712E531" w:rsidR="00F21884" w:rsidRPr="00184420" w:rsidRDefault="007D2C2A" w:rsidP="00F21884">
            <w:pPr>
              <w:rPr>
                <w:rFonts w:ascii="宋体" w:hAnsi="宋体"/>
                <w:szCs w:val="21"/>
                <w:highlight w:val="yellow"/>
              </w:rPr>
            </w:pPr>
            <w:r w:rsidRPr="009E30CA">
              <w:rPr>
                <w:rFonts w:ascii="宋体" w:hAnsi="宋体" w:hint="eastAsia"/>
                <w:highlight w:val="yellow"/>
              </w:rPr>
              <w:t>（</w:t>
            </w:r>
            <w:del w:id="168" w:author="胡增祥" w:date="2025-06-16T10:23:00Z">
              <w:r w:rsidRPr="009E30CA" w:rsidDel="003F4984">
                <w:rPr>
                  <w:rFonts w:ascii="宋体" w:hAnsi="宋体"/>
                  <w:highlight w:val="yellow"/>
                </w:rPr>
                <w:delText>苏州银行</w:delText>
              </w:r>
            </w:del>
            <w:ins w:id="169" w:author="胡增祥" w:date="2025-06-16T10:23:00Z">
              <w:r w:rsidR="003F4984">
                <w:rPr>
                  <w:rFonts w:ascii="宋体" w:hAnsi="宋体"/>
                  <w:highlight w:val="yellow"/>
                </w:rPr>
                <w:t>XX银行</w:t>
              </w:r>
            </w:ins>
            <w:r w:rsidRPr="009E30CA">
              <w:rPr>
                <w:rFonts w:ascii="宋体" w:hAnsi="宋体"/>
                <w:highlight w:val="yellow"/>
              </w:rPr>
              <w:t>该功能暂封</w:t>
            </w:r>
            <w:r w:rsidRPr="009E30CA">
              <w:rPr>
                <w:rFonts w:ascii="宋体" w:hAnsi="宋体" w:hint="eastAsia"/>
                <w:highlight w:val="yellow"/>
              </w:rPr>
              <w:t>）</w:t>
            </w:r>
            <w:r w:rsidR="00E610F3" w:rsidRPr="00184420">
              <w:rPr>
                <w:rFonts w:ascii="宋体" w:hAnsi="宋体" w:hint="eastAsia"/>
                <w:highlight w:val="yellow"/>
              </w:rPr>
              <w:t>。</w:t>
            </w:r>
          </w:p>
        </w:tc>
      </w:tr>
      <w:tr w:rsidR="00F21884" w:rsidRPr="00531C5E" w14:paraId="446AE697" w14:textId="77777777" w:rsidTr="00F21884">
        <w:trPr>
          <w:trHeight w:val="510"/>
        </w:trPr>
        <w:tc>
          <w:tcPr>
            <w:tcW w:w="1149" w:type="dxa"/>
            <w:vMerge/>
            <w:vAlign w:val="center"/>
          </w:tcPr>
          <w:p w14:paraId="1245FF92" w14:textId="77777777" w:rsidR="00F21884" w:rsidRPr="00184420" w:rsidRDefault="00F21884" w:rsidP="00F21884">
            <w:pPr>
              <w:rPr>
                <w:rFonts w:ascii="宋体" w:hAnsi="宋体"/>
                <w:szCs w:val="21"/>
                <w:highlight w:val="yellow"/>
              </w:rPr>
            </w:pPr>
          </w:p>
        </w:tc>
        <w:tc>
          <w:tcPr>
            <w:tcW w:w="1276" w:type="dxa"/>
            <w:vAlign w:val="center"/>
          </w:tcPr>
          <w:p w14:paraId="226A40E2"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szCs w:val="21"/>
                <w:highlight w:val="yellow"/>
              </w:rPr>
              <w:t>0015164</w:t>
            </w:r>
          </w:p>
        </w:tc>
        <w:tc>
          <w:tcPr>
            <w:tcW w:w="2977" w:type="dxa"/>
            <w:vAlign w:val="center"/>
          </w:tcPr>
          <w:p w14:paraId="6147E475"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科目使用权维护</w:t>
            </w:r>
            <w:r w:rsidRPr="00184420">
              <w:rPr>
                <w:rFonts w:ascii="宋体" w:hAnsi="宋体"/>
                <w:szCs w:val="21"/>
                <w:highlight w:val="yellow"/>
              </w:rPr>
              <w:t>-整批删除</w:t>
            </w:r>
          </w:p>
        </w:tc>
        <w:tc>
          <w:tcPr>
            <w:tcW w:w="850" w:type="dxa"/>
            <w:vAlign w:val="center"/>
          </w:tcPr>
          <w:p w14:paraId="1E144BDA" w14:textId="77777777" w:rsidR="00F21884" w:rsidRPr="00184420" w:rsidRDefault="00F21884" w:rsidP="00F21884">
            <w:pPr>
              <w:pBdr>
                <w:top w:val="single" w:sz="4" w:space="0" w:color="auto"/>
                <w:left w:val="single" w:sz="4" w:space="0" w:color="auto"/>
              </w:pBdr>
              <w:spacing w:before="100" w:beforeAutospacing="1" w:after="100" w:afterAutospacing="1"/>
              <w:rPr>
                <w:rFonts w:ascii="宋体" w:hAnsi="宋体"/>
                <w:szCs w:val="21"/>
                <w:highlight w:val="yellow"/>
              </w:rPr>
            </w:pPr>
            <w:r w:rsidRPr="00184420">
              <w:rPr>
                <w:rFonts w:ascii="宋体" w:hAnsi="宋体" w:hint="eastAsia"/>
                <w:szCs w:val="21"/>
                <w:highlight w:val="yellow"/>
              </w:rPr>
              <w:t>联机</w:t>
            </w:r>
          </w:p>
        </w:tc>
        <w:tc>
          <w:tcPr>
            <w:tcW w:w="2977" w:type="dxa"/>
            <w:vAlign w:val="center"/>
          </w:tcPr>
          <w:p w14:paraId="2DEAB11E" w14:textId="77777777" w:rsidR="00F21884" w:rsidRDefault="00A04EA1" w:rsidP="00F21884">
            <w:pPr>
              <w:rPr>
                <w:rFonts w:ascii="宋体" w:hAnsi="宋体"/>
                <w:highlight w:val="yellow"/>
              </w:rPr>
            </w:pPr>
            <w:r w:rsidRPr="00184420">
              <w:rPr>
                <w:rFonts w:ascii="宋体" w:hAnsi="宋体" w:hint="eastAsia"/>
                <w:highlight w:val="yellow"/>
              </w:rPr>
              <w:t>用于取消多笔科目使用权记录</w:t>
            </w:r>
          </w:p>
          <w:p w14:paraId="0BAE9A87" w14:textId="0AEF603F" w:rsidR="007D2C2A" w:rsidRPr="00184420" w:rsidRDefault="007D2C2A" w:rsidP="00F21884">
            <w:pPr>
              <w:rPr>
                <w:rFonts w:ascii="宋体" w:hAnsi="宋体"/>
                <w:szCs w:val="21"/>
                <w:highlight w:val="yellow"/>
              </w:rPr>
            </w:pPr>
            <w:r w:rsidRPr="009E30CA">
              <w:rPr>
                <w:rFonts w:ascii="宋体" w:hAnsi="宋体" w:hint="eastAsia"/>
                <w:highlight w:val="yellow"/>
              </w:rPr>
              <w:t>（</w:t>
            </w:r>
            <w:del w:id="170" w:author="胡增祥" w:date="2025-06-16T10:23:00Z">
              <w:r w:rsidRPr="009E30CA" w:rsidDel="003F4984">
                <w:rPr>
                  <w:rFonts w:ascii="宋体" w:hAnsi="宋体"/>
                  <w:highlight w:val="yellow"/>
                </w:rPr>
                <w:delText>苏州银行</w:delText>
              </w:r>
            </w:del>
            <w:ins w:id="171" w:author="胡增祥" w:date="2025-06-16T10:23:00Z">
              <w:r w:rsidR="003F4984">
                <w:rPr>
                  <w:rFonts w:ascii="宋体" w:hAnsi="宋体"/>
                  <w:highlight w:val="yellow"/>
                </w:rPr>
                <w:t>XX银行</w:t>
              </w:r>
            </w:ins>
            <w:r w:rsidRPr="009E30CA">
              <w:rPr>
                <w:rFonts w:ascii="宋体" w:hAnsi="宋体"/>
                <w:highlight w:val="yellow"/>
              </w:rPr>
              <w:t>该功能暂封</w:t>
            </w:r>
            <w:r w:rsidRPr="009E30CA">
              <w:rPr>
                <w:rFonts w:ascii="宋体" w:hAnsi="宋体" w:hint="eastAsia"/>
                <w:highlight w:val="yellow"/>
              </w:rPr>
              <w:t>）</w:t>
            </w:r>
          </w:p>
        </w:tc>
      </w:tr>
      <w:tr w:rsidR="00F21884" w:rsidRPr="00531C5E" w14:paraId="319F471A" w14:textId="77777777" w:rsidTr="00F21884">
        <w:trPr>
          <w:trHeight w:val="510"/>
        </w:trPr>
        <w:tc>
          <w:tcPr>
            <w:tcW w:w="1149" w:type="dxa"/>
            <w:vMerge w:val="restart"/>
            <w:vAlign w:val="center"/>
          </w:tcPr>
          <w:p w14:paraId="541CF583" w14:textId="77777777" w:rsidR="00F21884" w:rsidRDefault="00F21884" w:rsidP="00F21884">
            <w:pPr>
              <w:rPr>
                <w:rFonts w:ascii="宋体" w:hAnsi="宋体"/>
                <w:szCs w:val="21"/>
              </w:rPr>
            </w:pPr>
            <w:r>
              <w:rPr>
                <w:rFonts w:ascii="宋体" w:hAnsi="宋体" w:hint="eastAsia"/>
                <w:szCs w:val="21"/>
              </w:rPr>
              <w:t>科目调整</w:t>
            </w:r>
          </w:p>
        </w:tc>
        <w:tc>
          <w:tcPr>
            <w:tcW w:w="1276" w:type="dxa"/>
            <w:vAlign w:val="center"/>
          </w:tcPr>
          <w:p w14:paraId="76038771" w14:textId="77777777" w:rsidR="00F21884" w:rsidRPr="00531C5E" w:rsidRDefault="00F21884" w:rsidP="00F21884">
            <w:pPr>
              <w:rPr>
                <w:rFonts w:ascii="宋体" w:hAnsi="宋体"/>
                <w:szCs w:val="21"/>
              </w:rPr>
            </w:pPr>
            <w:r>
              <w:rPr>
                <w:rFonts w:ascii="宋体" w:hAnsi="宋体" w:hint="eastAsia"/>
                <w:szCs w:val="21"/>
              </w:rPr>
              <w:t>0015170</w:t>
            </w:r>
          </w:p>
        </w:tc>
        <w:tc>
          <w:tcPr>
            <w:tcW w:w="2977" w:type="dxa"/>
            <w:vAlign w:val="center"/>
          </w:tcPr>
          <w:p w14:paraId="006FE6A0" w14:textId="77777777" w:rsidR="00F21884" w:rsidRPr="00531C5E" w:rsidRDefault="00F21884" w:rsidP="00F21884">
            <w:pPr>
              <w:rPr>
                <w:rFonts w:ascii="宋体" w:hAnsi="宋体"/>
                <w:szCs w:val="21"/>
              </w:rPr>
            </w:pPr>
            <w:r>
              <w:rPr>
                <w:rFonts w:ascii="宋体" w:hAnsi="宋体" w:hint="eastAsia"/>
                <w:szCs w:val="21"/>
              </w:rPr>
              <w:t>科目调整申请-入口</w:t>
            </w:r>
          </w:p>
        </w:tc>
        <w:tc>
          <w:tcPr>
            <w:tcW w:w="850" w:type="dxa"/>
            <w:vAlign w:val="center"/>
          </w:tcPr>
          <w:p w14:paraId="5FEF433E" w14:textId="77777777" w:rsidR="00F21884" w:rsidRPr="00531C5E" w:rsidRDefault="00F21884" w:rsidP="00F21884">
            <w:pPr>
              <w:rPr>
                <w:rFonts w:ascii="宋体" w:hAnsi="宋体"/>
                <w:szCs w:val="21"/>
              </w:rPr>
            </w:pPr>
            <w:r w:rsidRPr="00531C5E">
              <w:rPr>
                <w:rFonts w:ascii="宋体" w:hAnsi="宋体" w:hint="eastAsia"/>
                <w:szCs w:val="21"/>
              </w:rPr>
              <w:t>联机</w:t>
            </w:r>
          </w:p>
        </w:tc>
        <w:tc>
          <w:tcPr>
            <w:tcW w:w="2977" w:type="dxa"/>
            <w:vAlign w:val="center"/>
          </w:tcPr>
          <w:p w14:paraId="78F3876D" w14:textId="25213DA5" w:rsidR="00F21884" w:rsidRPr="00531C5E" w:rsidRDefault="00A04EA1" w:rsidP="00A04EA1">
            <w:pPr>
              <w:rPr>
                <w:rFonts w:ascii="宋体" w:hAnsi="宋体"/>
                <w:szCs w:val="21"/>
              </w:rPr>
            </w:pPr>
            <w:r>
              <w:rPr>
                <w:rFonts w:ascii="宋体" w:hAnsi="宋体"/>
                <w:szCs w:val="21"/>
              </w:rPr>
              <w:t>用于浏览科目调整申请记录</w:t>
            </w:r>
            <w:r>
              <w:rPr>
                <w:rFonts w:ascii="宋体" w:hAnsi="宋体" w:hint="eastAsia"/>
                <w:szCs w:val="21"/>
              </w:rPr>
              <w:t>，</w:t>
            </w:r>
            <w:r>
              <w:rPr>
                <w:rFonts w:ascii="宋体" w:hAnsi="宋体" w:hint="eastAsia"/>
              </w:rPr>
              <w:t>提供科目调整申请的新增、修改、删除、查询操作入口。</w:t>
            </w:r>
          </w:p>
        </w:tc>
      </w:tr>
      <w:tr w:rsidR="00F21884" w:rsidRPr="00531C5E" w14:paraId="2F04012E" w14:textId="77777777" w:rsidTr="00F21884">
        <w:trPr>
          <w:trHeight w:val="510"/>
        </w:trPr>
        <w:tc>
          <w:tcPr>
            <w:tcW w:w="1149" w:type="dxa"/>
            <w:vMerge/>
            <w:vAlign w:val="center"/>
          </w:tcPr>
          <w:p w14:paraId="46777681" w14:textId="77777777" w:rsidR="00F21884" w:rsidRDefault="00F21884" w:rsidP="00F21884">
            <w:pPr>
              <w:rPr>
                <w:rFonts w:ascii="宋体" w:hAnsi="宋体"/>
                <w:szCs w:val="21"/>
              </w:rPr>
            </w:pPr>
          </w:p>
        </w:tc>
        <w:tc>
          <w:tcPr>
            <w:tcW w:w="1276" w:type="dxa"/>
            <w:vAlign w:val="center"/>
          </w:tcPr>
          <w:p w14:paraId="700A0655" w14:textId="77777777" w:rsidR="00F21884" w:rsidRPr="00531C5E" w:rsidRDefault="00F21884" w:rsidP="00F21884">
            <w:pPr>
              <w:rPr>
                <w:rFonts w:ascii="宋体" w:hAnsi="宋体"/>
                <w:szCs w:val="21"/>
              </w:rPr>
            </w:pPr>
            <w:r>
              <w:rPr>
                <w:rFonts w:ascii="宋体" w:hAnsi="宋体" w:hint="eastAsia"/>
                <w:szCs w:val="21"/>
              </w:rPr>
              <w:t>0015171</w:t>
            </w:r>
          </w:p>
        </w:tc>
        <w:tc>
          <w:tcPr>
            <w:tcW w:w="2977" w:type="dxa"/>
            <w:vAlign w:val="center"/>
          </w:tcPr>
          <w:p w14:paraId="4BA1D20E" w14:textId="77777777" w:rsidR="00F21884" w:rsidRPr="00531C5E" w:rsidRDefault="00F21884" w:rsidP="00F21884">
            <w:pPr>
              <w:rPr>
                <w:rFonts w:ascii="宋体" w:hAnsi="宋体"/>
                <w:szCs w:val="21"/>
              </w:rPr>
            </w:pPr>
            <w:r>
              <w:rPr>
                <w:rFonts w:ascii="宋体" w:hAnsi="宋体" w:hint="eastAsia"/>
                <w:szCs w:val="21"/>
              </w:rPr>
              <w:t>科目调整申请-新增</w:t>
            </w:r>
          </w:p>
        </w:tc>
        <w:tc>
          <w:tcPr>
            <w:tcW w:w="850" w:type="dxa"/>
            <w:vAlign w:val="center"/>
          </w:tcPr>
          <w:p w14:paraId="1A044193" w14:textId="77777777" w:rsidR="00F21884" w:rsidRPr="00531C5E" w:rsidRDefault="00F21884" w:rsidP="00F21884">
            <w:pPr>
              <w:rPr>
                <w:rFonts w:ascii="宋体" w:hAnsi="宋体"/>
                <w:szCs w:val="21"/>
              </w:rPr>
            </w:pPr>
            <w:r>
              <w:rPr>
                <w:rFonts w:ascii="宋体" w:hAnsi="宋体" w:hint="eastAsia"/>
                <w:szCs w:val="21"/>
              </w:rPr>
              <w:t>联机</w:t>
            </w:r>
          </w:p>
        </w:tc>
        <w:tc>
          <w:tcPr>
            <w:tcW w:w="2977" w:type="dxa"/>
            <w:vAlign w:val="center"/>
          </w:tcPr>
          <w:p w14:paraId="305459C1" w14:textId="3684970D" w:rsidR="00F21884" w:rsidRPr="00531C5E" w:rsidRDefault="003120D5" w:rsidP="00F21884">
            <w:pPr>
              <w:rPr>
                <w:rFonts w:ascii="宋体" w:hAnsi="宋体"/>
                <w:szCs w:val="21"/>
              </w:rPr>
            </w:pPr>
            <w:r>
              <w:rPr>
                <w:rFonts w:ascii="宋体" w:hAnsi="宋体" w:hint="eastAsia"/>
              </w:rPr>
              <w:t>用于新增科目调整申请记录。</w:t>
            </w:r>
          </w:p>
        </w:tc>
      </w:tr>
      <w:tr w:rsidR="00F21884" w:rsidRPr="00531C5E" w14:paraId="2601B518" w14:textId="77777777" w:rsidTr="00F21884">
        <w:trPr>
          <w:trHeight w:val="510"/>
        </w:trPr>
        <w:tc>
          <w:tcPr>
            <w:tcW w:w="1149" w:type="dxa"/>
            <w:vMerge/>
            <w:vAlign w:val="center"/>
          </w:tcPr>
          <w:p w14:paraId="47AE00CD" w14:textId="77777777" w:rsidR="00F21884" w:rsidRDefault="00F21884" w:rsidP="00F21884">
            <w:pPr>
              <w:rPr>
                <w:rFonts w:ascii="宋体" w:hAnsi="宋体"/>
                <w:szCs w:val="21"/>
              </w:rPr>
            </w:pPr>
          </w:p>
        </w:tc>
        <w:tc>
          <w:tcPr>
            <w:tcW w:w="1276" w:type="dxa"/>
            <w:vAlign w:val="center"/>
          </w:tcPr>
          <w:p w14:paraId="79619010" w14:textId="77777777" w:rsidR="00F21884" w:rsidRPr="00531C5E" w:rsidRDefault="00F21884" w:rsidP="00F21884">
            <w:pPr>
              <w:rPr>
                <w:rFonts w:ascii="宋体" w:hAnsi="宋体"/>
                <w:szCs w:val="21"/>
              </w:rPr>
            </w:pPr>
            <w:r>
              <w:rPr>
                <w:rFonts w:ascii="宋体" w:hAnsi="宋体" w:hint="eastAsia"/>
                <w:szCs w:val="21"/>
              </w:rPr>
              <w:t>0015172</w:t>
            </w:r>
          </w:p>
        </w:tc>
        <w:tc>
          <w:tcPr>
            <w:tcW w:w="2977" w:type="dxa"/>
            <w:vAlign w:val="center"/>
          </w:tcPr>
          <w:p w14:paraId="2EE09C9E" w14:textId="77777777" w:rsidR="00F21884" w:rsidRDefault="00F21884" w:rsidP="00F21884">
            <w:pPr>
              <w:rPr>
                <w:rFonts w:ascii="宋体" w:hAnsi="宋体"/>
                <w:szCs w:val="21"/>
              </w:rPr>
            </w:pPr>
            <w:r>
              <w:rPr>
                <w:rFonts w:ascii="宋体" w:hAnsi="宋体" w:hint="eastAsia"/>
                <w:szCs w:val="21"/>
              </w:rPr>
              <w:t>科目调整申请-修改</w:t>
            </w:r>
          </w:p>
        </w:tc>
        <w:tc>
          <w:tcPr>
            <w:tcW w:w="850" w:type="dxa"/>
            <w:vAlign w:val="center"/>
          </w:tcPr>
          <w:p w14:paraId="79E514F7" w14:textId="77777777" w:rsidR="00F21884" w:rsidRPr="00531C5E" w:rsidRDefault="00F21884" w:rsidP="00F21884">
            <w:pPr>
              <w:rPr>
                <w:rFonts w:ascii="宋体" w:hAnsi="宋体"/>
                <w:szCs w:val="21"/>
              </w:rPr>
            </w:pPr>
            <w:r>
              <w:rPr>
                <w:rFonts w:ascii="宋体" w:hAnsi="宋体" w:hint="eastAsia"/>
                <w:szCs w:val="21"/>
              </w:rPr>
              <w:t>联机</w:t>
            </w:r>
          </w:p>
        </w:tc>
        <w:tc>
          <w:tcPr>
            <w:tcW w:w="2977" w:type="dxa"/>
            <w:vAlign w:val="center"/>
          </w:tcPr>
          <w:p w14:paraId="64623114" w14:textId="08E8DF07" w:rsidR="00F21884" w:rsidRPr="00531C5E" w:rsidRDefault="003120D5" w:rsidP="00F21884">
            <w:pPr>
              <w:rPr>
                <w:rFonts w:ascii="宋体" w:hAnsi="宋体"/>
                <w:szCs w:val="21"/>
              </w:rPr>
            </w:pPr>
            <w:r>
              <w:rPr>
                <w:rFonts w:ascii="宋体" w:hAnsi="宋体" w:hint="eastAsia"/>
              </w:rPr>
              <w:t>用于修改未处理的科目调整申请记录。</w:t>
            </w:r>
          </w:p>
        </w:tc>
      </w:tr>
      <w:tr w:rsidR="00F21884" w:rsidRPr="00531C5E" w14:paraId="32E88BE3" w14:textId="77777777" w:rsidTr="00F21884">
        <w:trPr>
          <w:trHeight w:val="510"/>
        </w:trPr>
        <w:tc>
          <w:tcPr>
            <w:tcW w:w="1149" w:type="dxa"/>
            <w:vMerge/>
            <w:vAlign w:val="center"/>
          </w:tcPr>
          <w:p w14:paraId="2A8D119E" w14:textId="77777777" w:rsidR="00F21884" w:rsidRDefault="00F21884" w:rsidP="00F21884">
            <w:pPr>
              <w:rPr>
                <w:rFonts w:ascii="宋体" w:hAnsi="宋体"/>
                <w:szCs w:val="21"/>
              </w:rPr>
            </w:pPr>
          </w:p>
        </w:tc>
        <w:tc>
          <w:tcPr>
            <w:tcW w:w="1276" w:type="dxa"/>
            <w:vAlign w:val="center"/>
          </w:tcPr>
          <w:p w14:paraId="00E9A136" w14:textId="77777777" w:rsidR="00F21884" w:rsidRPr="00531C5E" w:rsidRDefault="00F21884" w:rsidP="00F21884">
            <w:pPr>
              <w:rPr>
                <w:rFonts w:ascii="宋体" w:hAnsi="宋体"/>
                <w:szCs w:val="21"/>
              </w:rPr>
            </w:pPr>
            <w:r>
              <w:rPr>
                <w:rFonts w:ascii="宋体" w:hAnsi="宋体" w:hint="eastAsia"/>
                <w:szCs w:val="21"/>
              </w:rPr>
              <w:t>0015173</w:t>
            </w:r>
          </w:p>
        </w:tc>
        <w:tc>
          <w:tcPr>
            <w:tcW w:w="2977" w:type="dxa"/>
            <w:vAlign w:val="center"/>
          </w:tcPr>
          <w:p w14:paraId="1DDA3AAF" w14:textId="77777777" w:rsidR="00F21884" w:rsidRDefault="00F21884" w:rsidP="00F21884">
            <w:pPr>
              <w:rPr>
                <w:rFonts w:ascii="宋体" w:hAnsi="宋体"/>
                <w:szCs w:val="21"/>
              </w:rPr>
            </w:pPr>
            <w:r>
              <w:rPr>
                <w:rFonts w:ascii="宋体" w:hAnsi="宋体" w:hint="eastAsia"/>
                <w:szCs w:val="21"/>
              </w:rPr>
              <w:t>科目调整申请-删除</w:t>
            </w:r>
          </w:p>
        </w:tc>
        <w:tc>
          <w:tcPr>
            <w:tcW w:w="850" w:type="dxa"/>
            <w:vAlign w:val="center"/>
          </w:tcPr>
          <w:p w14:paraId="580A098A" w14:textId="77777777" w:rsidR="00F21884" w:rsidRPr="00531C5E" w:rsidRDefault="00F21884" w:rsidP="00F21884">
            <w:pPr>
              <w:rPr>
                <w:rFonts w:ascii="宋体" w:hAnsi="宋体"/>
                <w:szCs w:val="21"/>
              </w:rPr>
            </w:pPr>
            <w:r>
              <w:rPr>
                <w:rFonts w:ascii="宋体" w:hAnsi="宋体" w:hint="eastAsia"/>
                <w:szCs w:val="21"/>
              </w:rPr>
              <w:t>联机</w:t>
            </w:r>
          </w:p>
        </w:tc>
        <w:tc>
          <w:tcPr>
            <w:tcW w:w="2977" w:type="dxa"/>
            <w:vAlign w:val="center"/>
          </w:tcPr>
          <w:p w14:paraId="141CE0CB" w14:textId="3061741C" w:rsidR="00F21884" w:rsidRPr="00531C5E" w:rsidRDefault="003120D5" w:rsidP="003120D5">
            <w:pPr>
              <w:rPr>
                <w:rFonts w:ascii="宋体" w:hAnsi="宋体"/>
                <w:szCs w:val="21"/>
              </w:rPr>
            </w:pPr>
            <w:r>
              <w:rPr>
                <w:rFonts w:ascii="宋体" w:hAnsi="宋体" w:hint="eastAsia"/>
              </w:rPr>
              <w:t>用于删除未处理的科目调整申请记录。</w:t>
            </w:r>
          </w:p>
        </w:tc>
      </w:tr>
      <w:tr w:rsidR="00B81919" w:rsidRPr="00531C5E" w14:paraId="51359EFD" w14:textId="77777777" w:rsidTr="00F21884">
        <w:trPr>
          <w:trHeight w:val="510"/>
        </w:trPr>
        <w:tc>
          <w:tcPr>
            <w:tcW w:w="1149" w:type="dxa"/>
            <w:vMerge w:val="restart"/>
            <w:vAlign w:val="center"/>
          </w:tcPr>
          <w:p w14:paraId="1E4B4986" w14:textId="716BDF0C" w:rsidR="00B81919" w:rsidRPr="00531C5E" w:rsidRDefault="00B81919" w:rsidP="00B81919">
            <w:pPr>
              <w:rPr>
                <w:rFonts w:ascii="宋体" w:hAnsi="宋体"/>
                <w:szCs w:val="21"/>
              </w:rPr>
            </w:pPr>
            <w:r>
              <w:rPr>
                <w:rFonts w:ascii="宋体" w:hAnsi="宋体" w:hint="eastAsia"/>
                <w:szCs w:val="21"/>
              </w:rPr>
              <w:t>转核算处理</w:t>
            </w:r>
          </w:p>
        </w:tc>
        <w:tc>
          <w:tcPr>
            <w:tcW w:w="1276" w:type="dxa"/>
            <w:vAlign w:val="center"/>
          </w:tcPr>
          <w:p w14:paraId="49506D26" w14:textId="135BEB47" w:rsidR="00B81919" w:rsidRPr="00531C5E" w:rsidRDefault="00B81919" w:rsidP="00B81919">
            <w:pPr>
              <w:rPr>
                <w:rFonts w:ascii="宋体" w:hAnsi="宋体"/>
                <w:szCs w:val="21"/>
              </w:rPr>
            </w:pPr>
            <w:r>
              <w:rPr>
                <w:rFonts w:ascii="宋体" w:hAnsi="宋体" w:hint="eastAsia"/>
                <w:szCs w:val="21"/>
              </w:rPr>
              <w:t>0015170</w:t>
            </w:r>
          </w:p>
        </w:tc>
        <w:tc>
          <w:tcPr>
            <w:tcW w:w="2977" w:type="dxa"/>
            <w:vAlign w:val="center"/>
          </w:tcPr>
          <w:p w14:paraId="2D7831FB" w14:textId="34D4B0FD" w:rsidR="00B81919" w:rsidRPr="00531C5E" w:rsidRDefault="00B81919" w:rsidP="00B81919">
            <w:pPr>
              <w:rPr>
                <w:rFonts w:ascii="宋体" w:hAnsi="宋体"/>
                <w:szCs w:val="21"/>
              </w:rPr>
            </w:pPr>
            <w:r>
              <w:rPr>
                <w:rFonts w:ascii="宋体" w:hAnsi="宋体" w:hint="eastAsia"/>
                <w:szCs w:val="21"/>
              </w:rPr>
              <w:t>转核算申请-入口</w:t>
            </w:r>
          </w:p>
        </w:tc>
        <w:tc>
          <w:tcPr>
            <w:tcW w:w="850" w:type="dxa"/>
            <w:vAlign w:val="center"/>
          </w:tcPr>
          <w:p w14:paraId="77224897" w14:textId="5028CF97" w:rsidR="00B81919" w:rsidRPr="00531C5E" w:rsidRDefault="00B81919" w:rsidP="00B81919">
            <w:pPr>
              <w:rPr>
                <w:rFonts w:ascii="宋体" w:hAnsi="宋体"/>
                <w:szCs w:val="21"/>
              </w:rPr>
            </w:pPr>
            <w:r w:rsidRPr="00531C5E">
              <w:rPr>
                <w:rFonts w:ascii="宋体" w:hAnsi="宋体" w:hint="eastAsia"/>
                <w:szCs w:val="21"/>
              </w:rPr>
              <w:t>联机</w:t>
            </w:r>
          </w:p>
        </w:tc>
        <w:tc>
          <w:tcPr>
            <w:tcW w:w="2977" w:type="dxa"/>
            <w:vAlign w:val="center"/>
          </w:tcPr>
          <w:p w14:paraId="7947C3F6" w14:textId="30E1E653" w:rsidR="00B81919" w:rsidRPr="00531C5E" w:rsidRDefault="003120D5" w:rsidP="00B81919">
            <w:pPr>
              <w:rPr>
                <w:rFonts w:ascii="宋体" w:hAnsi="宋体"/>
                <w:b/>
                <w:bCs/>
                <w:szCs w:val="21"/>
              </w:rPr>
            </w:pPr>
            <w:r>
              <w:rPr>
                <w:rFonts w:ascii="宋体" w:hAnsi="宋体"/>
                <w:szCs w:val="21"/>
              </w:rPr>
              <w:t>用于浏览</w:t>
            </w:r>
            <w:r>
              <w:rPr>
                <w:rFonts w:ascii="宋体" w:hAnsi="宋体" w:hint="eastAsia"/>
                <w:szCs w:val="21"/>
              </w:rPr>
              <w:t>转核算</w:t>
            </w:r>
            <w:r>
              <w:rPr>
                <w:rFonts w:ascii="宋体" w:hAnsi="宋体"/>
                <w:szCs w:val="21"/>
              </w:rPr>
              <w:t>申请记录</w:t>
            </w:r>
            <w:r>
              <w:rPr>
                <w:rFonts w:ascii="宋体" w:hAnsi="宋体" w:hint="eastAsia"/>
                <w:szCs w:val="21"/>
              </w:rPr>
              <w:t>，</w:t>
            </w:r>
            <w:r>
              <w:rPr>
                <w:rFonts w:ascii="宋体" w:hAnsi="宋体" w:hint="eastAsia"/>
              </w:rPr>
              <w:t>提供科目调整申请的新增、修改、删除、查询操作入口。</w:t>
            </w:r>
          </w:p>
        </w:tc>
      </w:tr>
      <w:tr w:rsidR="003120D5" w:rsidRPr="00531C5E" w14:paraId="35B060ED" w14:textId="77777777" w:rsidTr="00F21884">
        <w:trPr>
          <w:trHeight w:val="510"/>
        </w:trPr>
        <w:tc>
          <w:tcPr>
            <w:tcW w:w="1149" w:type="dxa"/>
            <w:vMerge/>
            <w:vAlign w:val="center"/>
          </w:tcPr>
          <w:p w14:paraId="11213C09" w14:textId="77777777" w:rsidR="003120D5" w:rsidRDefault="003120D5" w:rsidP="003120D5">
            <w:pPr>
              <w:rPr>
                <w:rFonts w:ascii="宋体" w:hAnsi="宋体"/>
                <w:szCs w:val="21"/>
              </w:rPr>
            </w:pPr>
          </w:p>
        </w:tc>
        <w:tc>
          <w:tcPr>
            <w:tcW w:w="1276" w:type="dxa"/>
            <w:vAlign w:val="center"/>
          </w:tcPr>
          <w:p w14:paraId="4308DCDE" w14:textId="48B0A47A" w:rsidR="003120D5" w:rsidRPr="00531C5E" w:rsidRDefault="003120D5" w:rsidP="003120D5">
            <w:pPr>
              <w:rPr>
                <w:rFonts w:ascii="宋体" w:hAnsi="宋体"/>
                <w:szCs w:val="21"/>
              </w:rPr>
            </w:pPr>
            <w:r>
              <w:rPr>
                <w:rFonts w:ascii="宋体" w:hAnsi="宋体" w:hint="eastAsia"/>
                <w:szCs w:val="21"/>
              </w:rPr>
              <w:t>0015171</w:t>
            </w:r>
          </w:p>
        </w:tc>
        <w:tc>
          <w:tcPr>
            <w:tcW w:w="2977" w:type="dxa"/>
            <w:vAlign w:val="center"/>
          </w:tcPr>
          <w:p w14:paraId="460E01F2" w14:textId="541659F8" w:rsidR="003120D5" w:rsidRPr="00531C5E" w:rsidRDefault="003120D5" w:rsidP="003120D5">
            <w:pPr>
              <w:rPr>
                <w:rFonts w:ascii="宋体" w:hAnsi="宋体"/>
                <w:szCs w:val="21"/>
              </w:rPr>
            </w:pPr>
            <w:r>
              <w:rPr>
                <w:rFonts w:ascii="宋体" w:hAnsi="宋体" w:hint="eastAsia"/>
                <w:szCs w:val="21"/>
              </w:rPr>
              <w:t>转核算申请-新增</w:t>
            </w:r>
          </w:p>
        </w:tc>
        <w:tc>
          <w:tcPr>
            <w:tcW w:w="850" w:type="dxa"/>
            <w:vAlign w:val="center"/>
          </w:tcPr>
          <w:p w14:paraId="226D7DD4" w14:textId="6EC27714" w:rsidR="003120D5" w:rsidRPr="00531C5E" w:rsidRDefault="003120D5" w:rsidP="003120D5">
            <w:pPr>
              <w:rPr>
                <w:rFonts w:ascii="宋体" w:hAnsi="宋体"/>
                <w:szCs w:val="21"/>
              </w:rPr>
            </w:pPr>
            <w:r>
              <w:rPr>
                <w:rFonts w:ascii="宋体" w:hAnsi="宋体" w:hint="eastAsia"/>
                <w:szCs w:val="21"/>
              </w:rPr>
              <w:t>联机</w:t>
            </w:r>
          </w:p>
        </w:tc>
        <w:tc>
          <w:tcPr>
            <w:tcW w:w="2977" w:type="dxa"/>
            <w:vAlign w:val="center"/>
          </w:tcPr>
          <w:p w14:paraId="5D80EA7B" w14:textId="5D750126" w:rsidR="003120D5" w:rsidRPr="00531C5E" w:rsidRDefault="003120D5" w:rsidP="003120D5">
            <w:pPr>
              <w:rPr>
                <w:rFonts w:ascii="宋体" w:hAnsi="宋体"/>
                <w:szCs w:val="21"/>
              </w:rPr>
            </w:pPr>
            <w:r>
              <w:rPr>
                <w:rFonts w:ascii="宋体" w:hAnsi="宋体" w:hint="eastAsia"/>
              </w:rPr>
              <w:t>用于新增转核算申请记录。</w:t>
            </w:r>
          </w:p>
        </w:tc>
      </w:tr>
      <w:tr w:rsidR="003120D5" w:rsidRPr="00531C5E" w14:paraId="67719D83" w14:textId="77777777" w:rsidTr="00F21884">
        <w:trPr>
          <w:trHeight w:val="510"/>
        </w:trPr>
        <w:tc>
          <w:tcPr>
            <w:tcW w:w="1149" w:type="dxa"/>
            <w:vMerge/>
            <w:vAlign w:val="center"/>
          </w:tcPr>
          <w:p w14:paraId="4A8341AF" w14:textId="77777777" w:rsidR="003120D5" w:rsidRDefault="003120D5" w:rsidP="003120D5">
            <w:pPr>
              <w:rPr>
                <w:rFonts w:ascii="宋体" w:hAnsi="宋体"/>
                <w:szCs w:val="21"/>
              </w:rPr>
            </w:pPr>
          </w:p>
        </w:tc>
        <w:tc>
          <w:tcPr>
            <w:tcW w:w="1276" w:type="dxa"/>
            <w:vAlign w:val="center"/>
          </w:tcPr>
          <w:p w14:paraId="287BAB65" w14:textId="355F2723" w:rsidR="003120D5" w:rsidRPr="00531C5E" w:rsidRDefault="003120D5" w:rsidP="003120D5">
            <w:pPr>
              <w:rPr>
                <w:rFonts w:ascii="宋体" w:hAnsi="宋体"/>
                <w:szCs w:val="21"/>
              </w:rPr>
            </w:pPr>
            <w:r>
              <w:rPr>
                <w:rFonts w:ascii="宋体" w:hAnsi="宋体" w:hint="eastAsia"/>
                <w:szCs w:val="21"/>
              </w:rPr>
              <w:t>0015172</w:t>
            </w:r>
          </w:p>
        </w:tc>
        <w:tc>
          <w:tcPr>
            <w:tcW w:w="2977" w:type="dxa"/>
            <w:vAlign w:val="center"/>
          </w:tcPr>
          <w:p w14:paraId="2B6B0CD9" w14:textId="544E0329" w:rsidR="003120D5" w:rsidRDefault="003120D5" w:rsidP="003120D5">
            <w:pPr>
              <w:rPr>
                <w:rFonts w:ascii="宋体" w:hAnsi="宋体"/>
                <w:szCs w:val="21"/>
              </w:rPr>
            </w:pPr>
            <w:r>
              <w:rPr>
                <w:rFonts w:ascii="宋体" w:hAnsi="宋体" w:hint="eastAsia"/>
                <w:szCs w:val="21"/>
              </w:rPr>
              <w:t>转核算申请-修改</w:t>
            </w:r>
          </w:p>
        </w:tc>
        <w:tc>
          <w:tcPr>
            <w:tcW w:w="850" w:type="dxa"/>
            <w:vAlign w:val="center"/>
          </w:tcPr>
          <w:p w14:paraId="44D89B6D" w14:textId="6058352C" w:rsidR="003120D5" w:rsidRPr="00531C5E" w:rsidRDefault="003120D5" w:rsidP="003120D5">
            <w:pPr>
              <w:rPr>
                <w:rFonts w:ascii="宋体" w:hAnsi="宋体"/>
                <w:szCs w:val="21"/>
              </w:rPr>
            </w:pPr>
            <w:r>
              <w:rPr>
                <w:rFonts w:ascii="宋体" w:hAnsi="宋体" w:hint="eastAsia"/>
                <w:szCs w:val="21"/>
              </w:rPr>
              <w:t>联机</w:t>
            </w:r>
          </w:p>
        </w:tc>
        <w:tc>
          <w:tcPr>
            <w:tcW w:w="2977" w:type="dxa"/>
            <w:vAlign w:val="center"/>
          </w:tcPr>
          <w:p w14:paraId="44CF8016" w14:textId="3280BABA" w:rsidR="003120D5" w:rsidRPr="00531C5E" w:rsidRDefault="003120D5" w:rsidP="003120D5">
            <w:pPr>
              <w:rPr>
                <w:rFonts w:ascii="宋体" w:hAnsi="宋体"/>
                <w:szCs w:val="21"/>
              </w:rPr>
            </w:pPr>
            <w:r>
              <w:rPr>
                <w:rFonts w:ascii="宋体" w:hAnsi="宋体" w:hint="eastAsia"/>
              </w:rPr>
              <w:t>用于修改未处理的转核算申请记录。</w:t>
            </w:r>
          </w:p>
        </w:tc>
      </w:tr>
      <w:tr w:rsidR="003120D5" w:rsidRPr="00531C5E" w14:paraId="2252F8E7" w14:textId="77777777" w:rsidTr="00F21884">
        <w:trPr>
          <w:trHeight w:val="510"/>
        </w:trPr>
        <w:tc>
          <w:tcPr>
            <w:tcW w:w="1149" w:type="dxa"/>
            <w:vMerge/>
            <w:vAlign w:val="center"/>
          </w:tcPr>
          <w:p w14:paraId="0CB49C69" w14:textId="77777777" w:rsidR="003120D5" w:rsidRDefault="003120D5" w:rsidP="003120D5">
            <w:pPr>
              <w:rPr>
                <w:rFonts w:ascii="宋体" w:hAnsi="宋体"/>
                <w:szCs w:val="21"/>
              </w:rPr>
            </w:pPr>
          </w:p>
        </w:tc>
        <w:tc>
          <w:tcPr>
            <w:tcW w:w="1276" w:type="dxa"/>
            <w:vAlign w:val="center"/>
          </w:tcPr>
          <w:p w14:paraId="07E11841" w14:textId="32FCB586" w:rsidR="003120D5" w:rsidRPr="00531C5E" w:rsidRDefault="003120D5" w:rsidP="003120D5">
            <w:pPr>
              <w:rPr>
                <w:rFonts w:ascii="宋体" w:hAnsi="宋体"/>
                <w:szCs w:val="21"/>
              </w:rPr>
            </w:pPr>
            <w:r>
              <w:rPr>
                <w:rFonts w:ascii="宋体" w:hAnsi="宋体" w:hint="eastAsia"/>
                <w:szCs w:val="21"/>
              </w:rPr>
              <w:t>0015173</w:t>
            </w:r>
          </w:p>
        </w:tc>
        <w:tc>
          <w:tcPr>
            <w:tcW w:w="2977" w:type="dxa"/>
            <w:vAlign w:val="center"/>
          </w:tcPr>
          <w:p w14:paraId="616C1A40" w14:textId="4A4E928E" w:rsidR="003120D5" w:rsidRDefault="003120D5" w:rsidP="003120D5">
            <w:pPr>
              <w:rPr>
                <w:rFonts w:ascii="宋体" w:hAnsi="宋体"/>
                <w:szCs w:val="21"/>
              </w:rPr>
            </w:pPr>
            <w:r>
              <w:rPr>
                <w:rFonts w:ascii="宋体" w:hAnsi="宋体" w:hint="eastAsia"/>
                <w:szCs w:val="21"/>
              </w:rPr>
              <w:t>转核算申请-删除</w:t>
            </w:r>
          </w:p>
        </w:tc>
        <w:tc>
          <w:tcPr>
            <w:tcW w:w="850" w:type="dxa"/>
            <w:vAlign w:val="center"/>
          </w:tcPr>
          <w:p w14:paraId="0B3802A3" w14:textId="7A969F9A" w:rsidR="003120D5" w:rsidRPr="00531C5E" w:rsidRDefault="003120D5" w:rsidP="003120D5">
            <w:pPr>
              <w:rPr>
                <w:rFonts w:ascii="宋体" w:hAnsi="宋体"/>
                <w:szCs w:val="21"/>
              </w:rPr>
            </w:pPr>
            <w:r>
              <w:rPr>
                <w:rFonts w:ascii="宋体" w:hAnsi="宋体" w:hint="eastAsia"/>
                <w:szCs w:val="21"/>
              </w:rPr>
              <w:t>联机</w:t>
            </w:r>
          </w:p>
        </w:tc>
        <w:tc>
          <w:tcPr>
            <w:tcW w:w="2977" w:type="dxa"/>
            <w:vAlign w:val="center"/>
          </w:tcPr>
          <w:p w14:paraId="7EC9E494" w14:textId="7A2C538A" w:rsidR="003120D5" w:rsidRPr="00531C5E" w:rsidRDefault="003120D5" w:rsidP="003120D5">
            <w:pPr>
              <w:rPr>
                <w:rFonts w:ascii="宋体" w:hAnsi="宋体"/>
                <w:szCs w:val="21"/>
              </w:rPr>
            </w:pPr>
            <w:r>
              <w:rPr>
                <w:rFonts w:ascii="宋体" w:hAnsi="宋体" w:hint="eastAsia"/>
              </w:rPr>
              <w:t>用于删除未处理的转核算申请记录。</w:t>
            </w:r>
          </w:p>
        </w:tc>
      </w:tr>
      <w:tr w:rsidR="00F21884" w:rsidRPr="00531C5E" w14:paraId="015D6CAB" w14:textId="77777777" w:rsidTr="00F21884">
        <w:trPr>
          <w:trHeight w:val="510"/>
        </w:trPr>
        <w:tc>
          <w:tcPr>
            <w:tcW w:w="1149" w:type="dxa"/>
            <w:vAlign w:val="center"/>
          </w:tcPr>
          <w:p w14:paraId="64238890" w14:textId="77777777" w:rsidR="00F21884" w:rsidRDefault="00F21884" w:rsidP="00F21884">
            <w:pPr>
              <w:rPr>
                <w:rFonts w:ascii="宋体" w:hAnsi="宋体"/>
                <w:szCs w:val="21"/>
              </w:rPr>
            </w:pPr>
          </w:p>
        </w:tc>
        <w:tc>
          <w:tcPr>
            <w:tcW w:w="1276" w:type="dxa"/>
            <w:vAlign w:val="center"/>
          </w:tcPr>
          <w:p w14:paraId="423AE390" w14:textId="77777777" w:rsidR="00F21884" w:rsidRPr="00531C5E" w:rsidRDefault="00F21884" w:rsidP="00F21884">
            <w:pPr>
              <w:rPr>
                <w:rFonts w:ascii="宋体" w:hAnsi="宋体"/>
                <w:szCs w:val="21"/>
              </w:rPr>
            </w:pPr>
            <w:r>
              <w:rPr>
                <w:rFonts w:ascii="宋体" w:hAnsi="宋体" w:hint="eastAsia"/>
                <w:szCs w:val="21"/>
              </w:rPr>
              <w:t>0015191</w:t>
            </w:r>
          </w:p>
        </w:tc>
        <w:tc>
          <w:tcPr>
            <w:tcW w:w="2977" w:type="dxa"/>
            <w:vAlign w:val="center"/>
          </w:tcPr>
          <w:p w14:paraId="6838F0B0" w14:textId="77777777" w:rsidR="00F21884" w:rsidRDefault="00F21884" w:rsidP="00F21884">
            <w:pPr>
              <w:rPr>
                <w:rFonts w:ascii="宋体" w:hAnsi="宋体"/>
                <w:szCs w:val="21"/>
              </w:rPr>
            </w:pPr>
            <w:r w:rsidRPr="00B65AFF">
              <w:rPr>
                <w:rFonts w:ascii="宋体" w:hAnsi="宋体" w:hint="eastAsia"/>
                <w:szCs w:val="21"/>
              </w:rPr>
              <w:t>科目核算产品信息查询</w:t>
            </w:r>
          </w:p>
        </w:tc>
        <w:tc>
          <w:tcPr>
            <w:tcW w:w="850" w:type="dxa"/>
            <w:vAlign w:val="center"/>
          </w:tcPr>
          <w:p w14:paraId="6B7686EC" w14:textId="77777777" w:rsidR="00F21884" w:rsidRDefault="00F21884" w:rsidP="00F21884">
            <w:pPr>
              <w:rPr>
                <w:rFonts w:ascii="宋体" w:hAnsi="宋体"/>
                <w:szCs w:val="21"/>
              </w:rPr>
            </w:pPr>
            <w:r>
              <w:rPr>
                <w:rFonts w:ascii="宋体" w:hAnsi="宋体" w:hint="eastAsia"/>
                <w:szCs w:val="21"/>
              </w:rPr>
              <w:t>联机</w:t>
            </w:r>
          </w:p>
        </w:tc>
        <w:tc>
          <w:tcPr>
            <w:tcW w:w="2977" w:type="dxa"/>
            <w:vAlign w:val="center"/>
          </w:tcPr>
          <w:p w14:paraId="3D22F6A8" w14:textId="723E4B52" w:rsidR="00F21884" w:rsidRPr="00531C5E" w:rsidRDefault="00F920DB" w:rsidP="00F920DB">
            <w:pPr>
              <w:rPr>
                <w:rFonts w:ascii="宋体" w:hAnsi="宋体"/>
                <w:szCs w:val="21"/>
              </w:rPr>
            </w:pPr>
            <w:r>
              <w:rPr>
                <w:rFonts w:ascii="宋体" w:hAnsi="宋体" w:hint="eastAsia"/>
                <w:szCs w:val="21"/>
              </w:rPr>
              <w:t>用于</w:t>
            </w:r>
            <w:r>
              <w:rPr>
                <w:rFonts w:ascii="宋体" w:hAnsi="宋体" w:hint="eastAsia"/>
              </w:rPr>
              <w:t>根据科目号，查询有哪些产品使用了该科目进行核算。</w:t>
            </w:r>
          </w:p>
        </w:tc>
      </w:tr>
      <w:tr w:rsidR="00F21884" w:rsidRPr="00531C5E" w14:paraId="4B64B197" w14:textId="77777777" w:rsidTr="00F21884">
        <w:trPr>
          <w:trHeight w:val="510"/>
        </w:trPr>
        <w:tc>
          <w:tcPr>
            <w:tcW w:w="1149" w:type="dxa"/>
            <w:vAlign w:val="center"/>
          </w:tcPr>
          <w:p w14:paraId="781E833B" w14:textId="77777777" w:rsidR="00F21884" w:rsidRDefault="00F21884" w:rsidP="00F21884">
            <w:pPr>
              <w:rPr>
                <w:rFonts w:ascii="宋体" w:hAnsi="宋体"/>
                <w:szCs w:val="21"/>
              </w:rPr>
            </w:pPr>
          </w:p>
        </w:tc>
        <w:tc>
          <w:tcPr>
            <w:tcW w:w="1276" w:type="dxa"/>
            <w:vAlign w:val="center"/>
          </w:tcPr>
          <w:p w14:paraId="459D6798" w14:textId="77777777" w:rsidR="00F21884" w:rsidRPr="00531C5E" w:rsidRDefault="00F21884" w:rsidP="00F21884">
            <w:pPr>
              <w:rPr>
                <w:rFonts w:ascii="宋体" w:hAnsi="宋体"/>
                <w:szCs w:val="21"/>
              </w:rPr>
            </w:pPr>
            <w:r>
              <w:rPr>
                <w:rFonts w:ascii="宋体" w:hAnsi="宋体" w:hint="eastAsia"/>
                <w:szCs w:val="21"/>
              </w:rPr>
              <w:t>AIB001</w:t>
            </w:r>
          </w:p>
        </w:tc>
        <w:tc>
          <w:tcPr>
            <w:tcW w:w="2977" w:type="dxa"/>
            <w:vAlign w:val="center"/>
          </w:tcPr>
          <w:p w14:paraId="429C0CA8" w14:textId="77777777" w:rsidR="00F21884" w:rsidRPr="00531C5E" w:rsidRDefault="00F21884" w:rsidP="00F21884">
            <w:pPr>
              <w:rPr>
                <w:rFonts w:ascii="宋体" w:hAnsi="宋体"/>
                <w:szCs w:val="21"/>
              </w:rPr>
            </w:pPr>
            <w:r>
              <w:rPr>
                <w:rFonts w:ascii="宋体" w:hAnsi="宋体" w:hint="eastAsia"/>
                <w:szCs w:val="21"/>
              </w:rPr>
              <w:t>科目状态变更处理</w:t>
            </w:r>
          </w:p>
        </w:tc>
        <w:tc>
          <w:tcPr>
            <w:tcW w:w="850" w:type="dxa"/>
            <w:vAlign w:val="center"/>
          </w:tcPr>
          <w:p w14:paraId="779E6C15" w14:textId="77777777" w:rsidR="00F21884" w:rsidRDefault="00F21884" w:rsidP="00F21884">
            <w:pPr>
              <w:rPr>
                <w:rFonts w:ascii="宋体" w:hAnsi="宋体"/>
                <w:szCs w:val="21"/>
              </w:rPr>
            </w:pPr>
            <w:r>
              <w:rPr>
                <w:rFonts w:ascii="宋体" w:hAnsi="宋体" w:hint="eastAsia"/>
                <w:szCs w:val="21"/>
              </w:rPr>
              <w:t>批量</w:t>
            </w:r>
          </w:p>
        </w:tc>
        <w:tc>
          <w:tcPr>
            <w:tcW w:w="2977" w:type="dxa"/>
            <w:vAlign w:val="center"/>
          </w:tcPr>
          <w:p w14:paraId="13A566C8" w14:textId="1C927FF1" w:rsidR="00F21884" w:rsidRPr="00531C5E" w:rsidRDefault="00F920DB" w:rsidP="00F920DB">
            <w:pPr>
              <w:rPr>
                <w:rFonts w:ascii="宋体" w:hAnsi="宋体"/>
                <w:szCs w:val="21"/>
              </w:rPr>
            </w:pPr>
            <w:r w:rsidRPr="0097654D">
              <w:rPr>
                <w:rFonts w:ascii="宋体" w:hAnsi="宋体" w:hint="eastAsia"/>
              </w:rPr>
              <w:t>根据科目的</w:t>
            </w:r>
            <w:proofErr w:type="gramStart"/>
            <w:r w:rsidRPr="0097654D">
              <w:rPr>
                <w:rFonts w:ascii="宋体" w:hAnsi="宋体" w:hint="eastAsia"/>
              </w:rPr>
              <w:t>内部户</w:t>
            </w:r>
            <w:proofErr w:type="gramEnd"/>
            <w:r w:rsidRPr="0097654D">
              <w:rPr>
                <w:rFonts w:ascii="宋体" w:hAnsi="宋体" w:hint="eastAsia"/>
              </w:rPr>
              <w:t>标识属性、总账余额以及分户</w:t>
            </w:r>
            <w:proofErr w:type="gramStart"/>
            <w:r w:rsidRPr="0097654D">
              <w:rPr>
                <w:rFonts w:ascii="宋体" w:hAnsi="宋体" w:hint="eastAsia"/>
              </w:rPr>
              <w:t>账</w:t>
            </w:r>
            <w:proofErr w:type="gramEnd"/>
            <w:r w:rsidRPr="0097654D">
              <w:rPr>
                <w:rFonts w:ascii="宋体" w:hAnsi="宋体" w:hint="eastAsia"/>
              </w:rPr>
              <w:t>余额等情况进行科目状态的更新；</w:t>
            </w:r>
            <w:r>
              <w:rPr>
                <w:rFonts w:ascii="宋体" w:hAnsi="宋体" w:hint="eastAsia"/>
              </w:rPr>
              <w:t>每日对处于停用状态的科目进行检查，符合注销条件的进行注销处理。</w:t>
            </w:r>
          </w:p>
        </w:tc>
      </w:tr>
      <w:tr w:rsidR="00F21884" w:rsidRPr="00531C5E" w14:paraId="5F9D9429" w14:textId="77777777" w:rsidTr="00F21884">
        <w:trPr>
          <w:trHeight w:val="510"/>
        </w:trPr>
        <w:tc>
          <w:tcPr>
            <w:tcW w:w="1149" w:type="dxa"/>
            <w:vAlign w:val="center"/>
          </w:tcPr>
          <w:p w14:paraId="70FDCAC4" w14:textId="77777777" w:rsidR="00F21884" w:rsidRDefault="00F21884" w:rsidP="00F21884">
            <w:pPr>
              <w:rPr>
                <w:rFonts w:ascii="宋体" w:hAnsi="宋体"/>
                <w:szCs w:val="21"/>
              </w:rPr>
            </w:pPr>
          </w:p>
        </w:tc>
        <w:tc>
          <w:tcPr>
            <w:tcW w:w="1276" w:type="dxa"/>
            <w:vAlign w:val="center"/>
          </w:tcPr>
          <w:p w14:paraId="5358A408" w14:textId="77777777" w:rsidR="00F21884" w:rsidRPr="00531C5E" w:rsidRDefault="00F21884" w:rsidP="00F21884">
            <w:pPr>
              <w:rPr>
                <w:rFonts w:ascii="宋体" w:hAnsi="宋体"/>
                <w:szCs w:val="21"/>
              </w:rPr>
            </w:pPr>
            <w:r>
              <w:rPr>
                <w:rFonts w:ascii="宋体" w:hAnsi="宋体" w:hint="eastAsia"/>
                <w:szCs w:val="21"/>
              </w:rPr>
              <w:t>AIB002</w:t>
            </w:r>
          </w:p>
        </w:tc>
        <w:tc>
          <w:tcPr>
            <w:tcW w:w="2977" w:type="dxa"/>
            <w:vAlign w:val="center"/>
          </w:tcPr>
          <w:p w14:paraId="0A99B73A" w14:textId="02A91A9A" w:rsidR="00F21884" w:rsidRDefault="00F21884" w:rsidP="00F21884">
            <w:pPr>
              <w:rPr>
                <w:rFonts w:ascii="宋体" w:hAnsi="宋体"/>
                <w:szCs w:val="21"/>
              </w:rPr>
            </w:pPr>
            <w:r>
              <w:rPr>
                <w:rFonts w:ascii="宋体" w:hAnsi="宋体" w:hint="eastAsia"/>
                <w:szCs w:val="21"/>
              </w:rPr>
              <w:t>科目调整</w:t>
            </w:r>
            <w:r w:rsidR="006B120D">
              <w:rPr>
                <w:rFonts w:ascii="宋体" w:hAnsi="宋体" w:hint="eastAsia"/>
                <w:szCs w:val="21"/>
              </w:rPr>
              <w:t>批</w:t>
            </w:r>
            <w:r>
              <w:rPr>
                <w:rFonts w:ascii="宋体" w:hAnsi="宋体" w:hint="eastAsia"/>
                <w:szCs w:val="21"/>
              </w:rPr>
              <w:t>处理</w:t>
            </w:r>
          </w:p>
        </w:tc>
        <w:tc>
          <w:tcPr>
            <w:tcW w:w="850" w:type="dxa"/>
            <w:vAlign w:val="center"/>
          </w:tcPr>
          <w:p w14:paraId="4616EA43" w14:textId="77777777" w:rsidR="00F21884" w:rsidRPr="00531C5E" w:rsidRDefault="00F21884" w:rsidP="00F21884">
            <w:pPr>
              <w:rPr>
                <w:rFonts w:ascii="宋体" w:hAnsi="宋体"/>
                <w:szCs w:val="21"/>
              </w:rPr>
            </w:pPr>
            <w:r>
              <w:rPr>
                <w:rFonts w:ascii="宋体" w:hAnsi="宋体" w:hint="eastAsia"/>
                <w:szCs w:val="21"/>
              </w:rPr>
              <w:t>批量</w:t>
            </w:r>
          </w:p>
        </w:tc>
        <w:tc>
          <w:tcPr>
            <w:tcW w:w="2977" w:type="dxa"/>
            <w:vAlign w:val="center"/>
          </w:tcPr>
          <w:p w14:paraId="7825DD09" w14:textId="6E1050F4" w:rsidR="00F21884" w:rsidRPr="00531C5E" w:rsidRDefault="00F920DB" w:rsidP="00F920DB">
            <w:pPr>
              <w:rPr>
                <w:rFonts w:ascii="宋体" w:hAnsi="宋体"/>
                <w:szCs w:val="21"/>
              </w:rPr>
            </w:pPr>
            <w:r w:rsidRPr="0097654D">
              <w:rPr>
                <w:rFonts w:ascii="宋体" w:hAnsi="宋体" w:hint="eastAsia"/>
              </w:rPr>
              <w:t>根据科目调整申请记录,替换科目,并将旧科目内部分户账和总账余额转移到新科目。</w:t>
            </w:r>
          </w:p>
        </w:tc>
      </w:tr>
      <w:tr w:rsidR="00001885" w:rsidRPr="00531C5E" w:rsidDel="008654DF" w14:paraId="26B52B92" w14:textId="77777777" w:rsidTr="00F21884">
        <w:trPr>
          <w:trHeight w:val="510"/>
        </w:trPr>
        <w:tc>
          <w:tcPr>
            <w:tcW w:w="1149" w:type="dxa"/>
            <w:vAlign w:val="center"/>
          </w:tcPr>
          <w:p w14:paraId="73CFD404" w14:textId="77777777" w:rsidR="00001885" w:rsidDel="008654DF" w:rsidRDefault="00001885" w:rsidP="00F21884">
            <w:pPr>
              <w:rPr>
                <w:rFonts w:ascii="宋体" w:hAnsi="宋体"/>
                <w:szCs w:val="21"/>
              </w:rPr>
            </w:pPr>
          </w:p>
        </w:tc>
        <w:tc>
          <w:tcPr>
            <w:tcW w:w="1276" w:type="dxa"/>
            <w:vAlign w:val="center"/>
          </w:tcPr>
          <w:p w14:paraId="07059724" w14:textId="77777777" w:rsidR="00001885" w:rsidDel="008654DF" w:rsidRDefault="00001885" w:rsidP="00F21884">
            <w:pPr>
              <w:rPr>
                <w:rFonts w:ascii="宋体" w:hAnsi="宋体"/>
                <w:szCs w:val="21"/>
              </w:rPr>
            </w:pPr>
            <w:r>
              <w:rPr>
                <w:rFonts w:ascii="宋体" w:hAnsi="宋体" w:hint="eastAsia"/>
                <w:szCs w:val="21"/>
              </w:rPr>
              <w:t>AIB003</w:t>
            </w:r>
          </w:p>
        </w:tc>
        <w:tc>
          <w:tcPr>
            <w:tcW w:w="2977" w:type="dxa"/>
            <w:vAlign w:val="center"/>
          </w:tcPr>
          <w:p w14:paraId="7C83F2F3" w14:textId="18FD142C" w:rsidR="00001885" w:rsidDel="008654DF" w:rsidRDefault="00001885" w:rsidP="00F21884">
            <w:pPr>
              <w:rPr>
                <w:rFonts w:ascii="宋体" w:hAnsi="宋体"/>
                <w:szCs w:val="21"/>
              </w:rPr>
            </w:pPr>
            <w:r>
              <w:rPr>
                <w:rFonts w:ascii="宋体" w:hAnsi="宋体" w:hint="eastAsia"/>
                <w:szCs w:val="21"/>
              </w:rPr>
              <w:t>转</w:t>
            </w:r>
            <w:r w:rsidR="006B120D">
              <w:rPr>
                <w:rFonts w:ascii="宋体" w:hAnsi="宋体" w:hint="eastAsia"/>
                <w:szCs w:val="21"/>
              </w:rPr>
              <w:t>核算批</w:t>
            </w:r>
            <w:r>
              <w:rPr>
                <w:rFonts w:ascii="宋体" w:hAnsi="宋体" w:hint="eastAsia"/>
                <w:szCs w:val="21"/>
              </w:rPr>
              <w:t>处理</w:t>
            </w:r>
          </w:p>
        </w:tc>
        <w:tc>
          <w:tcPr>
            <w:tcW w:w="850" w:type="dxa"/>
            <w:vAlign w:val="center"/>
          </w:tcPr>
          <w:p w14:paraId="6D0C614A" w14:textId="77777777" w:rsidR="00001885" w:rsidDel="008654DF" w:rsidRDefault="00001885" w:rsidP="00F21884">
            <w:pPr>
              <w:rPr>
                <w:rFonts w:ascii="宋体" w:hAnsi="宋体"/>
                <w:szCs w:val="21"/>
              </w:rPr>
            </w:pPr>
            <w:r>
              <w:rPr>
                <w:rFonts w:ascii="宋体" w:hAnsi="宋体" w:hint="eastAsia"/>
                <w:szCs w:val="21"/>
              </w:rPr>
              <w:t>批量</w:t>
            </w:r>
          </w:p>
        </w:tc>
        <w:tc>
          <w:tcPr>
            <w:tcW w:w="2977" w:type="dxa"/>
            <w:vAlign w:val="center"/>
          </w:tcPr>
          <w:p w14:paraId="0EFD4E65" w14:textId="70BDCE1A" w:rsidR="00001885" w:rsidRPr="00531C5E" w:rsidDel="008654DF" w:rsidRDefault="009F0EA8" w:rsidP="009F0EA8">
            <w:pPr>
              <w:rPr>
                <w:rFonts w:ascii="宋体" w:hAnsi="宋体"/>
                <w:szCs w:val="21"/>
              </w:rPr>
            </w:pPr>
            <w:r w:rsidRPr="006B6176">
              <w:rPr>
                <w:rFonts w:ascii="宋体" w:hAnsi="宋体" w:hint="eastAsia"/>
              </w:rPr>
              <w:t>根据</w:t>
            </w:r>
            <w:r>
              <w:rPr>
                <w:rFonts w:ascii="宋体" w:hAnsi="宋体" w:hint="eastAsia"/>
              </w:rPr>
              <w:t>转核算申请信息，将涉及转核算的分户余额汇总进行账务调整，同时更新该账户对应的科</w:t>
            </w:r>
            <w:r>
              <w:rPr>
                <w:rFonts w:ascii="宋体" w:hAnsi="宋体" w:hint="eastAsia"/>
              </w:rPr>
              <w:lastRenderedPageBreak/>
              <w:t>目组并同步调整分户的产品码信息、核算要素信息及相关客户核算信息。</w:t>
            </w:r>
          </w:p>
        </w:tc>
      </w:tr>
    </w:tbl>
    <w:p w14:paraId="7DB71496" w14:textId="77777777" w:rsidR="00F21884" w:rsidRPr="006C5246" w:rsidRDefault="00F21884" w:rsidP="00F21884">
      <w:pPr>
        <w:spacing w:line="360" w:lineRule="auto"/>
        <w:ind w:firstLineChars="200" w:firstLine="420"/>
        <w:rPr>
          <w:rFonts w:ascii="宋体" w:hAnsi="宋体"/>
          <w:szCs w:val="21"/>
        </w:rPr>
      </w:pPr>
    </w:p>
    <w:p w14:paraId="739DB507" w14:textId="77777777" w:rsidR="00F21884" w:rsidRPr="00742B1D" w:rsidRDefault="00F21884" w:rsidP="00B87A41">
      <w:pPr>
        <w:pStyle w:val="20"/>
      </w:pPr>
      <w:bookmarkStart w:id="172" w:name="_Toc395257102"/>
      <w:bookmarkStart w:id="173" w:name="_Toc454875433"/>
      <w:proofErr w:type="gramStart"/>
      <w:r>
        <w:rPr>
          <w:rFonts w:hint="eastAsia"/>
        </w:rPr>
        <w:t>内部户</w:t>
      </w:r>
      <w:bookmarkEnd w:id="172"/>
      <w:proofErr w:type="gramEnd"/>
      <w:r>
        <w:rPr>
          <w:rFonts w:hint="eastAsia"/>
        </w:rPr>
        <w:t>管理</w:t>
      </w:r>
      <w:bookmarkEnd w:id="173"/>
    </w:p>
    <w:p w14:paraId="0436B52C" w14:textId="77777777" w:rsidR="00F21884" w:rsidRPr="00860D08" w:rsidRDefault="00F21884" w:rsidP="00B87A41">
      <w:pPr>
        <w:pStyle w:val="30"/>
      </w:pPr>
      <w:bookmarkStart w:id="174" w:name="_Toc395257103"/>
      <w:bookmarkStart w:id="175" w:name="_Toc454875434"/>
      <w:r w:rsidRPr="00860D08">
        <w:rPr>
          <w:rFonts w:hint="eastAsia"/>
        </w:rPr>
        <w:t>概述</w:t>
      </w:r>
      <w:bookmarkEnd w:id="174"/>
      <w:bookmarkEnd w:id="175"/>
    </w:p>
    <w:p w14:paraId="41D1148D" w14:textId="77777777" w:rsidR="00F21884" w:rsidRPr="00E80A0C" w:rsidRDefault="00F21884" w:rsidP="00F21884">
      <w:pPr>
        <w:spacing w:line="360" w:lineRule="auto"/>
        <w:ind w:firstLineChars="200" w:firstLine="420"/>
        <w:rPr>
          <w:rFonts w:ascii="宋体" w:hAnsi="宋体" w:cs="Arial"/>
        </w:rPr>
      </w:pPr>
      <w:proofErr w:type="gramStart"/>
      <w:r>
        <w:rPr>
          <w:rFonts w:ascii="宋体" w:hAnsi="宋体" w:cs="Arial" w:hint="eastAsia"/>
        </w:rPr>
        <w:t>内部户</w:t>
      </w:r>
      <w:proofErr w:type="gramEnd"/>
      <w:r w:rsidRPr="00E80A0C">
        <w:rPr>
          <w:rFonts w:ascii="宋体" w:hAnsi="宋体" w:cs="Arial" w:hint="eastAsia"/>
        </w:rPr>
        <w:t>是银行根据本身业务经营管理需要而设置的内部专用账户，主要包括如下功能：</w:t>
      </w:r>
    </w:p>
    <w:p w14:paraId="0D0E4E93" w14:textId="614DADFB" w:rsidR="00F21884" w:rsidRDefault="00F21884" w:rsidP="00FC0465">
      <w:pPr>
        <w:numPr>
          <w:ilvl w:val="0"/>
          <w:numId w:val="71"/>
        </w:numPr>
        <w:spacing w:line="360" w:lineRule="auto"/>
        <w:rPr>
          <w:rFonts w:ascii="宋体" w:hAnsi="宋体" w:cs="Arial"/>
        </w:rPr>
      </w:pPr>
      <w:proofErr w:type="gramStart"/>
      <w:r>
        <w:rPr>
          <w:rFonts w:ascii="宋体" w:hAnsi="宋体" w:cs="Arial" w:hint="eastAsia"/>
        </w:rPr>
        <w:t>内部户</w:t>
      </w:r>
      <w:r w:rsidRPr="00E80A0C">
        <w:rPr>
          <w:rFonts w:ascii="宋体" w:hAnsi="宋体" w:cs="Arial" w:hint="eastAsia"/>
        </w:rPr>
        <w:t>控制表</w:t>
      </w:r>
      <w:proofErr w:type="gramEnd"/>
      <w:r w:rsidRPr="00E80A0C">
        <w:rPr>
          <w:rFonts w:ascii="宋体" w:hAnsi="宋体" w:cs="Arial" w:hint="eastAsia"/>
        </w:rPr>
        <w:t>维护（包括控制表的新增、修改、停用、查询、激活、拷贝）</w:t>
      </w:r>
    </w:p>
    <w:p w14:paraId="78E91FB6" w14:textId="23134C5D" w:rsidR="00F21884" w:rsidRDefault="00F21884" w:rsidP="00FC0465">
      <w:pPr>
        <w:numPr>
          <w:ilvl w:val="0"/>
          <w:numId w:val="71"/>
        </w:numPr>
        <w:spacing w:line="360" w:lineRule="auto"/>
        <w:rPr>
          <w:rFonts w:ascii="宋体" w:hAnsi="宋体" w:cs="Arial"/>
        </w:rPr>
      </w:pPr>
      <w:proofErr w:type="gramStart"/>
      <w:r>
        <w:rPr>
          <w:rFonts w:ascii="宋体" w:hAnsi="宋体" w:cs="Arial" w:hint="eastAsia"/>
        </w:rPr>
        <w:t>内部户</w:t>
      </w:r>
      <w:proofErr w:type="gramEnd"/>
      <w:r>
        <w:rPr>
          <w:rFonts w:ascii="宋体" w:hAnsi="宋体" w:cs="Arial" w:hint="eastAsia"/>
        </w:rPr>
        <w:t>维护</w:t>
      </w:r>
      <w:r w:rsidRPr="00E80A0C">
        <w:rPr>
          <w:rFonts w:ascii="宋体" w:hAnsi="宋体" w:cs="Arial" w:hint="eastAsia"/>
        </w:rPr>
        <w:t>（包括</w:t>
      </w:r>
      <w:proofErr w:type="gramStart"/>
      <w:r>
        <w:rPr>
          <w:rFonts w:ascii="宋体" w:hAnsi="宋体" w:cs="Arial" w:hint="eastAsia"/>
        </w:rPr>
        <w:t>内部户</w:t>
      </w:r>
      <w:proofErr w:type="gramEnd"/>
      <w:r w:rsidRPr="00E80A0C">
        <w:rPr>
          <w:rFonts w:ascii="宋体" w:hAnsi="宋体" w:cs="Arial" w:hint="eastAsia"/>
        </w:rPr>
        <w:t>开户、修改、查询、销户、激活）</w:t>
      </w:r>
      <w:r>
        <w:rPr>
          <w:rFonts w:ascii="宋体" w:hAnsi="宋体" w:cs="Arial" w:hint="eastAsia"/>
        </w:rPr>
        <w:t>；</w:t>
      </w:r>
    </w:p>
    <w:p w14:paraId="1D9DD0E3" w14:textId="77777777" w:rsidR="00F21884" w:rsidRDefault="00F21884" w:rsidP="00FC0465">
      <w:pPr>
        <w:numPr>
          <w:ilvl w:val="0"/>
          <w:numId w:val="71"/>
        </w:numPr>
        <w:spacing w:line="360" w:lineRule="auto"/>
        <w:rPr>
          <w:rFonts w:ascii="宋体" w:hAnsi="宋体" w:cs="Arial"/>
        </w:rPr>
      </w:pPr>
      <w:proofErr w:type="gramStart"/>
      <w:r>
        <w:rPr>
          <w:rFonts w:ascii="宋体" w:hAnsi="宋体" w:cs="Arial" w:hint="eastAsia"/>
        </w:rPr>
        <w:t>内部户</w:t>
      </w:r>
      <w:proofErr w:type="gramEnd"/>
      <w:r>
        <w:rPr>
          <w:rFonts w:ascii="宋体" w:hAnsi="宋体" w:cs="Arial" w:hint="eastAsia"/>
        </w:rPr>
        <w:t>交易</w:t>
      </w:r>
      <w:r w:rsidRPr="00E80A0C">
        <w:rPr>
          <w:rFonts w:ascii="宋体" w:hAnsi="宋体" w:cs="Arial" w:hint="eastAsia"/>
        </w:rPr>
        <w:t>查询（</w:t>
      </w:r>
      <w:r>
        <w:rPr>
          <w:rFonts w:ascii="宋体" w:hAnsi="宋体" w:cs="Arial" w:hint="eastAsia"/>
        </w:rPr>
        <w:t>提供</w:t>
      </w:r>
      <w:proofErr w:type="gramStart"/>
      <w:r>
        <w:rPr>
          <w:rFonts w:ascii="宋体" w:hAnsi="宋体" w:cs="Arial" w:hint="eastAsia"/>
        </w:rPr>
        <w:t>内部户历史</w:t>
      </w:r>
      <w:proofErr w:type="gramEnd"/>
      <w:r w:rsidRPr="00E80A0C">
        <w:rPr>
          <w:rFonts w:ascii="宋体" w:hAnsi="宋体" w:cs="Arial" w:hint="eastAsia"/>
        </w:rPr>
        <w:t>交易明细查询）</w:t>
      </w:r>
    </w:p>
    <w:p w14:paraId="4A636024" w14:textId="68134AF5" w:rsidR="00F21884" w:rsidRDefault="00F21884" w:rsidP="00FC0465">
      <w:pPr>
        <w:numPr>
          <w:ilvl w:val="0"/>
          <w:numId w:val="71"/>
        </w:numPr>
        <w:spacing w:line="360" w:lineRule="auto"/>
        <w:rPr>
          <w:rFonts w:ascii="宋体" w:hAnsi="宋体" w:cs="Arial"/>
        </w:rPr>
      </w:pPr>
      <w:r w:rsidRPr="00E80A0C">
        <w:rPr>
          <w:rFonts w:ascii="宋体" w:hAnsi="宋体" w:cs="Arial" w:hint="eastAsia"/>
        </w:rPr>
        <w:t>挂销账管理（包括</w:t>
      </w:r>
      <w:r>
        <w:rPr>
          <w:rFonts w:ascii="宋体" w:hAnsi="宋体" w:cs="Arial" w:hint="eastAsia"/>
        </w:rPr>
        <w:t>挂销账信息</w:t>
      </w:r>
      <w:r w:rsidRPr="00E80A0C">
        <w:rPr>
          <w:rFonts w:ascii="宋体" w:hAnsi="宋体" w:cs="Arial" w:hint="eastAsia"/>
        </w:rPr>
        <w:t>查询、</w:t>
      </w:r>
      <w:r w:rsidR="008D43BA">
        <w:rPr>
          <w:rFonts w:ascii="宋体" w:hAnsi="宋体" w:cs="Arial" w:hint="eastAsia"/>
        </w:rPr>
        <w:t>挂销账明细查询、</w:t>
      </w:r>
      <w:r w:rsidRPr="00E80A0C">
        <w:rPr>
          <w:rFonts w:ascii="宋体" w:hAnsi="宋体" w:cs="Arial" w:hint="eastAsia"/>
        </w:rPr>
        <w:t>批量销账处理、逾期未销提醒）</w:t>
      </w:r>
    </w:p>
    <w:p w14:paraId="616C3073" w14:textId="77777777" w:rsidR="00F21884" w:rsidRDefault="00F21884" w:rsidP="00FC0465">
      <w:pPr>
        <w:numPr>
          <w:ilvl w:val="0"/>
          <w:numId w:val="71"/>
        </w:numPr>
        <w:spacing w:line="360" w:lineRule="auto"/>
        <w:rPr>
          <w:rFonts w:ascii="宋体" w:hAnsi="宋体" w:cs="Arial"/>
        </w:rPr>
      </w:pPr>
      <w:r>
        <w:rPr>
          <w:rFonts w:ascii="宋体" w:hAnsi="宋体" w:cs="Arial" w:hint="eastAsia"/>
        </w:rPr>
        <w:t>手工记账交易</w:t>
      </w:r>
      <w:r w:rsidRPr="00E80A0C">
        <w:rPr>
          <w:rFonts w:ascii="宋体" w:hAnsi="宋体" w:cs="Arial" w:hint="eastAsia"/>
        </w:rPr>
        <w:t>（</w:t>
      </w:r>
      <w:r>
        <w:rPr>
          <w:rFonts w:ascii="宋体" w:hAnsi="宋体" w:cs="Arial" w:hint="eastAsia"/>
        </w:rPr>
        <w:t>提供手工记账交易、手工记账EXECL上传处理、手工记账模板维护、手工记账传票综合查询</w:t>
      </w:r>
      <w:r w:rsidRPr="00E80A0C">
        <w:rPr>
          <w:rFonts w:ascii="宋体" w:hAnsi="宋体" w:cs="Arial" w:hint="eastAsia"/>
        </w:rPr>
        <w:t>）</w:t>
      </w:r>
    </w:p>
    <w:p w14:paraId="0E8B90C9" w14:textId="7B4397CF" w:rsidR="00F21884" w:rsidRDefault="00F21884" w:rsidP="00FC0465">
      <w:pPr>
        <w:numPr>
          <w:ilvl w:val="0"/>
          <w:numId w:val="71"/>
        </w:numPr>
        <w:spacing w:line="360" w:lineRule="auto"/>
        <w:ind w:hanging="1297"/>
        <w:rPr>
          <w:rFonts w:ascii="宋体" w:hAnsi="宋体" w:cs="Arial"/>
        </w:rPr>
      </w:pPr>
      <w:r>
        <w:rPr>
          <w:rFonts w:ascii="宋体" w:hAnsi="宋体" w:cs="Arial" w:hint="eastAsia"/>
        </w:rPr>
        <w:t>定期批次处理（提供</w:t>
      </w:r>
      <w:proofErr w:type="gramStart"/>
      <w:r>
        <w:rPr>
          <w:rFonts w:ascii="宋体" w:hAnsi="宋体" w:cs="Arial" w:hint="eastAsia"/>
        </w:rPr>
        <w:t>内部户控制表</w:t>
      </w:r>
      <w:proofErr w:type="gramEnd"/>
      <w:r>
        <w:rPr>
          <w:rFonts w:ascii="宋体" w:hAnsi="宋体" w:cs="Arial" w:hint="eastAsia"/>
        </w:rPr>
        <w:t>状态变更处理、</w:t>
      </w:r>
      <w:proofErr w:type="gramStart"/>
      <w:r>
        <w:rPr>
          <w:rFonts w:ascii="宋体" w:hAnsi="宋体" w:cs="Arial" w:hint="eastAsia"/>
        </w:rPr>
        <w:t>内部户状态</w:t>
      </w:r>
      <w:proofErr w:type="gramEnd"/>
      <w:r>
        <w:rPr>
          <w:rFonts w:ascii="宋体" w:hAnsi="宋体" w:cs="Arial" w:hint="eastAsia"/>
        </w:rPr>
        <w:t>变更处理、</w:t>
      </w:r>
      <w:proofErr w:type="gramStart"/>
      <w:r>
        <w:rPr>
          <w:rFonts w:ascii="宋体" w:hAnsi="宋体" w:cs="Arial" w:hint="eastAsia"/>
        </w:rPr>
        <w:t>内部户</w:t>
      </w:r>
      <w:proofErr w:type="gramEnd"/>
      <w:r>
        <w:rPr>
          <w:rFonts w:ascii="宋体" w:hAnsi="宋体" w:cs="Arial" w:hint="eastAsia"/>
        </w:rPr>
        <w:t>到期处理、</w:t>
      </w:r>
      <w:proofErr w:type="gramStart"/>
      <w:r>
        <w:rPr>
          <w:rFonts w:ascii="宋体" w:hAnsi="宋体" w:cs="Arial" w:hint="eastAsia"/>
        </w:rPr>
        <w:t>内部户</w:t>
      </w:r>
      <w:proofErr w:type="gramEnd"/>
      <w:r>
        <w:rPr>
          <w:rFonts w:ascii="宋体" w:hAnsi="宋体" w:cs="Arial" w:hint="eastAsia"/>
        </w:rPr>
        <w:t>余额为0检查、</w:t>
      </w:r>
      <w:proofErr w:type="gramStart"/>
      <w:r>
        <w:rPr>
          <w:rFonts w:ascii="宋体" w:hAnsi="宋体" w:cs="Arial" w:hint="eastAsia"/>
        </w:rPr>
        <w:t>账挂核对</w:t>
      </w:r>
      <w:proofErr w:type="gramEnd"/>
      <w:r>
        <w:rPr>
          <w:rFonts w:ascii="宋体" w:hAnsi="宋体" w:cs="Arial" w:hint="eastAsia"/>
        </w:rPr>
        <w:t>检查</w:t>
      </w:r>
      <w:r w:rsidR="00065DBE">
        <w:rPr>
          <w:rFonts w:ascii="宋体" w:hAnsi="宋体" w:cs="Arial" w:hint="eastAsia"/>
        </w:rPr>
        <w:t>、账卡核对检查、或有资产或有负债检查</w:t>
      </w:r>
      <w:r>
        <w:rPr>
          <w:rFonts w:ascii="宋体" w:hAnsi="宋体" w:cs="Arial" w:hint="eastAsia"/>
        </w:rPr>
        <w:t>）</w:t>
      </w:r>
      <w:r w:rsidRPr="00E80A0C">
        <w:rPr>
          <w:rFonts w:ascii="宋体" w:hAnsi="宋体" w:cs="Arial" w:hint="eastAsia"/>
        </w:rPr>
        <w:t>。</w:t>
      </w:r>
    </w:p>
    <w:p w14:paraId="1B3E1CCE" w14:textId="77777777" w:rsidR="00F21884" w:rsidRPr="00860D08" w:rsidRDefault="00F21884" w:rsidP="00B87A41">
      <w:pPr>
        <w:pStyle w:val="30"/>
      </w:pPr>
      <w:bookmarkStart w:id="176" w:name="_Toc395257104"/>
      <w:bookmarkStart w:id="177" w:name="_Toc454875435"/>
      <w:r w:rsidRPr="00860D08">
        <w:rPr>
          <w:rFonts w:hint="eastAsia"/>
        </w:rPr>
        <w:t>业务规则</w:t>
      </w:r>
      <w:bookmarkEnd w:id="176"/>
      <w:bookmarkEnd w:id="177"/>
    </w:p>
    <w:p w14:paraId="38E3BDA3" w14:textId="77777777" w:rsidR="00F21884" w:rsidRPr="001948CE" w:rsidRDefault="00F21884" w:rsidP="00C80BFB">
      <w:pPr>
        <w:numPr>
          <w:ilvl w:val="0"/>
          <w:numId w:val="23"/>
        </w:numPr>
        <w:spacing w:line="360" w:lineRule="auto"/>
        <w:ind w:left="0" w:firstLine="420"/>
        <w:rPr>
          <w:rFonts w:ascii="宋体" w:hAnsi="宋体" w:cs="Arial"/>
        </w:rPr>
      </w:pPr>
      <w:r w:rsidRPr="001948CE">
        <w:rPr>
          <w:rFonts w:ascii="宋体" w:hAnsi="宋体" w:cs="Arial" w:hint="eastAsia"/>
        </w:rPr>
        <w:t>参考“</w:t>
      </w:r>
      <w:r>
        <w:rPr>
          <w:rFonts w:ascii="宋体" w:hAnsi="宋体" w:cs="Arial" w:hint="eastAsia"/>
        </w:rPr>
        <w:t>内部户</w:t>
      </w:r>
      <w:r w:rsidRPr="001948CE">
        <w:rPr>
          <w:rFonts w:ascii="宋体" w:hAnsi="宋体" w:cs="Arial" w:hint="eastAsia"/>
        </w:rPr>
        <w:t>总体业务规则”。</w:t>
      </w:r>
    </w:p>
    <w:p w14:paraId="13EEF5E7" w14:textId="77777777" w:rsidR="00F21884" w:rsidRPr="00860D08" w:rsidRDefault="00F21884" w:rsidP="00B87A41">
      <w:pPr>
        <w:pStyle w:val="30"/>
      </w:pPr>
      <w:bookmarkStart w:id="178" w:name="_Toc395257105"/>
      <w:bookmarkStart w:id="179" w:name="_Toc454875436"/>
      <w:r w:rsidRPr="00860D08">
        <w:rPr>
          <w:rFonts w:hint="eastAsia"/>
        </w:rPr>
        <w:lastRenderedPageBreak/>
        <w:t>业务流程图</w:t>
      </w:r>
      <w:bookmarkEnd w:id="178"/>
      <w:bookmarkEnd w:id="179"/>
    </w:p>
    <w:p w14:paraId="66BD8AE8" w14:textId="48750466" w:rsidR="00F21884" w:rsidRPr="00AE0A54" w:rsidRDefault="005D0972" w:rsidP="00065DBE">
      <w:pPr>
        <w:spacing w:line="360" w:lineRule="auto"/>
        <w:ind w:left="-284" w:firstLineChars="135" w:firstLine="283"/>
        <w:rPr>
          <w:rFonts w:ascii="宋体" w:hAnsi="宋体" w:cs="Arial"/>
          <w:color w:val="000000"/>
        </w:rPr>
      </w:pPr>
      <w:r>
        <w:object w:dxaOrig="11848" w:dyaOrig="16929" w14:anchorId="39576FD1">
          <v:shape id="_x0000_i1031" type="#_x0000_t75" style="width:475.65pt;height:593.35pt" o:ole="">
            <v:imagedata r:id="rId34" o:title=""/>
          </v:shape>
          <o:OLEObject Type="Embed" ProgID="Visio.Drawing.11" ShapeID="_x0000_i1031" DrawAspect="Content" ObjectID="_1814162640" r:id="rId35"/>
        </w:object>
      </w:r>
      <w:r w:rsidR="00F21884" w:rsidRPr="00AE0A54">
        <w:rPr>
          <w:rFonts w:ascii="宋体" w:hAnsi="宋体" w:cs="Arial" w:hint="eastAsia"/>
          <w:color w:val="000000"/>
        </w:rPr>
        <w:t>流程补充说明：</w:t>
      </w:r>
    </w:p>
    <w:p w14:paraId="1086DCAC" w14:textId="77777777" w:rsidR="00F21884" w:rsidRPr="00601466" w:rsidRDefault="00F21884" w:rsidP="00F21884">
      <w:pPr>
        <w:pStyle w:val="-31"/>
        <w:spacing w:line="360" w:lineRule="auto"/>
        <w:ind w:left="448" w:firstLineChars="0" w:firstLine="0"/>
        <w:rPr>
          <w:rFonts w:ascii="宋体" w:hAnsi="宋体" w:cs="Arial"/>
          <w:sz w:val="21"/>
          <w:szCs w:val="21"/>
        </w:rPr>
      </w:pPr>
      <w:r w:rsidRPr="00601466">
        <w:rPr>
          <w:rFonts w:ascii="宋体" w:hAnsi="宋体" w:cs="Arial" w:hint="eastAsia"/>
          <w:sz w:val="21"/>
          <w:szCs w:val="21"/>
        </w:rPr>
        <w:t>无</w:t>
      </w:r>
    </w:p>
    <w:p w14:paraId="20CC65AA" w14:textId="77777777" w:rsidR="00F21884" w:rsidRPr="006930FD" w:rsidRDefault="00F21884" w:rsidP="00B87A41">
      <w:pPr>
        <w:pStyle w:val="30"/>
      </w:pPr>
      <w:bookmarkStart w:id="180" w:name="_Toc395257106"/>
      <w:bookmarkStart w:id="181" w:name="_Toc454875437"/>
      <w:r w:rsidRPr="00860D08">
        <w:rPr>
          <w:rFonts w:hint="eastAsia"/>
        </w:rPr>
        <w:t>功能列表</w:t>
      </w:r>
      <w:bookmarkEnd w:id="180"/>
      <w:bookmarkEnd w:id="181"/>
    </w:p>
    <w:tbl>
      <w:tblPr>
        <w:tblW w:w="9229"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807"/>
        <w:gridCol w:w="1134"/>
        <w:gridCol w:w="2613"/>
        <w:gridCol w:w="709"/>
        <w:gridCol w:w="2966"/>
      </w:tblGrid>
      <w:tr w:rsidR="00F21884" w:rsidRPr="00531C5E" w14:paraId="071BDCA8" w14:textId="77777777" w:rsidTr="00BC4398">
        <w:trPr>
          <w:trHeight w:val="454"/>
          <w:tblHeader/>
        </w:trPr>
        <w:tc>
          <w:tcPr>
            <w:tcW w:w="1807" w:type="dxa"/>
            <w:tcBorders>
              <w:top w:val="single" w:sz="18" w:space="0" w:color="auto"/>
              <w:left w:val="single" w:sz="18" w:space="0" w:color="auto"/>
              <w:bottom w:val="single" w:sz="4" w:space="0" w:color="auto"/>
            </w:tcBorders>
            <w:shd w:val="clear" w:color="auto" w:fill="8DB3E2"/>
            <w:vAlign w:val="center"/>
          </w:tcPr>
          <w:p w14:paraId="5C64E08E" w14:textId="77777777" w:rsidR="00F21884" w:rsidRPr="00531C5E" w:rsidRDefault="00F21884" w:rsidP="00F21884">
            <w:pPr>
              <w:rPr>
                <w:rFonts w:ascii="宋体" w:hAnsi="宋体"/>
                <w:b/>
                <w:bCs/>
                <w:szCs w:val="21"/>
              </w:rPr>
            </w:pPr>
            <w:r>
              <w:rPr>
                <w:rFonts w:ascii="宋体" w:hAnsi="宋体" w:hint="eastAsia"/>
                <w:b/>
                <w:bCs/>
                <w:szCs w:val="21"/>
              </w:rPr>
              <w:t>功能</w:t>
            </w:r>
            <w:r w:rsidRPr="00531C5E">
              <w:rPr>
                <w:rFonts w:ascii="宋体" w:hAnsi="宋体" w:hint="eastAsia"/>
                <w:b/>
                <w:bCs/>
                <w:szCs w:val="21"/>
              </w:rPr>
              <w:t>分类</w:t>
            </w:r>
          </w:p>
        </w:tc>
        <w:tc>
          <w:tcPr>
            <w:tcW w:w="1134" w:type="dxa"/>
            <w:tcBorders>
              <w:top w:val="single" w:sz="18" w:space="0" w:color="auto"/>
              <w:bottom w:val="single" w:sz="4" w:space="0" w:color="auto"/>
            </w:tcBorders>
            <w:shd w:val="clear" w:color="auto" w:fill="8DB3E2"/>
            <w:vAlign w:val="center"/>
          </w:tcPr>
          <w:p w14:paraId="25079176" w14:textId="77777777" w:rsidR="00F21884" w:rsidRPr="00531C5E" w:rsidRDefault="00F21884" w:rsidP="00F21884">
            <w:pPr>
              <w:rPr>
                <w:rFonts w:ascii="宋体" w:hAnsi="宋体"/>
                <w:b/>
                <w:bCs/>
                <w:szCs w:val="21"/>
              </w:rPr>
            </w:pPr>
            <w:r>
              <w:rPr>
                <w:rFonts w:ascii="宋体" w:hAnsi="宋体" w:hint="eastAsia"/>
                <w:b/>
                <w:bCs/>
                <w:szCs w:val="21"/>
              </w:rPr>
              <w:t>功能</w:t>
            </w:r>
            <w:r w:rsidRPr="00531C5E">
              <w:rPr>
                <w:rFonts w:ascii="宋体" w:hAnsi="宋体" w:hint="eastAsia"/>
                <w:b/>
                <w:bCs/>
                <w:szCs w:val="21"/>
              </w:rPr>
              <w:t>编号</w:t>
            </w:r>
          </w:p>
        </w:tc>
        <w:tc>
          <w:tcPr>
            <w:tcW w:w="2613" w:type="dxa"/>
            <w:tcBorders>
              <w:top w:val="single" w:sz="18" w:space="0" w:color="auto"/>
              <w:bottom w:val="single" w:sz="4" w:space="0" w:color="auto"/>
            </w:tcBorders>
            <w:shd w:val="clear" w:color="auto" w:fill="8DB3E2"/>
            <w:vAlign w:val="center"/>
          </w:tcPr>
          <w:p w14:paraId="2E642898" w14:textId="77777777" w:rsidR="00F21884" w:rsidRPr="00531C5E" w:rsidRDefault="00F21884" w:rsidP="00F21884">
            <w:pPr>
              <w:rPr>
                <w:rFonts w:ascii="宋体" w:hAnsi="宋体"/>
                <w:b/>
                <w:bCs/>
                <w:szCs w:val="21"/>
              </w:rPr>
            </w:pPr>
            <w:r>
              <w:rPr>
                <w:rFonts w:ascii="宋体" w:hAnsi="宋体" w:hint="eastAsia"/>
                <w:b/>
                <w:bCs/>
                <w:szCs w:val="21"/>
              </w:rPr>
              <w:t>功能</w:t>
            </w:r>
            <w:r w:rsidRPr="00531C5E">
              <w:rPr>
                <w:rFonts w:ascii="宋体" w:hAnsi="宋体" w:hint="eastAsia"/>
                <w:b/>
                <w:bCs/>
                <w:szCs w:val="21"/>
              </w:rPr>
              <w:t>名称</w:t>
            </w:r>
          </w:p>
        </w:tc>
        <w:tc>
          <w:tcPr>
            <w:tcW w:w="709" w:type="dxa"/>
            <w:tcBorders>
              <w:top w:val="single" w:sz="18" w:space="0" w:color="auto"/>
              <w:bottom w:val="single" w:sz="4" w:space="0" w:color="auto"/>
            </w:tcBorders>
            <w:shd w:val="clear" w:color="auto" w:fill="8DB3E2"/>
            <w:vAlign w:val="center"/>
          </w:tcPr>
          <w:p w14:paraId="5376290F" w14:textId="77777777" w:rsidR="00F21884" w:rsidRPr="00531C5E" w:rsidRDefault="00F21884" w:rsidP="00F21884">
            <w:pPr>
              <w:rPr>
                <w:rFonts w:ascii="宋体" w:hAnsi="宋体"/>
                <w:b/>
                <w:bCs/>
                <w:szCs w:val="21"/>
              </w:rPr>
            </w:pPr>
            <w:r w:rsidRPr="00531C5E">
              <w:rPr>
                <w:rFonts w:ascii="宋体" w:hAnsi="宋体" w:hint="eastAsia"/>
                <w:b/>
                <w:bCs/>
                <w:szCs w:val="21"/>
              </w:rPr>
              <w:t>类型</w:t>
            </w:r>
          </w:p>
        </w:tc>
        <w:tc>
          <w:tcPr>
            <w:tcW w:w="2966" w:type="dxa"/>
            <w:tcBorders>
              <w:top w:val="single" w:sz="18" w:space="0" w:color="auto"/>
              <w:bottom w:val="single" w:sz="4" w:space="0" w:color="auto"/>
              <w:right w:val="single" w:sz="18" w:space="0" w:color="auto"/>
            </w:tcBorders>
            <w:shd w:val="clear" w:color="auto" w:fill="8DB3E2"/>
            <w:vAlign w:val="center"/>
          </w:tcPr>
          <w:p w14:paraId="7711F61E" w14:textId="77777777" w:rsidR="00F21884" w:rsidRPr="00531C5E" w:rsidRDefault="00F21884" w:rsidP="00F21884">
            <w:pPr>
              <w:ind w:firstLineChars="200" w:firstLine="422"/>
              <w:rPr>
                <w:rFonts w:ascii="宋体" w:hAnsi="宋体"/>
                <w:b/>
                <w:bCs/>
                <w:szCs w:val="21"/>
              </w:rPr>
            </w:pPr>
            <w:r>
              <w:rPr>
                <w:rFonts w:ascii="宋体" w:hAnsi="宋体" w:hint="eastAsia"/>
                <w:b/>
                <w:bCs/>
                <w:szCs w:val="21"/>
              </w:rPr>
              <w:t>功能说明</w:t>
            </w:r>
          </w:p>
        </w:tc>
      </w:tr>
      <w:tr w:rsidR="00F21884" w:rsidRPr="00531C5E" w14:paraId="7D9C81C3" w14:textId="77777777" w:rsidTr="00BC4398">
        <w:trPr>
          <w:trHeight w:val="454"/>
        </w:trPr>
        <w:tc>
          <w:tcPr>
            <w:tcW w:w="1807" w:type="dxa"/>
            <w:vMerge w:val="restart"/>
            <w:tcBorders>
              <w:top w:val="single" w:sz="4" w:space="0" w:color="auto"/>
              <w:left w:val="single" w:sz="18" w:space="0" w:color="auto"/>
              <w:right w:val="single" w:sz="4" w:space="0" w:color="auto"/>
            </w:tcBorders>
            <w:vAlign w:val="center"/>
          </w:tcPr>
          <w:p w14:paraId="52ECC0F8" w14:textId="77777777" w:rsidR="00F21884" w:rsidRPr="00531C5E" w:rsidRDefault="00F21884" w:rsidP="00F21884">
            <w:pPr>
              <w:rPr>
                <w:rFonts w:ascii="宋体" w:hAnsi="宋体"/>
                <w:szCs w:val="21"/>
              </w:rPr>
            </w:pPr>
            <w:proofErr w:type="gramStart"/>
            <w:r>
              <w:rPr>
                <w:rFonts w:ascii="宋体" w:hAnsi="宋体"/>
                <w:szCs w:val="21"/>
              </w:rPr>
              <w:t>内部户控制表维护</w:t>
            </w:r>
            <w:proofErr w:type="gramEnd"/>
          </w:p>
        </w:tc>
        <w:tc>
          <w:tcPr>
            <w:tcW w:w="1134" w:type="dxa"/>
            <w:tcBorders>
              <w:top w:val="single" w:sz="4" w:space="0" w:color="auto"/>
              <w:left w:val="single" w:sz="4" w:space="0" w:color="auto"/>
              <w:bottom w:val="single" w:sz="12" w:space="0" w:color="auto"/>
              <w:right w:val="single" w:sz="4" w:space="0" w:color="auto"/>
            </w:tcBorders>
            <w:vAlign w:val="center"/>
          </w:tcPr>
          <w:p w14:paraId="5FB3BCD0" w14:textId="77777777" w:rsidR="00F21884" w:rsidRPr="0062552E" w:rsidRDefault="00F21884" w:rsidP="00F21884">
            <w:pPr>
              <w:rPr>
                <w:rFonts w:ascii="宋体" w:hAnsi="宋体"/>
                <w:szCs w:val="21"/>
              </w:rPr>
            </w:pPr>
            <w:r w:rsidRPr="0062552E">
              <w:rPr>
                <w:rFonts w:ascii="宋体" w:hAnsi="宋体"/>
                <w:szCs w:val="21"/>
              </w:rPr>
              <w:t>0015700</w:t>
            </w:r>
          </w:p>
        </w:tc>
        <w:tc>
          <w:tcPr>
            <w:tcW w:w="2613" w:type="dxa"/>
            <w:tcBorders>
              <w:top w:val="single" w:sz="4" w:space="0" w:color="auto"/>
              <w:left w:val="single" w:sz="4" w:space="0" w:color="auto"/>
              <w:bottom w:val="single" w:sz="12" w:space="0" w:color="auto"/>
              <w:right w:val="single" w:sz="4" w:space="0" w:color="auto"/>
            </w:tcBorders>
            <w:vAlign w:val="center"/>
          </w:tcPr>
          <w:p w14:paraId="0D5F65C9"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-入口</w:t>
            </w:r>
          </w:p>
        </w:tc>
        <w:tc>
          <w:tcPr>
            <w:tcW w:w="709" w:type="dxa"/>
            <w:tcBorders>
              <w:top w:val="single" w:sz="4" w:space="0" w:color="auto"/>
              <w:left w:val="single" w:sz="4" w:space="0" w:color="auto"/>
              <w:bottom w:val="single" w:sz="12" w:space="0" w:color="auto"/>
              <w:right w:val="single" w:sz="4" w:space="0" w:color="auto"/>
            </w:tcBorders>
            <w:vAlign w:val="center"/>
          </w:tcPr>
          <w:p w14:paraId="1FD08AEA" w14:textId="77777777" w:rsidR="00F21884" w:rsidRPr="00531C5E" w:rsidRDefault="00F21884" w:rsidP="00F21884">
            <w:pPr>
              <w:rPr>
                <w:rFonts w:ascii="宋体" w:hAnsi="宋体"/>
                <w:szCs w:val="21"/>
              </w:rPr>
            </w:pPr>
            <w:r w:rsidRPr="00531C5E">
              <w:rPr>
                <w:rFonts w:ascii="宋体" w:hAnsi="宋体" w:hint="eastAsia"/>
                <w:szCs w:val="21"/>
              </w:rPr>
              <w:t>联机</w:t>
            </w:r>
          </w:p>
        </w:tc>
        <w:tc>
          <w:tcPr>
            <w:tcW w:w="2966" w:type="dxa"/>
            <w:tcBorders>
              <w:top w:val="single" w:sz="4" w:space="0" w:color="auto"/>
              <w:left w:val="single" w:sz="4" w:space="0" w:color="auto"/>
              <w:bottom w:val="single" w:sz="12" w:space="0" w:color="auto"/>
              <w:right w:val="single" w:sz="18" w:space="0" w:color="auto"/>
            </w:tcBorders>
            <w:vAlign w:val="center"/>
          </w:tcPr>
          <w:p w14:paraId="1E6E0402" w14:textId="7C1858F0" w:rsidR="00F21884" w:rsidRDefault="00BC4398" w:rsidP="006B17E5">
            <w:r>
              <w:rPr>
                <w:rFonts w:ascii="宋体" w:hAnsi="宋体" w:hint="eastAsia"/>
              </w:rPr>
              <w:t>用于</w:t>
            </w:r>
            <w:r w:rsidRPr="00881F3D">
              <w:rPr>
                <w:rFonts w:ascii="宋体" w:hAnsi="宋体" w:hint="eastAsia"/>
              </w:rPr>
              <w:t>提供</w:t>
            </w:r>
            <w:proofErr w:type="gramStart"/>
            <w:r w:rsidRPr="00881F3D">
              <w:rPr>
                <w:rFonts w:ascii="宋体" w:hAnsi="宋体" w:hint="eastAsia"/>
              </w:rPr>
              <w:t>内部户控制表</w:t>
            </w:r>
            <w:proofErr w:type="gramEnd"/>
            <w:r w:rsidRPr="00881F3D">
              <w:rPr>
                <w:rFonts w:ascii="宋体" w:hAnsi="宋体" w:hint="eastAsia"/>
              </w:rPr>
              <w:t>的新增、修改、关闭、查询、激活、拷贝操作入口</w:t>
            </w:r>
            <w:r>
              <w:rPr>
                <w:rFonts w:ascii="宋体" w:hAnsi="宋体" w:hint="eastAsia"/>
              </w:rPr>
              <w:t>。</w:t>
            </w:r>
          </w:p>
        </w:tc>
      </w:tr>
      <w:tr w:rsidR="00F21884" w:rsidRPr="00531C5E" w14:paraId="6D21A4DA" w14:textId="77777777" w:rsidTr="00BC4398">
        <w:trPr>
          <w:trHeight w:val="454"/>
        </w:trPr>
        <w:tc>
          <w:tcPr>
            <w:tcW w:w="1807" w:type="dxa"/>
            <w:vMerge/>
            <w:tcBorders>
              <w:left w:val="single" w:sz="18" w:space="0" w:color="auto"/>
              <w:right w:val="single" w:sz="4" w:space="0" w:color="auto"/>
            </w:tcBorders>
            <w:vAlign w:val="center"/>
          </w:tcPr>
          <w:p w14:paraId="782B0927"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60B0BFD" w14:textId="77777777" w:rsidR="00F21884" w:rsidRPr="0062552E" w:rsidRDefault="00F21884" w:rsidP="00F21884">
            <w:pPr>
              <w:rPr>
                <w:rFonts w:ascii="宋体" w:hAnsi="宋体"/>
                <w:szCs w:val="21"/>
              </w:rPr>
            </w:pPr>
            <w:r w:rsidRPr="0062552E">
              <w:rPr>
                <w:rFonts w:ascii="宋体" w:hAnsi="宋体"/>
                <w:szCs w:val="21"/>
              </w:rPr>
              <w:t>0015702</w:t>
            </w:r>
          </w:p>
        </w:tc>
        <w:tc>
          <w:tcPr>
            <w:tcW w:w="2613" w:type="dxa"/>
            <w:tcBorders>
              <w:top w:val="single" w:sz="4" w:space="0" w:color="auto"/>
              <w:left w:val="single" w:sz="4" w:space="0" w:color="auto"/>
              <w:bottom w:val="single" w:sz="4" w:space="0" w:color="auto"/>
              <w:right w:val="single" w:sz="4" w:space="0" w:color="auto"/>
            </w:tcBorders>
            <w:vAlign w:val="center"/>
          </w:tcPr>
          <w:p w14:paraId="10D7B544"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-新增</w:t>
            </w:r>
          </w:p>
        </w:tc>
        <w:tc>
          <w:tcPr>
            <w:tcW w:w="709" w:type="dxa"/>
            <w:tcBorders>
              <w:top w:val="single" w:sz="4" w:space="0" w:color="auto"/>
              <w:left w:val="single" w:sz="4" w:space="0" w:color="auto"/>
              <w:bottom w:val="single" w:sz="4" w:space="0" w:color="auto"/>
              <w:right w:val="single" w:sz="4" w:space="0" w:color="auto"/>
            </w:tcBorders>
            <w:vAlign w:val="center"/>
          </w:tcPr>
          <w:p w14:paraId="3E51A8B3"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DC1C14E" w14:textId="43B28E1F" w:rsidR="00F21884" w:rsidRDefault="00BC4398" w:rsidP="00F21884">
            <w:r>
              <w:rPr>
                <w:rFonts w:ascii="宋体" w:hAnsi="宋体" w:hint="eastAsia"/>
              </w:rPr>
              <w:t>用于</w:t>
            </w:r>
            <w:r w:rsidRPr="00881F3D">
              <w:rPr>
                <w:rFonts w:ascii="宋体" w:hAnsi="宋体" w:hint="eastAsia"/>
              </w:rPr>
              <w:t>增加</w:t>
            </w:r>
            <w:proofErr w:type="gramStart"/>
            <w:r w:rsidRPr="00881F3D">
              <w:rPr>
                <w:rFonts w:ascii="宋体" w:hAnsi="宋体" w:hint="eastAsia"/>
              </w:rPr>
              <w:t>内部户控制表</w:t>
            </w:r>
            <w:proofErr w:type="gramEnd"/>
            <w:r>
              <w:rPr>
                <w:rFonts w:ascii="宋体" w:hAnsi="宋体" w:hint="eastAsia"/>
              </w:rPr>
              <w:t>新记录的</w:t>
            </w:r>
            <w:r w:rsidRPr="00881F3D">
              <w:rPr>
                <w:rFonts w:ascii="宋体" w:hAnsi="宋体" w:hint="eastAsia"/>
              </w:rPr>
              <w:t>信息</w:t>
            </w:r>
            <w:r>
              <w:rPr>
                <w:rFonts w:ascii="宋体" w:hAnsi="宋体" w:hint="eastAsia"/>
              </w:rPr>
              <w:t>。</w:t>
            </w:r>
          </w:p>
        </w:tc>
      </w:tr>
      <w:tr w:rsidR="00F21884" w:rsidRPr="00531C5E" w14:paraId="016F7E3A" w14:textId="77777777" w:rsidTr="00BC4398">
        <w:trPr>
          <w:trHeight w:val="454"/>
        </w:trPr>
        <w:tc>
          <w:tcPr>
            <w:tcW w:w="1807" w:type="dxa"/>
            <w:vMerge/>
            <w:tcBorders>
              <w:left w:val="single" w:sz="18" w:space="0" w:color="auto"/>
              <w:right w:val="single" w:sz="4" w:space="0" w:color="auto"/>
            </w:tcBorders>
            <w:vAlign w:val="center"/>
          </w:tcPr>
          <w:p w14:paraId="3EBE1F07"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EB935AC" w14:textId="77777777" w:rsidR="00F21884" w:rsidRPr="0062552E" w:rsidRDefault="00F21884" w:rsidP="00F21884">
            <w:pPr>
              <w:rPr>
                <w:rFonts w:ascii="宋体" w:hAnsi="宋体"/>
                <w:szCs w:val="21"/>
              </w:rPr>
            </w:pPr>
            <w:r w:rsidRPr="0062552E">
              <w:rPr>
                <w:rFonts w:ascii="宋体" w:hAnsi="宋体"/>
                <w:szCs w:val="21"/>
              </w:rPr>
              <w:t>0015708</w:t>
            </w:r>
          </w:p>
        </w:tc>
        <w:tc>
          <w:tcPr>
            <w:tcW w:w="2613" w:type="dxa"/>
            <w:tcBorders>
              <w:top w:val="single" w:sz="4" w:space="0" w:color="auto"/>
              <w:left w:val="single" w:sz="4" w:space="0" w:color="auto"/>
              <w:bottom w:val="single" w:sz="4" w:space="0" w:color="auto"/>
              <w:right w:val="single" w:sz="4" w:space="0" w:color="auto"/>
            </w:tcBorders>
            <w:vAlign w:val="center"/>
          </w:tcPr>
          <w:p w14:paraId="424CD110"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-拷贝</w:t>
            </w:r>
          </w:p>
        </w:tc>
        <w:tc>
          <w:tcPr>
            <w:tcW w:w="709" w:type="dxa"/>
            <w:tcBorders>
              <w:top w:val="single" w:sz="4" w:space="0" w:color="auto"/>
              <w:left w:val="single" w:sz="4" w:space="0" w:color="auto"/>
              <w:bottom w:val="single" w:sz="4" w:space="0" w:color="auto"/>
              <w:right w:val="single" w:sz="4" w:space="0" w:color="auto"/>
            </w:tcBorders>
            <w:vAlign w:val="center"/>
          </w:tcPr>
          <w:p w14:paraId="17FD3AE4"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8C8FBC4" w14:textId="1C9BC8CA" w:rsidR="00F21884" w:rsidRDefault="00BC4398" w:rsidP="00F21884">
            <w:r w:rsidRPr="00881F3D">
              <w:rPr>
                <w:rFonts w:hint="eastAsia"/>
              </w:rPr>
              <w:t>用于新增</w:t>
            </w:r>
            <w:proofErr w:type="gramStart"/>
            <w:r w:rsidRPr="00881F3D">
              <w:rPr>
                <w:rFonts w:hint="eastAsia"/>
              </w:rPr>
              <w:t>内部户控制表</w:t>
            </w:r>
            <w:proofErr w:type="gramEnd"/>
            <w:r>
              <w:rPr>
                <w:rFonts w:hint="eastAsia"/>
              </w:rPr>
              <w:t>新记录</w:t>
            </w:r>
            <w:r w:rsidRPr="00881F3D">
              <w:rPr>
                <w:rFonts w:hint="eastAsia"/>
              </w:rPr>
              <w:t>时，通过拷贝相同类型控制表的属性</w:t>
            </w:r>
            <w:r>
              <w:rPr>
                <w:rFonts w:hint="eastAsia"/>
              </w:rPr>
              <w:t>来完成新增操作</w:t>
            </w:r>
            <w:r w:rsidRPr="00881F3D">
              <w:rPr>
                <w:rFonts w:hint="eastAsia"/>
              </w:rPr>
              <w:t>。</w:t>
            </w:r>
          </w:p>
        </w:tc>
      </w:tr>
      <w:tr w:rsidR="00F21884" w:rsidRPr="00531C5E" w14:paraId="3038B5F9" w14:textId="77777777" w:rsidTr="00BC4398">
        <w:trPr>
          <w:trHeight w:val="454"/>
        </w:trPr>
        <w:tc>
          <w:tcPr>
            <w:tcW w:w="1807" w:type="dxa"/>
            <w:vMerge/>
            <w:tcBorders>
              <w:left w:val="single" w:sz="18" w:space="0" w:color="auto"/>
              <w:right w:val="single" w:sz="4" w:space="0" w:color="auto"/>
            </w:tcBorders>
            <w:vAlign w:val="center"/>
          </w:tcPr>
          <w:p w14:paraId="2D4A1964"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EBCCC27" w14:textId="77777777" w:rsidR="00F21884" w:rsidRPr="0062552E" w:rsidRDefault="00F21884" w:rsidP="00F21884">
            <w:pPr>
              <w:rPr>
                <w:rFonts w:ascii="宋体" w:hAnsi="宋体"/>
                <w:szCs w:val="21"/>
              </w:rPr>
            </w:pPr>
            <w:r w:rsidRPr="0062552E">
              <w:rPr>
                <w:rFonts w:ascii="宋体" w:hAnsi="宋体"/>
                <w:szCs w:val="21"/>
              </w:rPr>
              <w:t>0015704</w:t>
            </w:r>
          </w:p>
        </w:tc>
        <w:tc>
          <w:tcPr>
            <w:tcW w:w="2613" w:type="dxa"/>
            <w:tcBorders>
              <w:top w:val="single" w:sz="4" w:space="0" w:color="auto"/>
              <w:left w:val="single" w:sz="4" w:space="0" w:color="auto"/>
              <w:bottom w:val="single" w:sz="4" w:space="0" w:color="auto"/>
              <w:right w:val="single" w:sz="4" w:space="0" w:color="auto"/>
            </w:tcBorders>
            <w:vAlign w:val="center"/>
          </w:tcPr>
          <w:p w14:paraId="7BF0A355"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-修改</w:t>
            </w:r>
          </w:p>
        </w:tc>
        <w:tc>
          <w:tcPr>
            <w:tcW w:w="709" w:type="dxa"/>
            <w:tcBorders>
              <w:top w:val="single" w:sz="4" w:space="0" w:color="auto"/>
              <w:left w:val="single" w:sz="4" w:space="0" w:color="auto"/>
              <w:bottom w:val="single" w:sz="4" w:space="0" w:color="auto"/>
              <w:right w:val="single" w:sz="4" w:space="0" w:color="auto"/>
            </w:tcBorders>
            <w:vAlign w:val="center"/>
          </w:tcPr>
          <w:p w14:paraId="59B6EE0C"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9D735D3" w14:textId="66F374DE" w:rsidR="00F21884" w:rsidRDefault="00BC4398" w:rsidP="00F21884">
            <w:r w:rsidRPr="00881F3D">
              <w:rPr>
                <w:rFonts w:hint="eastAsia"/>
              </w:rPr>
              <w:t>用于修改已存在的</w:t>
            </w:r>
            <w:proofErr w:type="gramStart"/>
            <w:r w:rsidRPr="00881F3D">
              <w:rPr>
                <w:rFonts w:hint="eastAsia"/>
              </w:rPr>
              <w:t>内部户控制表</w:t>
            </w:r>
            <w:r>
              <w:rPr>
                <w:rFonts w:hint="eastAsia"/>
              </w:rPr>
              <w:t>记录</w:t>
            </w:r>
            <w:proofErr w:type="gramEnd"/>
            <w:r w:rsidRPr="00881F3D">
              <w:rPr>
                <w:rFonts w:hint="eastAsia"/>
              </w:rPr>
              <w:t>信息</w:t>
            </w:r>
            <w:r>
              <w:rPr>
                <w:rFonts w:hint="eastAsia"/>
              </w:rPr>
              <w:t>。</w:t>
            </w:r>
          </w:p>
        </w:tc>
      </w:tr>
      <w:tr w:rsidR="00F21884" w:rsidRPr="00531C5E" w14:paraId="25BA3E4B" w14:textId="77777777" w:rsidTr="00BC4398">
        <w:trPr>
          <w:trHeight w:val="454"/>
        </w:trPr>
        <w:tc>
          <w:tcPr>
            <w:tcW w:w="1807" w:type="dxa"/>
            <w:vMerge/>
            <w:tcBorders>
              <w:left w:val="single" w:sz="18" w:space="0" w:color="auto"/>
              <w:right w:val="single" w:sz="4" w:space="0" w:color="auto"/>
            </w:tcBorders>
            <w:vAlign w:val="center"/>
          </w:tcPr>
          <w:p w14:paraId="0AA9CE87"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F64C5F2" w14:textId="77777777" w:rsidR="00F21884" w:rsidRPr="0062552E" w:rsidRDefault="00F21884" w:rsidP="00F21884">
            <w:pPr>
              <w:rPr>
                <w:rFonts w:ascii="宋体" w:hAnsi="宋体"/>
                <w:szCs w:val="21"/>
              </w:rPr>
            </w:pPr>
            <w:r w:rsidRPr="0062552E">
              <w:rPr>
                <w:rFonts w:ascii="宋体" w:hAnsi="宋体"/>
                <w:szCs w:val="21"/>
              </w:rPr>
              <w:t>0015703</w:t>
            </w:r>
          </w:p>
        </w:tc>
        <w:tc>
          <w:tcPr>
            <w:tcW w:w="2613" w:type="dxa"/>
            <w:tcBorders>
              <w:top w:val="single" w:sz="4" w:space="0" w:color="auto"/>
              <w:left w:val="single" w:sz="4" w:space="0" w:color="auto"/>
              <w:bottom w:val="single" w:sz="4" w:space="0" w:color="auto"/>
              <w:right w:val="single" w:sz="4" w:space="0" w:color="auto"/>
            </w:tcBorders>
            <w:vAlign w:val="center"/>
          </w:tcPr>
          <w:p w14:paraId="480A9188"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-停用</w:t>
            </w:r>
          </w:p>
        </w:tc>
        <w:tc>
          <w:tcPr>
            <w:tcW w:w="709" w:type="dxa"/>
            <w:tcBorders>
              <w:top w:val="single" w:sz="4" w:space="0" w:color="auto"/>
              <w:left w:val="single" w:sz="4" w:space="0" w:color="auto"/>
              <w:bottom w:val="single" w:sz="4" w:space="0" w:color="auto"/>
              <w:right w:val="single" w:sz="4" w:space="0" w:color="auto"/>
            </w:tcBorders>
            <w:vAlign w:val="center"/>
          </w:tcPr>
          <w:p w14:paraId="587DE639"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70F5EE0C" w14:textId="02933858" w:rsidR="00F21884" w:rsidRDefault="00BC4398" w:rsidP="00F21884">
            <w:r w:rsidRPr="00881F3D">
              <w:rPr>
                <w:rFonts w:hint="eastAsia"/>
              </w:rPr>
              <w:t>用于将</w:t>
            </w:r>
            <w:r>
              <w:rPr>
                <w:rFonts w:hint="eastAsia"/>
              </w:rPr>
              <w:t>指定</w:t>
            </w:r>
            <w:proofErr w:type="gramStart"/>
            <w:r w:rsidRPr="00881F3D">
              <w:rPr>
                <w:rFonts w:hint="eastAsia"/>
              </w:rPr>
              <w:t>内部户控制表记录</w:t>
            </w:r>
            <w:proofErr w:type="gramEnd"/>
            <w:r w:rsidRPr="00881F3D">
              <w:rPr>
                <w:rFonts w:hint="eastAsia"/>
              </w:rPr>
              <w:t>状态转为“停用”，停止新增</w:t>
            </w:r>
            <w:proofErr w:type="gramStart"/>
            <w:r w:rsidRPr="00881F3D">
              <w:rPr>
                <w:rFonts w:hint="eastAsia"/>
              </w:rPr>
              <w:t>该控制表</w:t>
            </w:r>
            <w:proofErr w:type="gramEnd"/>
            <w:r w:rsidRPr="00881F3D">
              <w:rPr>
                <w:rFonts w:hint="eastAsia"/>
              </w:rPr>
              <w:t>下的</w:t>
            </w:r>
            <w:proofErr w:type="gramStart"/>
            <w:r w:rsidRPr="00881F3D">
              <w:rPr>
                <w:rFonts w:hint="eastAsia"/>
              </w:rPr>
              <w:t>内部户</w:t>
            </w:r>
            <w:proofErr w:type="gramEnd"/>
          </w:p>
        </w:tc>
      </w:tr>
      <w:tr w:rsidR="00F21884" w:rsidRPr="00531C5E" w14:paraId="35AEE5B9" w14:textId="77777777" w:rsidTr="00BC4398">
        <w:trPr>
          <w:trHeight w:val="454"/>
        </w:trPr>
        <w:tc>
          <w:tcPr>
            <w:tcW w:w="1807" w:type="dxa"/>
            <w:vMerge/>
            <w:tcBorders>
              <w:left w:val="single" w:sz="18" w:space="0" w:color="auto"/>
              <w:right w:val="single" w:sz="4" w:space="0" w:color="auto"/>
            </w:tcBorders>
            <w:vAlign w:val="center"/>
          </w:tcPr>
          <w:p w14:paraId="74F48781"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3FF4BE8" w14:textId="77777777" w:rsidR="00F21884" w:rsidRPr="0062552E" w:rsidRDefault="00F21884" w:rsidP="00F21884">
            <w:pPr>
              <w:rPr>
                <w:rFonts w:ascii="宋体" w:hAnsi="宋体"/>
                <w:szCs w:val="21"/>
              </w:rPr>
            </w:pPr>
            <w:r w:rsidRPr="0062552E">
              <w:rPr>
                <w:rFonts w:ascii="宋体" w:hAnsi="宋体"/>
                <w:szCs w:val="21"/>
              </w:rPr>
              <w:t>0015707</w:t>
            </w:r>
          </w:p>
        </w:tc>
        <w:tc>
          <w:tcPr>
            <w:tcW w:w="2613" w:type="dxa"/>
            <w:tcBorders>
              <w:top w:val="single" w:sz="4" w:space="0" w:color="auto"/>
              <w:left w:val="single" w:sz="4" w:space="0" w:color="auto"/>
              <w:bottom w:val="single" w:sz="4" w:space="0" w:color="auto"/>
              <w:right w:val="single" w:sz="4" w:space="0" w:color="auto"/>
            </w:tcBorders>
            <w:vAlign w:val="center"/>
          </w:tcPr>
          <w:p w14:paraId="541000C9"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-查询</w:t>
            </w:r>
          </w:p>
        </w:tc>
        <w:tc>
          <w:tcPr>
            <w:tcW w:w="709" w:type="dxa"/>
            <w:tcBorders>
              <w:top w:val="single" w:sz="4" w:space="0" w:color="auto"/>
              <w:left w:val="single" w:sz="4" w:space="0" w:color="auto"/>
              <w:bottom w:val="single" w:sz="4" w:space="0" w:color="auto"/>
              <w:right w:val="single" w:sz="4" w:space="0" w:color="auto"/>
            </w:tcBorders>
            <w:vAlign w:val="center"/>
          </w:tcPr>
          <w:p w14:paraId="04FB0261"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C96F12C" w14:textId="76E3CCFE" w:rsidR="00F21884" w:rsidRDefault="009B1FB8" w:rsidP="00F21884">
            <w:r>
              <w:rPr>
                <w:rFonts w:hint="eastAsia"/>
              </w:rPr>
              <w:t>用于查询指定</w:t>
            </w:r>
            <w:proofErr w:type="gramStart"/>
            <w:r w:rsidRPr="00881F3D">
              <w:rPr>
                <w:rFonts w:hint="eastAsia"/>
              </w:rPr>
              <w:t>内部户控制表记录</w:t>
            </w:r>
            <w:proofErr w:type="gramEnd"/>
            <w:r>
              <w:rPr>
                <w:rFonts w:hint="eastAsia"/>
              </w:rPr>
              <w:t>的详细信息。</w:t>
            </w:r>
          </w:p>
        </w:tc>
      </w:tr>
      <w:tr w:rsidR="00F21884" w:rsidRPr="00531C5E" w14:paraId="106CE71C" w14:textId="77777777" w:rsidTr="00BC4398">
        <w:trPr>
          <w:trHeight w:val="454"/>
        </w:trPr>
        <w:tc>
          <w:tcPr>
            <w:tcW w:w="1807" w:type="dxa"/>
            <w:vMerge/>
            <w:tcBorders>
              <w:left w:val="single" w:sz="18" w:space="0" w:color="auto"/>
              <w:right w:val="single" w:sz="4" w:space="0" w:color="auto"/>
            </w:tcBorders>
            <w:vAlign w:val="center"/>
          </w:tcPr>
          <w:p w14:paraId="11AFC1A7" w14:textId="77777777" w:rsidR="00F21884" w:rsidRPr="00531C5E"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EA4D62C" w14:textId="77777777" w:rsidR="00F21884" w:rsidRPr="0062552E" w:rsidRDefault="00F21884" w:rsidP="00F21884">
            <w:pPr>
              <w:rPr>
                <w:rFonts w:ascii="宋体" w:hAnsi="宋体"/>
                <w:szCs w:val="21"/>
              </w:rPr>
            </w:pPr>
            <w:r w:rsidRPr="0062552E">
              <w:rPr>
                <w:rFonts w:ascii="宋体" w:hAnsi="宋体"/>
                <w:szCs w:val="21"/>
              </w:rPr>
              <w:t>0015706</w:t>
            </w:r>
          </w:p>
        </w:tc>
        <w:tc>
          <w:tcPr>
            <w:tcW w:w="2613" w:type="dxa"/>
            <w:tcBorders>
              <w:top w:val="single" w:sz="4" w:space="0" w:color="auto"/>
              <w:left w:val="single" w:sz="4" w:space="0" w:color="auto"/>
              <w:bottom w:val="single" w:sz="4" w:space="0" w:color="auto"/>
              <w:right w:val="single" w:sz="4" w:space="0" w:color="auto"/>
            </w:tcBorders>
            <w:vAlign w:val="center"/>
          </w:tcPr>
          <w:p w14:paraId="34B919CC"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内部户控制表</w:t>
            </w:r>
            <w:r>
              <w:rPr>
                <w:rFonts w:ascii="宋体" w:hAnsi="宋体" w:hint="eastAsia"/>
                <w:szCs w:val="21"/>
              </w:rPr>
              <w:t>维护</w:t>
            </w:r>
            <w:proofErr w:type="gramEnd"/>
            <w:r w:rsidRPr="0062552E">
              <w:rPr>
                <w:rFonts w:ascii="宋体" w:hAnsi="宋体" w:hint="eastAsia"/>
                <w:szCs w:val="21"/>
              </w:rPr>
              <w:t>-激活</w:t>
            </w:r>
          </w:p>
        </w:tc>
        <w:tc>
          <w:tcPr>
            <w:tcW w:w="709" w:type="dxa"/>
            <w:tcBorders>
              <w:top w:val="single" w:sz="4" w:space="0" w:color="auto"/>
              <w:left w:val="single" w:sz="4" w:space="0" w:color="auto"/>
              <w:bottom w:val="single" w:sz="4" w:space="0" w:color="auto"/>
              <w:right w:val="single" w:sz="4" w:space="0" w:color="auto"/>
            </w:tcBorders>
            <w:vAlign w:val="center"/>
          </w:tcPr>
          <w:p w14:paraId="3C1F6959" w14:textId="77777777" w:rsidR="00F21884" w:rsidRPr="00531C5E" w:rsidRDefault="00F21884" w:rsidP="00F21884">
            <w:pPr>
              <w:rPr>
                <w:rFonts w:ascii="宋体" w:hAnsi="宋体"/>
                <w:szCs w:val="21"/>
              </w:rPr>
            </w:pPr>
            <w:r w:rsidRPr="00AD1745">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C1944B0" w14:textId="1F3ADAEC" w:rsidR="00F21884" w:rsidRDefault="009B1FB8" w:rsidP="009B1FB8">
            <w:r w:rsidRPr="00881F3D">
              <w:rPr>
                <w:rFonts w:hint="eastAsia"/>
              </w:rPr>
              <w:t>用于激活已经停用的</w:t>
            </w:r>
            <w:proofErr w:type="gramStart"/>
            <w:r w:rsidRPr="00881F3D">
              <w:rPr>
                <w:rFonts w:hint="eastAsia"/>
              </w:rPr>
              <w:t>内部户控制表</w:t>
            </w:r>
            <w:proofErr w:type="gramEnd"/>
            <w:r>
              <w:rPr>
                <w:rFonts w:hint="eastAsia"/>
              </w:rPr>
              <w:t>记录</w:t>
            </w:r>
            <w:r w:rsidRPr="00881F3D">
              <w:rPr>
                <w:rFonts w:hint="eastAsia"/>
              </w:rPr>
              <w:t>，状态</w:t>
            </w:r>
            <w:r>
              <w:rPr>
                <w:rFonts w:hint="eastAsia"/>
              </w:rPr>
              <w:t>恢复</w:t>
            </w:r>
            <w:r w:rsidRPr="00881F3D">
              <w:rPr>
                <w:rFonts w:hint="eastAsia"/>
              </w:rPr>
              <w:t>为“正常”</w:t>
            </w:r>
            <w:r>
              <w:rPr>
                <w:rFonts w:hint="eastAsia"/>
              </w:rPr>
              <w:t>。</w:t>
            </w:r>
          </w:p>
        </w:tc>
      </w:tr>
      <w:tr w:rsidR="00F21884" w:rsidRPr="00531C5E" w14:paraId="3E76D161" w14:textId="77777777" w:rsidTr="00BC4398">
        <w:trPr>
          <w:trHeight w:val="454"/>
        </w:trPr>
        <w:tc>
          <w:tcPr>
            <w:tcW w:w="1807" w:type="dxa"/>
            <w:vMerge w:val="restart"/>
            <w:tcBorders>
              <w:left w:val="single" w:sz="18" w:space="0" w:color="auto"/>
              <w:right w:val="single" w:sz="4" w:space="0" w:color="auto"/>
            </w:tcBorders>
            <w:vAlign w:val="center"/>
          </w:tcPr>
          <w:p w14:paraId="217BA1DD" w14:textId="77777777" w:rsidR="00F21884" w:rsidRPr="00531C5E" w:rsidRDefault="00F21884" w:rsidP="00F21884">
            <w:pPr>
              <w:rPr>
                <w:rFonts w:ascii="宋体" w:hAnsi="宋体"/>
                <w:szCs w:val="21"/>
              </w:rPr>
            </w:pPr>
            <w:proofErr w:type="gramStart"/>
            <w:r>
              <w:rPr>
                <w:rFonts w:ascii="宋体" w:hAnsi="宋体"/>
                <w:szCs w:val="21"/>
              </w:rPr>
              <w:t>内部户维护</w:t>
            </w:r>
            <w:proofErr w:type="gramEnd"/>
          </w:p>
        </w:tc>
        <w:tc>
          <w:tcPr>
            <w:tcW w:w="1134" w:type="dxa"/>
            <w:tcBorders>
              <w:top w:val="single" w:sz="4" w:space="0" w:color="auto"/>
              <w:left w:val="single" w:sz="4" w:space="0" w:color="auto"/>
              <w:bottom w:val="single" w:sz="4" w:space="0" w:color="auto"/>
              <w:right w:val="single" w:sz="4" w:space="0" w:color="auto"/>
            </w:tcBorders>
            <w:vAlign w:val="center"/>
          </w:tcPr>
          <w:p w14:paraId="1EFD5CED" w14:textId="77777777" w:rsidR="00F21884" w:rsidRPr="0062552E" w:rsidRDefault="00F21884" w:rsidP="00F21884">
            <w:pPr>
              <w:rPr>
                <w:rFonts w:ascii="宋体" w:hAnsi="宋体"/>
                <w:szCs w:val="21"/>
              </w:rPr>
            </w:pPr>
            <w:r w:rsidRPr="0062552E">
              <w:rPr>
                <w:rFonts w:ascii="宋体" w:hAnsi="宋体"/>
                <w:szCs w:val="21"/>
              </w:rPr>
              <w:t>0015800</w:t>
            </w:r>
          </w:p>
        </w:tc>
        <w:tc>
          <w:tcPr>
            <w:tcW w:w="2613" w:type="dxa"/>
            <w:tcBorders>
              <w:top w:val="single" w:sz="4" w:space="0" w:color="auto"/>
              <w:left w:val="single" w:sz="4" w:space="0" w:color="auto"/>
              <w:bottom w:val="single" w:sz="4" w:space="0" w:color="auto"/>
              <w:right w:val="single" w:sz="4" w:space="0" w:color="auto"/>
            </w:tcBorders>
            <w:vAlign w:val="center"/>
          </w:tcPr>
          <w:p w14:paraId="78E2A811"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-入口</w:t>
            </w:r>
          </w:p>
        </w:tc>
        <w:tc>
          <w:tcPr>
            <w:tcW w:w="709" w:type="dxa"/>
            <w:tcBorders>
              <w:top w:val="single" w:sz="4" w:space="0" w:color="auto"/>
              <w:left w:val="single" w:sz="4" w:space="0" w:color="auto"/>
              <w:bottom w:val="single" w:sz="4" w:space="0" w:color="auto"/>
              <w:right w:val="single" w:sz="4" w:space="0" w:color="auto"/>
            </w:tcBorders>
            <w:vAlign w:val="center"/>
          </w:tcPr>
          <w:p w14:paraId="2A568851"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4B853E1" w14:textId="4D18D876" w:rsidR="00F21884" w:rsidRDefault="009B1FB8" w:rsidP="006B17E5">
            <w:r>
              <w:rPr>
                <w:rFonts w:ascii="宋体" w:hAnsi="宋体" w:hint="eastAsia"/>
              </w:rPr>
              <w:t>用于提供</w:t>
            </w:r>
            <w:proofErr w:type="gramStart"/>
            <w:r w:rsidRPr="00881F3D">
              <w:rPr>
                <w:rFonts w:ascii="宋体" w:hAnsi="宋体" w:hint="eastAsia"/>
              </w:rPr>
              <w:t>内部户</w:t>
            </w:r>
            <w:proofErr w:type="gramEnd"/>
            <w:r w:rsidRPr="00881F3D">
              <w:rPr>
                <w:rFonts w:ascii="宋体" w:hAnsi="宋体" w:hint="eastAsia"/>
              </w:rPr>
              <w:t>的开户、修改、销户、查询、激活的操作入口</w:t>
            </w:r>
            <w:r>
              <w:rPr>
                <w:rFonts w:ascii="宋体" w:hAnsi="宋体" w:hint="eastAsia"/>
              </w:rPr>
              <w:t>。</w:t>
            </w:r>
          </w:p>
        </w:tc>
      </w:tr>
      <w:tr w:rsidR="00F21884" w:rsidRPr="00531C5E" w14:paraId="341BC1D3" w14:textId="77777777" w:rsidTr="00BC4398">
        <w:trPr>
          <w:trHeight w:val="454"/>
        </w:trPr>
        <w:tc>
          <w:tcPr>
            <w:tcW w:w="1807" w:type="dxa"/>
            <w:vMerge/>
            <w:tcBorders>
              <w:left w:val="single" w:sz="18" w:space="0" w:color="auto"/>
              <w:right w:val="single" w:sz="4" w:space="0" w:color="auto"/>
            </w:tcBorders>
            <w:vAlign w:val="center"/>
          </w:tcPr>
          <w:p w14:paraId="6F4B4CA1" w14:textId="77777777" w:rsidR="00F21884"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6C7A6E3" w14:textId="77777777" w:rsidR="00F21884" w:rsidRPr="0062552E" w:rsidRDefault="00F21884" w:rsidP="00F21884">
            <w:pPr>
              <w:rPr>
                <w:rFonts w:ascii="宋体" w:hAnsi="宋体"/>
                <w:szCs w:val="21"/>
              </w:rPr>
            </w:pPr>
            <w:r w:rsidRPr="0062552E">
              <w:rPr>
                <w:rFonts w:ascii="宋体" w:hAnsi="宋体"/>
                <w:szCs w:val="21"/>
              </w:rPr>
              <w:t>0015802</w:t>
            </w:r>
          </w:p>
        </w:tc>
        <w:tc>
          <w:tcPr>
            <w:tcW w:w="2613" w:type="dxa"/>
            <w:tcBorders>
              <w:top w:val="single" w:sz="4" w:space="0" w:color="auto"/>
              <w:left w:val="single" w:sz="4" w:space="0" w:color="auto"/>
              <w:bottom w:val="single" w:sz="4" w:space="0" w:color="auto"/>
              <w:right w:val="single" w:sz="4" w:space="0" w:color="auto"/>
            </w:tcBorders>
            <w:vAlign w:val="center"/>
          </w:tcPr>
          <w:p w14:paraId="245A299C"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-开户</w:t>
            </w:r>
          </w:p>
        </w:tc>
        <w:tc>
          <w:tcPr>
            <w:tcW w:w="709" w:type="dxa"/>
            <w:tcBorders>
              <w:top w:val="single" w:sz="4" w:space="0" w:color="auto"/>
              <w:left w:val="single" w:sz="4" w:space="0" w:color="auto"/>
              <w:bottom w:val="single" w:sz="4" w:space="0" w:color="auto"/>
              <w:right w:val="single" w:sz="4" w:space="0" w:color="auto"/>
            </w:tcBorders>
            <w:vAlign w:val="center"/>
          </w:tcPr>
          <w:p w14:paraId="31FB02AA"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5A2080E" w14:textId="3858D57E" w:rsidR="00F21884" w:rsidRDefault="006A10C2" w:rsidP="006A10C2">
            <w:r>
              <w:rPr>
                <w:rFonts w:hint="eastAsia"/>
              </w:rPr>
              <w:t>用于</w:t>
            </w:r>
            <w:r w:rsidRPr="00881F3D">
              <w:rPr>
                <w:rFonts w:hint="eastAsia"/>
              </w:rPr>
              <w:t>根据</w:t>
            </w:r>
            <w:proofErr w:type="gramStart"/>
            <w:r w:rsidRPr="00881F3D">
              <w:rPr>
                <w:rFonts w:hint="eastAsia"/>
              </w:rPr>
              <w:t>内部户控制表</w:t>
            </w:r>
            <w:proofErr w:type="gramEnd"/>
            <w:r w:rsidRPr="00881F3D">
              <w:rPr>
                <w:rFonts w:hint="eastAsia"/>
              </w:rPr>
              <w:t>属性进行</w:t>
            </w:r>
            <w:r>
              <w:rPr>
                <w:rFonts w:hint="eastAsia"/>
              </w:rPr>
              <w:t>手工开立</w:t>
            </w:r>
            <w:proofErr w:type="gramStart"/>
            <w:r>
              <w:rPr>
                <w:rFonts w:hint="eastAsia"/>
              </w:rPr>
              <w:t>内部户</w:t>
            </w:r>
            <w:proofErr w:type="gramEnd"/>
            <w:r>
              <w:rPr>
                <w:rFonts w:hint="eastAsia"/>
              </w:rPr>
              <w:t>记录。</w:t>
            </w:r>
          </w:p>
        </w:tc>
      </w:tr>
      <w:tr w:rsidR="00F21884" w:rsidRPr="00531C5E" w14:paraId="5BABEF89" w14:textId="77777777" w:rsidTr="00BC4398">
        <w:trPr>
          <w:trHeight w:val="454"/>
        </w:trPr>
        <w:tc>
          <w:tcPr>
            <w:tcW w:w="1807" w:type="dxa"/>
            <w:vMerge/>
            <w:tcBorders>
              <w:left w:val="single" w:sz="18" w:space="0" w:color="auto"/>
              <w:right w:val="single" w:sz="4" w:space="0" w:color="auto"/>
            </w:tcBorders>
            <w:vAlign w:val="center"/>
          </w:tcPr>
          <w:p w14:paraId="27E79318" w14:textId="77777777" w:rsidR="00F21884"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A02D895" w14:textId="77777777" w:rsidR="00F21884" w:rsidRPr="0062552E" w:rsidRDefault="00F21884" w:rsidP="00F21884">
            <w:pPr>
              <w:rPr>
                <w:rFonts w:ascii="宋体" w:hAnsi="宋体"/>
                <w:szCs w:val="21"/>
              </w:rPr>
            </w:pPr>
            <w:r w:rsidRPr="0062552E">
              <w:rPr>
                <w:rFonts w:ascii="宋体" w:hAnsi="宋体"/>
                <w:szCs w:val="21"/>
              </w:rPr>
              <w:t>0015808</w:t>
            </w:r>
          </w:p>
        </w:tc>
        <w:tc>
          <w:tcPr>
            <w:tcW w:w="2613" w:type="dxa"/>
            <w:tcBorders>
              <w:top w:val="single" w:sz="4" w:space="0" w:color="auto"/>
              <w:left w:val="single" w:sz="4" w:space="0" w:color="auto"/>
              <w:bottom w:val="single" w:sz="4" w:space="0" w:color="auto"/>
              <w:right w:val="single" w:sz="4" w:space="0" w:color="auto"/>
            </w:tcBorders>
            <w:vAlign w:val="center"/>
          </w:tcPr>
          <w:p w14:paraId="5A3BB64D"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-修改</w:t>
            </w:r>
          </w:p>
        </w:tc>
        <w:tc>
          <w:tcPr>
            <w:tcW w:w="709" w:type="dxa"/>
            <w:tcBorders>
              <w:top w:val="single" w:sz="4" w:space="0" w:color="auto"/>
              <w:left w:val="single" w:sz="4" w:space="0" w:color="auto"/>
              <w:bottom w:val="single" w:sz="4" w:space="0" w:color="auto"/>
              <w:right w:val="single" w:sz="4" w:space="0" w:color="auto"/>
            </w:tcBorders>
            <w:vAlign w:val="center"/>
          </w:tcPr>
          <w:p w14:paraId="3FCD90A6"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C3300A1" w14:textId="57AD254E" w:rsidR="00F21884" w:rsidRDefault="00EC3039" w:rsidP="00EC3039">
            <w:r w:rsidRPr="00881F3D">
              <w:rPr>
                <w:rFonts w:hint="eastAsia"/>
              </w:rPr>
              <w:t>用于对</w:t>
            </w:r>
            <w:r>
              <w:rPr>
                <w:rFonts w:hint="eastAsia"/>
              </w:rPr>
              <w:t>指定</w:t>
            </w:r>
            <w:proofErr w:type="gramStart"/>
            <w:r w:rsidRPr="00881F3D">
              <w:rPr>
                <w:rFonts w:hint="eastAsia"/>
              </w:rPr>
              <w:t>内部户</w:t>
            </w:r>
            <w:proofErr w:type="gramEnd"/>
            <w:r>
              <w:rPr>
                <w:rFonts w:hint="eastAsia"/>
              </w:rPr>
              <w:t>的挂销账期限和余额限额、</w:t>
            </w:r>
            <w:proofErr w:type="gramStart"/>
            <w:r>
              <w:rPr>
                <w:rFonts w:hint="eastAsia"/>
              </w:rPr>
              <w:t>内部户</w:t>
            </w:r>
            <w:proofErr w:type="gramEnd"/>
            <w:r>
              <w:rPr>
                <w:rFonts w:hint="eastAsia"/>
              </w:rPr>
              <w:t>到期日</w:t>
            </w:r>
            <w:r w:rsidRPr="00881F3D">
              <w:rPr>
                <w:rFonts w:hint="eastAsia"/>
              </w:rPr>
              <w:t>进行修改</w:t>
            </w:r>
            <w:r>
              <w:rPr>
                <w:rFonts w:hint="eastAsia"/>
              </w:rPr>
              <w:t>。</w:t>
            </w:r>
          </w:p>
        </w:tc>
      </w:tr>
      <w:tr w:rsidR="00F21884" w:rsidRPr="00531C5E" w14:paraId="2046F469" w14:textId="77777777" w:rsidTr="00BC4398">
        <w:trPr>
          <w:trHeight w:val="454"/>
        </w:trPr>
        <w:tc>
          <w:tcPr>
            <w:tcW w:w="1807" w:type="dxa"/>
            <w:vMerge/>
            <w:tcBorders>
              <w:left w:val="single" w:sz="18" w:space="0" w:color="auto"/>
              <w:right w:val="single" w:sz="4" w:space="0" w:color="auto"/>
            </w:tcBorders>
            <w:vAlign w:val="center"/>
          </w:tcPr>
          <w:p w14:paraId="6E114CCF" w14:textId="77777777" w:rsidR="00F21884"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8BC8C93" w14:textId="77777777" w:rsidR="00F21884" w:rsidRPr="0062552E" w:rsidRDefault="00F21884" w:rsidP="00F21884">
            <w:pPr>
              <w:rPr>
                <w:rFonts w:ascii="宋体" w:hAnsi="宋体"/>
                <w:szCs w:val="21"/>
              </w:rPr>
            </w:pPr>
            <w:r w:rsidRPr="0062552E">
              <w:rPr>
                <w:rFonts w:ascii="宋体" w:hAnsi="宋体"/>
                <w:szCs w:val="21"/>
              </w:rPr>
              <w:t>0015803</w:t>
            </w:r>
          </w:p>
        </w:tc>
        <w:tc>
          <w:tcPr>
            <w:tcW w:w="2613" w:type="dxa"/>
            <w:tcBorders>
              <w:top w:val="single" w:sz="4" w:space="0" w:color="auto"/>
              <w:left w:val="single" w:sz="4" w:space="0" w:color="auto"/>
              <w:bottom w:val="single" w:sz="4" w:space="0" w:color="auto"/>
              <w:right w:val="single" w:sz="4" w:space="0" w:color="auto"/>
            </w:tcBorders>
            <w:vAlign w:val="center"/>
          </w:tcPr>
          <w:p w14:paraId="6469A21E"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w:t>
            </w:r>
            <w:r>
              <w:rPr>
                <w:rFonts w:ascii="宋体" w:hAnsi="宋体" w:hint="eastAsia"/>
                <w:szCs w:val="21"/>
              </w:rPr>
              <w:t>销户</w:t>
            </w:r>
          </w:p>
        </w:tc>
        <w:tc>
          <w:tcPr>
            <w:tcW w:w="709" w:type="dxa"/>
            <w:tcBorders>
              <w:top w:val="single" w:sz="4" w:space="0" w:color="auto"/>
              <w:left w:val="single" w:sz="4" w:space="0" w:color="auto"/>
              <w:bottom w:val="single" w:sz="4" w:space="0" w:color="auto"/>
              <w:right w:val="single" w:sz="4" w:space="0" w:color="auto"/>
            </w:tcBorders>
            <w:vAlign w:val="center"/>
          </w:tcPr>
          <w:p w14:paraId="437D3403"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5412C22" w14:textId="25A60F35" w:rsidR="00F21884" w:rsidRDefault="00131A6A" w:rsidP="00F21884">
            <w:r w:rsidRPr="00881F3D">
              <w:rPr>
                <w:rFonts w:hint="eastAsia"/>
              </w:rPr>
              <w:t>用于对</w:t>
            </w:r>
            <w:r>
              <w:rPr>
                <w:rFonts w:hint="eastAsia"/>
              </w:rPr>
              <w:t>指定</w:t>
            </w:r>
            <w:proofErr w:type="gramStart"/>
            <w:r w:rsidRPr="00881F3D">
              <w:rPr>
                <w:rFonts w:hint="eastAsia"/>
              </w:rPr>
              <w:t>内部户</w:t>
            </w:r>
            <w:r>
              <w:rPr>
                <w:rFonts w:hint="eastAsia"/>
              </w:rPr>
              <w:t>记录</w:t>
            </w:r>
            <w:proofErr w:type="gramEnd"/>
            <w:r w:rsidRPr="00881F3D">
              <w:rPr>
                <w:rFonts w:hint="eastAsia"/>
              </w:rPr>
              <w:t>进行</w:t>
            </w:r>
            <w:r>
              <w:rPr>
                <w:rFonts w:hint="eastAsia"/>
              </w:rPr>
              <w:t>销</w:t>
            </w:r>
            <w:r w:rsidRPr="00881F3D">
              <w:rPr>
                <w:rFonts w:hint="eastAsia"/>
              </w:rPr>
              <w:t>户处理</w:t>
            </w:r>
            <w:r>
              <w:rPr>
                <w:rFonts w:hint="eastAsia"/>
              </w:rPr>
              <w:t>。</w:t>
            </w:r>
          </w:p>
        </w:tc>
      </w:tr>
      <w:tr w:rsidR="00F21884" w:rsidRPr="00531C5E" w14:paraId="15BDD1BF" w14:textId="77777777" w:rsidTr="00BC4398">
        <w:trPr>
          <w:trHeight w:val="454"/>
        </w:trPr>
        <w:tc>
          <w:tcPr>
            <w:tcW w:w="1807" w:type="dxa"/>
            <w:vMerge/>
            <w:tcBorders>
              <w:left w:val="single" w:sz="18" w:space="0" w:color="auto"/>
              <w:right w:val="single" w:sz="4" w:space="0" w:color="auto"/>
            </w:tcBorders>
            <w:vAlign w:val="center"/>
          </w:tcPr>
          <w:p w14:paraId="5D1B34BD" w14:textId="77777777" w:rsidR="00F21884"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7C31345" w14:textId="77777777" w:rsidR="00F21884" w:rsidRPr="0062552E" w:rsidRDefault="00F21884" w:rsidP="00F21884">
            <w:pPr>
              <w:rPr>
                <w:rFonts w:ascii="宋体" w:hAnsi="宋体"/>
                <w:szCs w:val="21"/>
              </w:rPr>
            </w:pPr>
            <w:r w:rsidRPr="0062552E">
              <w:rPr>
                <w:rFonts w:ascii="宋体" w:hAnsi="宋体"/>
                <w:szCs w:val="21"/>
              </w:rPr>
              <w:t>0015804</w:t>
            </w:r>
          </w:p>
        </w:tc>
        <w:tc>
          <w:tcPr>
            <w:tcW w:w="2613" w:type="dxa"/>
            <w:tcBorders>
              <w:top w:val="single" w:sz="4" w:space="0" w:color="auto"/>
              <w:left w:val="single" w:sz="4" w:space="0" w:color="auto"/>
              <w:bottom w:val="single" w:sz="4" w:space="0" w:color="auto"/>
              <w:right w:val="single" w:sz="4" w:space="0" w:color="auto"/>
            </w:tcBorders>
            <w:vAlign w:val="center"/>
          </w:tcPr>
          <w:p w14:paraId="11C72B64"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-激活</w:t>
            </w:r>
          </w:p>
        </w:tc>
        <w:tc>
          <w:tcPr>
            <w:tcW w:w="709" w:type="dxa"/>
            <w:tcBorders>
              <w:top w:val="single" w:sz="4" w:space="0" w:color="auto"/>
              <w:left w:val="single" w:sz="4" w:space="0" w:color="auto"/>
              <w:bottom w:val="single" w:sz="4" w:space="0" w:color="auto"/>
              <w:right w:val="single" w:sz="4" w:space="0" w:color="auto"/>
            </w:tcBorders>
            <w:vAlign w:val="center"/>
          </w:tcPr>
          <w:p w14:paraId="20D84F68"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56B057A" w14:textId="3F55AEAB" w:rsidR="00F21884" w:rsidRDefault="00131A6A" w:rsidP="00F21884">
            <w:r w:rsidRPr="00881F3D">
              <w:rPr>
                <w:rFonts w:hint="eastAsia"/>
              </w:rPr>
              <w:t>用于对已经</w:t>
            </w:r>
            <w:r>
              <w:rPr>
                <w:rFonts w:hint="eastAsia"/>
              </w:rPr>
              <w:t>销</w:t>
            </w:r>
            <w:r w:rsidRPr="00881F3D">
              <w:rPr>
                <w:rFonts w:hint="eastAsia"/>
              </w:rPr>
              <w:t>户</w:t>
            </w:r>
            <w:r>
              <w:rPr>
                <w:rFonts w:hint="eastAsia"/>
              </w:rPr>
              <w:t>的</w:t>
            </w:r>
            <w:proofErr w:type="gramStart"/>
            <w:r w:rsidRPr="00881F3D">
              <w:rPr>
                <w:rFonts w:hint="eastAsia"/>
              </w:rPr>
              <w:t>内部户</w:t>
            </w:r>
            <w:r>
              <w:rPr>
                <w:rFonts w:hint="eastAsia"/>
              </w:rPr>
              <w:t>记录</w:t>
            </w:r>
            <w:proofErr w:type="gramEnd"/>
            <w:r w:rsidRPr="00881F3D">
              <w:rPr>
                <w:rFonts w:hint="eastAsia"/>
              </w:rPr>
              <w:t>进行激活处理</w:t>
            </w:r>
            <w:r>
              <w:rPr>
                <w:rFonts w:hint="eastAsia"/>
              </w:rPr>
              <w:t>，状态恢复为“正常”</w:t>
            </w:r>
            <w:r w:rsidRPr="00881F3D">
              <w:rPr>
                <w:rFonts w:hint="eastAsia"/>
              </w:rPr>
              <w:t>；</w:t>
            </w:r>
          </w:p>
        </w:tc>
      </w:tr>
      <w:tr w:rsidR="00F21884" w:rsidRPr="00531C5E" w14:paraId="7907F9FA" w14:textId="77777777" w:rsidTr="00BC4398">
        <w:trPr>
          <w:trHeight w:val="454"/>
        </w:trPr>
        <w:tc>
          <w:tcPr>
            <w:tcW w:w="1807" w:type="dxa"/>
            <w:vMerge/>
            <w:tcBorders>
              <w:left w:val="single" w:sz="18" w:space="0" w:color="auto"/>
              <w:right w:val="single" w:sz="4" w:space="0" w:color="auto"/>
            </w:tcBorders>
            <w:vAlign w:val="center"/>
          </w:tcPr>
          <w:p w14:paraId="77B6508C" w14:textId="77777777" w:rsidR="00F21884" w:rsidRDefault="00F21884"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83D152E" w14:textId="77777777" w:rsidR="00F21884" w:rsidRPr="0062552E" w:rsidRDefault="00F21884" w:rsidP="00F21884">
            <w:pPr>
              <w:rPr>
                <w:rFonts w:ascii="宋体" w:hAnsi="宋体"/>
                <w:szCs w:val="21"/>
              </w:rPr>
            </w:pPr>
            <w:r w:rsidRPr="0062552E">
              <w:rPr>
                <w:rFonts w:ascii="宋体" w:hAnsi="宋体"/>
                <w:szCs w:val="21"/>
              </w:rPr>
              <w:t>0015806</w:t>
            </w:r>
          </w:p>
        </w:tc>
        <w:tc>
          <w:tcPr>
            <w:tcW w:w="2613" w:type="dxa"/>
            <w:tcBorders>
              <w:top w:val="single" w:sz="4" w:space="0" w:color="auto"/>
              <w:left w:val="single" w:sz="4" w:space="0" w:color="auto"/>
              <w:bottom w:val="single" w:sz="4" w:space="0" w:color="auto"/>
              <w:right w:val="single" w:sz="4" w:space="0" w:color="auto"/>
            </w:tcBorders>
            <w:vAlign w:val="center"/>
          </w:tcPr>
          <w:p w14:paraId="4A62452D" w14:textId="77777777" w:rsidR="00F21884" w:rsidRPr="0062552E" w:rsidRDefault="00F21884" w:rsidP="00F21884">
            <w:pPr>
              <w:rPr>
                <w:rFonts w:ascii="宋体" w:hAnsi="宋体"/>
                <w:szCs w:val="21"/>
              </w:rPr>
            </w:pPr>
            <w:proofErr w:type="gramStart"/>
            <w:r w:rsidRPr="0062552E">
              <w:rPr>
                <w:rFonts w:ascii="宋体" w:hAnsi="宋体" w:hint="eastAsia"/>
                <w:szCs w:val="21"/>
              </w:rPr>
              <w:t>内部户维护</w:t>
            </w:r>
            <w:proofErr w:type="gramEnd"/>
            <w:r w:rsidRPr="0062552E">
              <w:rPr>
                <w:rFonts w:ascii="宋体" w:hAnsi="宋体" w:hint="eastAsia"/>
                <w:szCs w:val="21"/>
              </w:rPr>
              <w:t>-查询</w:t>
            </w:r>
          </w:p>
        </w:tc>
        <w:tc>
          <w:tcPr>
            <w:tcW w:w="709" w:type="dxa"/>
            <w:tcBorders>
              <w:top w:val="single" w:sz="4" w:space="0" w:color="auto"/>
              <w:left w:val="single" w:sz="4" w:space="0" w:color="auto"/>
              <w:bottom w:val="single" w:sz="4" w:space="0" w:color="auto"/>
              <w:right w:val="single" w:sz="4" w:space="0" w:color="auto"/>
            </w:tcBorders>
            <w:vAlign w:val="center"/>
          </w:tcPr>
          <w:p w14:paraId="3704A36B" w14:textId="77777777" w:rsidR="00F21884" w:rsidRPr="00531C5E" w:rsidRDefault="00F21884"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7FE1211" w14:textId="1D56D0CA" w:rsidR="00F21884" w:rsidRDefault="00131A6A" w:rsidP="00F21884">
            <w:r w:rsidRPr="00881F3D">
              <w:rPr>
                <w:rFonts w:hint="eastAsia"/>
              </w:rPr>
              <w:t>用于对</w:t>
            </w:r>
            <w:r>
              <w:rPr>
                <w:rFonts w:hint="eastAsia"/>
              </w:rPr>
              <w:t>指定</w:t>
            </w:r>
            <w:proofErr w:type="gramStart"/>
            <w:r w:rsidRPr="00881F3D">
              <w:rPr>
                <w:rFonts w:hint="eastAsia"/>
              </w:rPr>
              <w:t>内部户</w:t>
            </w:r>
            <w:proofErr w:type="gramEnd"/>
            <w:r>
              <w:rPr>
                <w:rFonts w:hint="eastAsia"/>
              </w:rPr>
              <w:t>信息</w:t>
            </w:r>
            <w:r w:rsidRPr="00881F3D">
              <w:rPr>
                <w:rFonts w:hint="eastAsia"/>
              </w:rPr>
              <w:t>进行</w:t>
            </w:r>
            <w:r>
              <w:rPr>
                <w:rFonts w:hint="eastAsia"/>
              </w:rPr>
              <w:t>详细查询。</w:t>
            </w:r>
          </w:p>
        </w:tc>
      </w:tr>
      <w:tr w:rsidR="00A322ED" w:rsidRPr="00531C5E" w14:paraId="1A6B3028" w14:textId="77777777" w:rsidTr="00BC4398">
        <w:trPr>
          <w:trHeight w:val="454"/>
        </w:trPr>
        <w:tc>
          <w:tcPr>
            <w:tcW w:w="1807" w:type="dxa"/>
            <w:vMerge w:val="restart"/>
            <w:tcBorders>
              <w:top w:val="single" w:sz="4" w:space="0" w:color="auto"/>
              <w:left w:val="single" w:sz="18" w:space="0" w:color="auto"/>
              <w:right w:val="single" w:sz="4" w:space="0" w:color="auto"/>
            </w:tcBorders>
            <w:vAlign w:val="center"/>
          </w:tcPr>
          <w:p w14:paraId="5EEA42E5" w14:textId="77777777" w:rsidR="00A322ED" w:rsidRDefault="00A322ED" w:rsidP="00F21884">
            <w:pPr>
              <w:rPr>
                <w:rFonts w:ascii="宋体" w:hAnsi="宋体"/>
                <w:szCs w:val="21"/>
              </w:rPr>
            </w:pPr>
            <w:proofErr w:type="gramStart"/>
            <w:r>
              <w:rPr>
                <w:rFonts w:ascii="宋体" w:hAnsi="宋体" w:hint="eastAsia"/>
                <w:szCs w:val="21"/>
              </w:rPr>
              <w:lastRenderedPageBreak/>
              <w:t>内部户</w:t>
            </w:r>
            <w:proofErr w:type="gramEnd"/>
            <w:r>
              <w:rPr>
                <w:rFonts w:ascii="宋体" w:hAnsi="宋体" w:hint="eastAsia"/>
                <w:szCs w:val="21"/>
              </w:rPr>
              <w:t>交易查询</w:t>
            </w:r>
          </w:p>
        </w:tc>
        <w:tc>
          <w:tcPr>
            <w:tcW w:w="1134" w:type="dxa"/>
            <w:tcBorders>
              <w:top w:val="single" w:sz="4" w:space="0" w:color="auto"/>
              <w:left w:val="single" w:sz="4" w:space="0" w:color="auto"/>
              <w:bottom w:val="single" w:sz="4" w:space="0" w:color="auto"/>
              <w:right w:val="single" w:sz="4" w:space="0" w:color="auto"/>
            </w:tcBorders>
            <w:vAlign w:val="center"/>
          </w:tcPr>
          <w:p w14:paraId="5C152913" w14:textId="77777777" w:rsidR="00A322ED" w:rsidRPr="0062552E" w:rsidRDefault="00A322ED" w:rsidP="00F21884">
            <w:pPr>
              <w:rPr>
                <w:rFonts w:ascii="宋体" w:hAnsi="宋体"/>
                <w:szCs w:val="21"/>
              </w:rPr>
            </w:pPr>
            <w:r w:rsidRPr="0062552E">
              <w:rPr>
                <w:rFonts w:ascii="宋体" w:hAnsi="宋体"/>
                <w:szCs w:val="21"/>
              </w:rPr>
              <w:t>0015510</w:t>
            </w:r>
          </w:p>
        </w:tc>
        <w:tc>
          <w:tcPr>
            <w:tcW w:w="2613" w:type="dxa"/>
            <w:tcBorders>
              <w:top w:val="single" w:sz="4" w:space="0" w:color="auto"/>
              <w:left w:val="single" w:sz="4" w:space="0" w:color="auto"/>
              <w:bottom w:val="single" w:sz="4" w:space="0" w:color="auto"/>
              <w:right w:val="single" w:sz="4" w:space="0" w:color="auto"/>
            </w:tcBorders>
            <w:vAlign w:val="center"/>
          </w:tcPr>
          <w:p w14:paraId="32D5AE98" w14:textId="77777777" w:rsidR="00A322ED" w:rsidRPr="0062552E" w:rsidRDefault="00A322ED" w:rsidP="00F21884">
            <w:pPr>
              <w:rPr>
                <w:rFonts w:ascii="宋体" w:hAnsi="宋体"/>
                <w:szCs w:val="21"/>
              </w:rPr>
            </w:pPr>
            <w:proofErr w:type="gramStart"/>
            <w:r w:rsidRPr="0062552E">
              <w:rPr>
                <w:rFonts w:ascii="宋体" w:hAnsi="宋体" w:hint="eastAsia"/>
                <w:szCs w:val="21"/>
              </w:rPr>
              <w:t>内部户</w:t>
            </w:r>
            <w:proofErr w:type="gramEnd"/>
            <w:r w:rsidRPr="0062552E">
              <w:rPr>
                <w:rFonts w:ascii="宋体" w:hAnsi="宋体" w:hint="eastAsia"/>
                <w:szCs w:val="21"/>
              </w:rPr>
              <w:t>交易明细查询-入口</w:t>
            </w:r>
          </w:p>
        </w:tc>
        <w:tc>
          <w:tcPr>
            <w:tcW w:w="709" w:type="dxa"/>
            <w:tcBorders>
              <w:top w:val="single" w:sz="4" w:space="0" w:color="auto"/>
              <w:left w:val="single" w:sz="4" w:space="0" w:color="auto"/>
              <w:bottom w:val="single" w:sz="4" w:space="0" w:color="auto"/>
              <w:right w:val="single" w:sz="4" w:space="0" w:color="auto"/>
            </w:tcBorders>
            <w:vAlign w:val="center"/>
          </w:tcPr>
          <w:p w14:paraId="4A97DE40" w14:textId="77777777" w:rsidR="00A322ED" w:rsidRPr="00A4674C" w:rsidRDefault="00A322ED"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F361FB5" w14:textId="781668BA" w:rsidR="00A322ED" w:rsidRDefault="00A322ED" w:rsidP="00F21884">
            <w:r>
              <w:rPr>
                <w:rFonts w:hint="eastAsia"/>
              </w:rPr>
              <w:t>用于</w:t>
            </w:r>
            <w:r w:rsidRPr="00881F3D">
              <w:rPr>
                <w:rFonts w:hint="eastAsia"/>
              </w:rPr>
              <w:t>查询</w:t>
            </w:r>
            <w:r>
              <w:rPr>
                <w:rFonts w:hint="eastAsia"/>
              </w:rPr>
              <w:t>浏览满足查询条件</w:t>
            </w:r>
            <w:r w:rsidRPr="00881F3D">
              <w:rPr>
                <w:rFonts w:hint="eastAsia"/>
              </w:rPr>
              <w:t>的</w:t>
            </w:r>
            <w:proofErr w:type="gramStart"/>
            <w:r w:rsidRPr="00881F3D">
              <w:rPr>
                <w:rFonts w:hint="eastAsia"/>
              </w:rPr>
              <w:t>内部户</w:t>
            </w:r>
            <w:proofErr w:type="gramEnd"/>
            <w:r w:rsidRPr="00881F3D">
              <w:rPr>
                <w:rFonts w:hint="eastAsia"/>
              </w:rPr>
              <w:t>交易历史明细</w:t>
            </w:r>
            <w:r>
              <w:rPr>
                <w:rFonts w:hint="eastAsia"/>
              </w:rPr>
              <w:t>。</w:t>
            </w:r>
          </w:p>
        </w:tc>
      </w:tr>
      <w:tr w:rsidR="00A322ED" w:rsidRPr="00531C5E" w14:paraId="0997AD3C" w14:textId="77777777" w:rsidTr="00BC4398">
        <w:trPr>
          <w:trHeight w:val="454"/>
        </w:trPr>
        <w:tc>
          <w:tcPr>
            <w:tcW w:w="1807" w:type="dxa"/>
            <w:vMerge/>
            <w:tcBorders>
              <w:left w:val="single" w:sz="18" w:space="0" w:color="auto"/>
              <w:bottom w:val="single" w:sz="4" w:space="0" w:color="auto"/>
              <w:right w:val="single" w:sz="4" w:space="0" w:color="auto"/>
            </w:tcBorders>
            <w:vAlign w:val="center"/>
          </w:tcPr>
          <w:p w14:paraId="1D233A5C" w14:textId="77777777" w:rsidR="00A322ED" w:rsidRDefault="00A322ED"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B82AE5D" w14:textId="77777777" w:rsidR="00A322ED" w:rsidRPr="0062552E" w:rsidRDefault="00A322ED" w:rsidP="00F21884">
            <w:pPr>
              <w:rPr>
                <w:rFonts w:ascii="宋体" w:hAnsi="宋体"/>
                <w:szCs w:val="21"/>
              </w:rPr>
            </w:pPr>
            <w:r w:rsidRPr="0062552E">
              <w:rPr>
                <w:rFonts w:ascii="宋体" w:hAnsi="宋体"/>
                <w:szCs w:val="21"/>
              </w:rPr>
              <w:t>0015512</w:t>
            </w:r>
          </w:p>
        </w:tc>
        <w:tc>
          <w:tcPr>
            <w:tcW w:w="2613" w:type="dxa"/>
            <w:tcBorders>
              <w:top w:val="single" w:sz="4" w:space="0" w:color="auto"/>
              <w:left w:val="single" w:sz="4" w:space="0" w:color="auto"/>
              <w:bottom w:val="single" w:sz="4" w:space="0" w:color="auto"/>
              <w:right w:val="single" w:sz="4" w:space="0" w:color="auto"/>
            </w:tcBorders>
            <w:vAlign w:val="center"/>
          </w:tcPr>
          <w:p w14:paraId="0F6828EA" w14:textId="77777777" w:rsidR="00A322ED" w:rsidRPr="0062552E" w:rsidRDefault="00A322ED" w:rsidP="00F21884">
            <w:pPr>
              <w:rPr>
                <w:rFonts w:ascii="宋体" w:hAnsi="宋体"/>
                <w:szCs w:val="21"/>
              </w:rPr>
            </w:pPr>
            <w:proofErr w:type="gramStart"/>
            <w:r w:rsidRPr="0062552E">
              <w:rPr>
                <w:rFonts w:ascii="宋体" w:hAnsi="宋体" w:hint="eastAsia"/>
                <w:szCs w:val="21"/>
              </w:rPr>
              <w:t>内部户</w:t>
            </w:r>
            <w:proofErr w:type="gramEnd"/>
            <w:r w:rsidRPr="0062552E">
              <w:rPr>
                <w:rFonts w:ascii="宋体" w:hAnsi="宋体" w:hint="eastAsia"/>
                <w:szCs w:val="21"/>
              </w:rPr>
              <w:t>交易明细查询-查询</w:t>
            </w:r>
          </w:p>
        </w:tc>
        <w:tc>
          <w:tcPr>
            <w:tcW w:w="709" w:type="dxa"/>
            <w:tcBorders>
              <w:top w:val="single" w:sz="4" w:space="0" w:color="auto"/>
              <w:left w:val="single" w:sz="4" w:space="0" w:color="auto"/>
              <w:bottom w:val="single" w:sz="4" w:space="0" w:color="auto"/>
              <w:right w:val="single" w:sz="4" w:space="0" w:color="auto"/>
            </w:tcBorders>
            <w:vAlign w:val="center"/>
          </w:tcPr>
          <w:p w14:paraId="29F647B1" w14:textId="77777777" w:rsidR="00A322ED" w:rsidRPr="00A4674C" w:rsidRDefault="00A322ED"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8290AFE" w14:textId="12C9196B" w:rsidR="00A322ED" w:rsidRDefault="00A322ED" w:rsidP="00F21884">
            <w:r>
              <w:rPr>
                <w:rFonts w:hint="eastAsia"/>
              </w:rPr>
              <w:t>用于</w:t>
            </w:r>
            <w:r w:rsidRPr="00881F3D">
              <w:rPr>
                <w:rFonts w:hint="eastAsia"/>
              </w:rPr>
              <w:t>查询对应的</w:t>
            </w:r>
            <w:proofErr w:type="gramStart"/>
            <w:r w:rsidRPr="00881F3D">
              <w:rPr>
                <w:rFonts w:hint="eastAsia"/>
              </w:rPr>
              <w:t>内部户</w:t>
            </w:r>
            <w:proofErr w:type="gramEnd"/>
            <w:r w:rsidRPr="00881F3D">
              <w:rPr>
                <w:rFonts w:hint="eastAsia"/>
              </w:rPr>
              <w:t>交易历史明细</w:t>
            </w:r>
            <w:r>
              <w:rPr>
                <w:rFonts w:hint="eastAsia"/>
              </w:rPr>
              <w:t>的</w:t>
            </w:r>
            <w:r w:rsidRPr="00881F3D">
              <w:rPr>
                <w:rFonts w:hint="eastAsia"/>
              </w:rPr>
              <w:t>详细信</w:t>
            </w:r>
            <w:r>
              <w:rPr>
                <w:rFonts w:hint="eastAsia"/>
              </w:rPr>
              <w:t>息。</w:t>
            </w:r>
          </w:p>
        </w:tc>
      </w:tr>
      <w:tr w:rsidR="00A322ED" w:rsidRPr="00531C5E" w14:paraId="53985748" w14:textId="77777777" w:rsidTr="00A322ED">
        <w:trPr>
          <w:trHeight w:val="454"/>
        </w:trPr>
        <w:tc>
          <w:tcPr>
            <w:tcW w:w="1807" w:type="dxa"/>
            <w:tcBorders>
              <w:left w:val="single" w:sz="18" w:space="0" w:color="auto"/>
              <w:bottom w:val="single" w:sz="4" w:space="0" w:color="auto"/>
              <w:right w:val="single" w:sz="4" w:space="0" w:color="auto"/>
            </w:tcBorders>
            <w:vAlign w:val="center"/>
          </w:tcPr>
          <w:p w14:paraId="54F35643" w14:textId="77777777" w:rsidR="00A322ED" w:rsidRPr="00065DBE" w:rsidRDefault="00A322ED" w:rsidP="0069621D">
            <w:pPr>
              <w:rPr>
                <w:rFonts w:ascii="宋体" w:hAnsi="宋体"/>
                <w:szCs w:val="21"/>
                <w:highlight w:val="yellow"/>
              </w:rPr>
            </w:pPr>
            <w:proofErr w:type="gramStart"/>
            <w:r w:rsidRPr="00065DBE">
              <w:rPr>
                <w:rFonts w:ascii="宋体" w:hAnsi="宋体" w:hint="eastAsia"/>
                <w:szCs w:val="21"/>
                <w:highlight w:val="yellow"/>
              </w:rPr>
              <w:t>内部户</w:t>
            </w:r>
            <w:proofErr w:type="gramEnd"/>
            <w:r w:rsidRPr="00065DBE">
              <w:rPr>
                <w:rFonts w:ascii="宋体" w:hAnsi="宋体" w:hint="eastAsia"/>
                <w:szCs w:val="21"/>
                <w:highlight w:val="yellow"/>
              </w:rPr>
              <w:t>当日在途发生额查询交易</w:t>
            </w:r>
          </w:p>
        </w:tc>
        <w:tc>
          <w:tcPr>
            <w:tcW w:w="1134" w:type="dxa"/>
            <w:tcBorders>
              <w:top w:val="single" w:sz="4" w:space="0" w:color="auto"/>
              <w:left w:val="single" w:sz="4" w:space="0" w:color="auto"/>
              <w:bottom w:val="single" w:sz="4" w:space="0" w:color="auto"/>
              <w:right w:val="single" w:sz="4" w:space="0" w:color="auto"/>
            </w:tcBorders>
            <w:vAlign w:val="center"/>
          </w:tcPr>
          <w:p w14:paraId="16412CBF" w14:textId="77777777" w:rsidR="00A322ED" w:rsidRPr="00A322ED" w:rsidRDefault="00A322ED" w:rsidP="0069621D">
            <w:pPr>
              <w:rPr>
                <w:rFonts w:ascii="宋体" w:hAnsi="宋体"/>
                <w:szCs w:val="21"/>
              </w:rPr>
            </w:pPr>
          </w:p>
        </w:tc>
        <w:tc>
          <w:tcPr>
            <w:tcW w:w="2613" w:type="dxa"/>
            <w:tcBorders>
              <w:top w:val="single" w:sz="4" w:space="0" w:color="auto"/>
              <w:left w:val="single" w:sz="4" w:space="0" w:color="auto"/>
              <w:bottom w:val="single" w:sz="4" w:space="0" w:color="auto"/>
              <w:right w:val="single" w:sz="4" w:space="0" w:color="auto"/>
            </w:tcBorders>
            <w:vAlign w:val="center"/>
          </w:tcPr>
          <w:p w14:paraId="5D5E5E25" w14:textId="77777777" w:rsidR="00A322ED" w:rsidRPr="00FC0465" w:rsidRDefault="00A322ED" w:rsidP="0069621D">
            <w:pPr>
              <w:rPr>
                <w:rFonts w:ascii="宋体" w:hAnsi="宋体"/>
                <w:szCs w:val="21"/>
                <w:highlight w:val="yellow"/>
              </w:rPr>
            </w:pPr>
            <w:proofErr w:type="gramStart"/>
            <w:r w:rsidRPr="00FC0465">
              <w:rPr>
                <w:rFonts w:ascii="宋体" w:hAnsi="宋体" w:hint="eastAsia"/>
                <w:szCs w:val="21"/>
                <w:highlight w:val="yellow"/>
              </w:rPr>
              <w:t>内部户</w:t>
            </w:r>
            <w:proofErr w:type="gramEnd"/>
            <w:r w:rsidRPr="00FC0465">
              <w:rPr>
                <w:rFonts w:ascii="宋体" w:hAnsi="宋体" w:hint="eastAsia"/>
                <w:szCs w:val="21"/>
                <w:highlight w:val="yellow"/>
              </w:rPr>
              <w:t>当日在途发生额查询交易</w:t>
            </w:r>
          </w:p>
        </w:tc>
        <w:tc>
          <w:tcPr>
            <w:tcW w:w="709" w:type="dxa"/>
            <w:tcBorders>
              <w:top w:val="single" w:sz="4" w:space="0" w:color="auto"/>
              <w:left w:val="single" w:sz="4" w:space="0" w:color="auto"/>
              <w:bottom w:val="single" w:sz="4" w:space="0" w:color="auto"/>
              <w:right w:val="single" w:sz="4" w:space="0" w:color="auto"/>
            </w:tcBorders>
            <w:vAlign w:val="center"/>
          </w:tcPr>
          <w:p w14:paraId="084EAB94" w14:textId="77777777" w:rsidR="00A322ED" w:rsidRPr="00FC0465" w:rsidRDefault="00A322ED" w:rsidP="0069621D">
            <w:pPr>
              <w:rPr>
                <w:rFonts w:ascii="宋体" w:hAnsi="宋体"/>
                <w:szCs w:val="21"/>
                <w:highlight w:val="yellow"/>
              </w:rPr>
            </w:pPr>
            <w:r w:rsidRPr="00FC0465">
              <w:rPr>
                <w:rFonts w:ascii="宋体" w:hAnsi="宋体" w:hint="eastAsia"/>
                <w:szCs w:val="21"/>
                <w:highlight w:val="yellow"/>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D190317" w14:textId="77777777" w:rsidR="00A322ED" w:rsidRPr="00FC0465" w:rsidRDefault="00A322ED" w:rsidP="0069621D">
            <w:pPr>
              <w:rPr>
                <w:rFonts w:ascii="宋体" w:hAnsi="宋体"/>
                <w:szCs w:val="21"/>
                <w:highlight w:val="yellow"/>
              </w:rPr>
            </w:pPr>
            <w:r w:rsidRPr="00FC0465">
              <w:rPr>
                <w:rFonts w:ascii="宋体" w:hAnsi="宋体" w:hint="eastAsia"/>
                <w:szCs w:val="21"/>
                <w:highlight w:val="yellow"/>
              </w:rPr>
              <w:t>对于设置为</w:t>
            </w:r>
            <w:proofErr w:type="gramStart"/>
            <w:r w:rsidRPr="00FC0465">
              <w:rPr>
                <w:rFonts w:ascii="宋体" w:hAnsi="宋体" w:hint="eastAsia"/>
                <w:szCs w:val="21"/>
                <w:highlight w:val="yellow"/>
              </w:rPr>
              <w:t>不</w:t>
            </w:r>
            <w:proofErr w:type="gramEnd"/>
            <w:r w:rsidRPr="00FC0465">
              <w:rPr>
                <w:rFonts w:ascii="宋体" w:hAnsi="宋体" w:hint="eastAsia"/>
                <w:szCs w:val="21"/>
                <w:highlight w:val="yellow"/>
              </w:rPr>
              <w:t>实时</w:t>
            </w:r>
            <w:proofErr w:type="gramStart"/>
            <w:r w:rsidRPr="00FC0465">
              <w:rPr>
                <w:rFonts w:ascii="宋体" w:hAnsi="宋体" w:hint="eastAsia"/>
                <w:szCs w:val="21"/>
                <w:highlight w:val="yellow"/>
              </w:rPr>
              <w:t>更新余额</w:t>
            </w:r>
            <w:proofErr w:type="gramEnd"/>
            <w:r w:rsidRPr="00FC0465">
              <w:rPr>
                <w:rFonts w:ascii="宋体" w:hAnsi="宋体" w:hint="eastAsia"/>
                <w:szCs w:val="21"/>
                <w:highlight w:val="yellow"/>
              </w:rPr>
              <w:t>的内部户，通过该交易来查询日间在途发生额。</w:t>
            </w:r>
          </w:p>
        </w:tc>
      </w:tr>
      <w:tr w:rsidR="00E71C7D" w:rsidRPr="00531C5E" w14:paraId="265EEB38" w14:textId="77777777" w:rsidTr="00BC4398">
        <w:trPr>
          <w:trHeight w:val="454"/>
        </w:trPr>
        <w:tc>
          <w:tcPr>
            <w:tcW w:w="1807" w:type="dxa"/>
            <w:vMerge w:val="restart"/>
            <w:tcBorders>
              <w:left w:val="single" w:sz="18" w:space="0" w:color="auto"/>
              <w:right w:val="single" w:sz="4" w:space="0" w:color="auto"/>
            </w:tcBorders>
            <w:vAlign w:val="center"/>
          </w:tcPr>
          <w:p w14:paraId="1ADD8D0C" w14:textId="77777777" w:rsidR="00E71C7D" w:rsidRPr="00554637" w:rsidRDefault="00E71C7D" w:rsidP="00F21884">
            <w:pPr>
              <w:rPr>
                <w:rFonts w:ascii="宋体" w:hAnsi="宋体"/>
                <w:szCs w:val="21"/>
              </w:rPr>
            </w:pPr>
            <w:r w:rsidRPr="00554637">
              <w:rPr>
                <w:rFonts w:ascii="宋体" w:hAnsi="宋体" w:hint="eastAsia"/>
                <w:szCs w:val="21"/>
              </w:rPr>
              <w:t>挂销账</w:t>
            </w:r>
            <w:r>
              <w:rPr>
                <w:rFonts w:ascii="宋体" w:hAnsi="宋体" w:hint="eastAsia"/>
                <w:szCs w:val="21"/>
              </w:rPr>
              <w:t>查询</w:t>
            </w:r>
          </w:p>
        </w:tc>
        <w:tc>
          <w:tcPr>
            <w:tcW w:w="1134" w:type="dxa"/>
            <w:tcBorders>
              <w:top w:val="single" w:sz="4" w:space="0" w:color="auto"/>
              <w:left w:val="single" w:sz="4" w:space="0" w:color="auto"/>
              <w:bottom w:val="single" w:sz="4" w:space="0" w:color="auto"/>
              <w:right w:val="single" w:sz="4" w:space="0" w:color="auto"/>
            </w:tcBorders>
            <w:vAlign w:val="center"/>
          </w:tcPr>
          <w:p w14:paraId="4078CC51" w14:textId="77777777" w:rsidR="00E71C7D" w:rsidRPr="0062552E" w:rsidRDefault="00E71C7D" w:rsidP="00F21884">
            <w:pPr>
              <w:rPr>
                <w:rFonts w:ascii="宋体" w:hAnsi="宋体"/>
                <w:szCs w:val="21"/>
              </w:rPr>
            </w:pPr>
            <w:r w:rsidRPr="0062552E">
              <w:rPr>
                <w:rFonts w:ascii="宋体" w:hAnsi="宋体"/>
                <w:szCs w:val="21"/>
              </w:rPr>
              <w:t>0015520</w:t>
            </w:r>
          </w:p>
        </w:tc>
        <w:tc>
          <w:tcPr>
            <w:tcW w:w="2613" w:type="dxa"/>
            <w:tcBorders>
              <w:top w:val="single" w:sz="4" w:space="0" w:color="auto"/>
              <w:left w:val="single" w:sz="4" w:space="0" w:color="auto"/>
              <w:bottom w:val="single" w:sz="4" w:space="0" w:color="auto"/>
              <w:right w:val="single" w:sz="4" w:space="0" w:color="auto"/>
            </w:tcBorders>
            <w:vAlign w:val="center"/>
          </w:tcPr>
          <w:p w14:paraId="754319C9" w14:textId="77777777" w:rsidR="00E71C7D" w:rsidRPr="0062552E" w:rsidRDefault="00E71C7D" w:rsidP="00F21884">
            <w:pPr>
              <w:rPr>
                <w:rFonts w:ascii="宋体" w:hAnsi="宋体"/>
                <w:szCs w:val="21"/>
              </w:rPr>
            </w:pPr>
            <w:r w:rsidRPr="0062552E">
              <w:rPr>
                <w:rFonts w:ascii="宋体" w:hAnsi="宋体" w:hint="eastAsia"/>
                <w:szCs w:val="21"/>
              </w:rPr>
              <w:t>挂销账</w:t>
            </w:r>
            <w:r>
              <w:rPr>
                <w:rFonts w:ascii="宋体" w:hAnsi="宋体" w:hint="eastAsia"/>
                <w:szCs w:val="21"/>
              </w:rPr>
              <w:t>查询</w:t>
            </w:r>
            <w:r w:rsidRPr="0062552E">
              <w:rPr>
                <w:rFonts w:ascii="宋体" w:hAnsi="宋体" w:hint="eastAsia"/>
                <w:szCs w:val="21"/>
              </w:rPr>
              <w:t>-入口</w:t>
            </w:r>
          </w:p>
        </w:tc>
        <w:tc>
          <w:tcPr>
            <w:tcW w:w="709" w:type="dxa"/>
            <w:tcBorders>
              <w:top w:val="single" w:sz="4" w:space="0" w:color="auto"/>
              <w:left w:val="single" w:sz="4" w:space="0" w:color="auto"/>
              <w:bottom w:val="single" w:sz="4" w:space="0" w:color="auto"/>
              <w:right w:val="single" w:sz="4" w:space="0" w:color="auto"/>
            </w:tcBorders>
            <w:vAlign w:val="center"/>
          </w:tcPr>
          <w:p w14:paraId="2A413679" w14:textId="77777777" w:rsidR="00E71C7D" w:rsidRPr="00A4674C" w:rsidRDefault="00E71C7D"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2D37C93" w14:textId="6DD7C4F3" w:rsidR="00E71C7D" w:rsidRDefault="00B54FF3" w:rsidP="00F21884">
            <w:r>
              <w:rPr>
                <w:rFonts w:hint="eastAsia"/>
              </w:rPr>
              <w:t>用于根据查询条件浏览</w:t>
            </w:r>
            <w:r w:rsidRPr="00881F3D">
              <w:rPr>
                <w:rFonts w:hint="eastAsia"/>
              </w:rPr>
              <w:t>满足条件的挂销账</w:t>
            </w:r>
            <w:r>
              <w:rPr>
                <w:rFonts w:hint="eastAsia"/>
              </w:rPr>
              <w:t>列表</w:t>
            </w:r>
            <w:r w:rsidRPr="00881F3D">
              <w:rPr>
                <w:rFonts w:hint="eastAsia"/>
              </w:rPr>
              <w:t>信息</w:t>
            </w:r>
            <w:r>
              <w:rPr>
                <w:rFonts w:hint="eastAsia"/>
              </w:rPr>
              <w:t>。</w:t>
            </w:r>
          </w:p>
        </w:tc>
      </w:tr>
      <w:tr w:rsidR="00E71C7D" w:rsidRPr="00531C5E" w14:paraId="39E04F21" w14:textId="77777777" w:rsidTr="00BC4398">
        <w:trPr>
          <w:trHeight w:val="454"/>
        </w:trPr>
        <w:tc>
          <w:tcPr>
            <w:tcW w:w="1807" w:type="dxa"/>
            <w:vMerge/>
            <w:tcBorders>
              <w:left w:val="single" w:sz="18" w:space="0" w:color="auto"/>
              <w:right w:val="single" w:sz="4" w:space="0" w:color="auto"/>
            </w:tcBorders>
            <w:vAlign w:val="center"/>
          </w:tcPr>
          <w:p w14:paraId="227298B0" w14:textId="77777777" w:rsidR="00E71C7D" w:rsidRPr="00554637" w:rsidRDefault="00E71C7D"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1586D82" w14:textId="77777777" w:rsidR="00E71C7D" w:rsidRPr="0062552E" w:rsidRDefault="00E71C7D" w:rsidP="00F21884">
            <w:pPr>
              <w:rPr>
                <w:rFonts w:ascii="宋体" w:hAnsi="宋体"/>
                <w:szCs w:val="21"/>
              </w:rPr>
            </w:pPr>
            <w:r w:rsidRPr="0062552E">
              <w:rPr>
                <w:rFonts w:ascii="宋体" w:hAnsi="宋体"/>
                <w:szCs w:val="21"/>
              </w:rPr>
              <w:t>0015522</w:t>
            </w:r>
          </w:p>
        </w:tc>
        <w:tc>
          <w:tcPr>
            <w:tcW w:w="2613" w:type="dxa"/>
            <w:tcBorders>
              <w:top w:val="single" w:sz="4" w:space="0" w:color="auto"/>
              <w:left w:val="single" w:sz="4" w:space="0" w:color="auto"/>
              <w:bottom w:val="single" w:sz="4" w:space="0" w:color="auto"/>
              <w:right w:val="single" w:sz="4" w:space="0" w:color="auto"/>
            </w:tcBorders>
            <w:vAlign w:val="center"/>
          </w:tcPr>
          <w:p w14:paraId="586DD856" w14:textId="77777777" w:rsidR="00E71C7D" w:rsidRPr="0062552E" w:rsidRDefault="00E71C7D" w:rsidP="00F21884">
            <w:pPr>
              <w:rPr>
                <w:rFonts w:ascii="宋体" w:hAnsi="宋体"/>
                <w:szCs w:val="21"/>
              </w:rPr>
            </w:pPr>
            <w:r w:rsidRPr="0062552E">
              <w:rPr>
                <w:rFonts w:ascii="宋体" w:hAnsi="宋体" w:hint="eastAsia"/>
                <w:szCs w:val="21"/>
              </w:rPr>
              <w:t>挂销账</w:t>
            </w:r>
            <w:r>
              <w:rPr>
                <w:rFonts w:ascii="宋体" w:hAnsi="宋体" w:hint="eastAsia"/>
                <w:szCs w:val="21"/>
              </w:rPr>
              <w:t>查询</w:t>
            </w:r>
            <w:r w:rsidRPr="0062552E">
              <w:rPr>
                <w:rFonts w:ascii="宋体" w:hAnsi="宋体" w:hint="eastAsia"/>
                <w:szCs w:val="21"/>
              </w:rPr>
              <w:t>-</w:t>
            </w:r>
            <w:r>
              <w:rPr>
                <w:rFonts w:ascii="宋体" w:hAnsi="宋体" w:hint="eastAsia"/>
                <w:szCs w:val="21"/>
              </w:rPr>
              <w:t>挂销浏览</w:t>
            </w:r>
          </w:p>
        </w:tc>
        <w:tc>
          <w:tcPr>
            <w:tcW w:w="709" w:type="dxa"/>
            <w:tcBorders>
              <w:top w:val="single" w:sz="4" w:space="0" w:color="auto"/>
              <w:left w:val="single" w:sz="4" w:space="0" w:color="auto"/>
              <w:bottom w:val="single" w:sz="4" w:space="0" w:color="auto"/>
              <w:right w:val="single" w:sz="4" w:space="0" w:color="auto"/>
            </w:tcBorders>
            <w:vAlign w:val="center"/>
          </w:tcPr>
          <w:p w14:paraId="0911395B" w14:textId="77777777" w:rsidR="00E71C7D" w:rsidRPr="00A4674C" w:rsidRDefault="00E71C7D"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74D210ED" w14:textId="1B787D90" w:rsidR="00E71C7D" w:rsidRDefault="00B54FF3" w:rsidP="00F21884">
            <w:r w:rsidRPr="00881F3D">
              <w:rPr>
                <w:rFonts w:hint="eastAsia"/>
              </w:rPr>
              <w:t>用于浏览指定挂账编号下的所有挂销账明细</w:t>
            </w:r>
            <w:r>
              <w:rPr>
                <w:rFonts w:hint="eastAsia"/>
              </w:rPr>
              <w:t>信息。</w:t>
            </w:r>
          </w:p>
        </w:tc>
      </w:tr>
      <w:tr w:rsidR="00E71C7D" w:rsidRPr="00531C5E" w14:paraId="2A082F54" w14:textId="77777777" w:rsidTr="00BC4398">
        <w:trPr>
          <w:trHeight w:val="454"/>
        </w:trPr>
        <w:tc>
          <w:tcPr>
            <w:tcW w:w="1807" w:type="dxa"/>
            <w:vMerge/>
            <w:tcBorders>
              <w:left w:val="single" w:sz="18" w:space="0" w:color="auto"/>
              <w:right w:val="single" w:sz="4" w:space="0" w:color="auto"/>
            </w:tcBorders>
            <w:vAlign w:val="center"/>
          </w:tcPr>
          <w:p w14:paraId="6D4888B7" w14:textId="77777777" w:rsidR="00E71C7D" w:rsidRDefault="00E71C7D"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2B1CB9F" w14:textId="77777777" w:rsidR="00E71C7D" w:rsidRDefault="00E71C7D" w:rsidP="00F21884">
            <w:pPr>
              <w:rPr>
                <w:rFonts w:ascii="宋体" w:hAnsi="宋体"/>
                <w:szCs w:val="21"/>
              </w:rPr>
            </w:pPr>
            <w:r>
              <w:rPr>
                <w:rFonts w:ascii="宋体" w:hAnsi="宋体" w:hint="eastAsia"/>
                <w:szCs w:val="21"/>
              </w:rPr>
              <w:t>0015523</w:t>
            </w:r>
          </w:p>
        </w:tc>
        <w:tc>
          <w:tcPr>
            <w:tcW w:w="2613" w:type="dxa"/>
            <w:tcBorders>
              <w:top w:val="single" w:sz="4" w:space="0" w:color="auto"/>
              <w:left w:val="single" w:sz="4" w:space="0" w:color="auto"/>
              <w:bottom w:val="single" w:sz="4" w:space="0" w:color="auto"/>
              <w:right w:val="single" w:sz="4" w:space="0" w:color="auto"/>
            </w:tcBorders>
            <w:vAlign w:val="center"/>
          </w:tcPr>
          <w:p w14:paraId="49DD3F0B" w14:textId="77777777" w:rsidR="00E71C7D" w:rsidRDefault="00E71C7D" w:rsidP="00F21884">
            <w:pPr>
              <w:rPr>
                <w:rFonts w:ascii="宋体" w:hAnsi="宋体"/>
                <w:szCs w:val="21"/>
              </w:rPr>
            </w:pPr>
            <w:r w:rsidRPr="0062552E">
              <w:rPr>
                <w:rFonts w:ascii="宋体" w:hAnsi="宋体" w:hint="eastAsia"/>
                <w:szCs w:val="21"/>
              </w:rPr>
              <w:t>挂销账</w:t>
            </w:r>
            <w:r>
              <w:rPr>
                <w:rFonts w:ascii="宋体" w:hAnsi="宋体" w:hint="eastAsia"/>
                <w:szCs w:val="21"/>
              </w:rPr>
              <w:t>查询</w:t>
            </w:r>
            <w:r w:rsidRPr="0062552E">
              <w:rPr>
                <w:rFonts w:ascii="宋体" w:hAnsi="宋体" w:hint="eastAsia"/>
                <w:szCs w:val="21"/>
              </w:rPr>
              <w:t>-</w:t>
            </w:r>
            <w:r>
              <w:rPr>
                <w:rFonts w:ascii="宋体" w:hAnsi="宋体" w:hint="eastAsia"/>
                <w:szCs w:val="21"/>
              </w:rPr>
              <w:t>批量销账</w:t>
            </w:r>
          </w:p>
        </w:tc>
        <w:tc>
          <w:tcPr>
            <w:tcW w:w="709" w:type="dxa"/>
            <w:tcBorders>
              <w:top w:val="single" w:sz="4" w:space="0" w:color="auto"/>
              <w:left w:val="single" w:sz="4" w:space="0" w:color="auto"/>
              <w:bottom w:val="single" w:sz="4" w:space="0" w:color="auto"/>
              <w:right w:val="single" w:sz="4" w:space="0" w:color="auto"/>
            </w:tcBorders>
            <w:vAlign w:val="center"/>
          </w:tcPr>
          <w:p w14:paraId="47C8703F" w14:textId="77777777" w:rsidR="00E71C7D" w:rsidRPr="000F4FDA" w:rsidRDefault="00E71C7D" w:rsidP="00F21884">
            <w:pPr>
              <w:rPr>
                <w:rFonts w:ascii="宋体" w:hAnsi="宋体"/>
                <w:szCs w:val="21"/>
              </w:rPr>
            </w:pPr>
            <w:r>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F870643" w14:textId="03988ADC" w:rsidR="00E71C7D" w:rsidRDefault="00B54FF3" w:rsidP="00B54FF3">
            <w:r w:rsidRPr="00881F3D">
              <w:rPr>
                <w:rFonts w:hint="eastAsia"/>
              </w:rPr>
              <w:t>对未销账、部分销账的挂账记录进行勾选，将挂账记录未销金额逐笔全部销账到同一科目及顺序号的销账账号。</w:t>
            </w:r>
          </w:p>
        </w:tc>
      </w:tr>
      <w:tr w:rsidR="00E71C7D" w:rsidRPr="00531C5E" w14:paraId="75D02AE5" w14:textId="77777777" w:rsidTr="00BC4398">
        <w:trPr>
          <w:trHeight w:val="454"/>
        </w:trPr>
        <w:tc>
          <w:tcPr>
            <w:tcW w:w="1807" w:type="dxa"/>
            <w:vMerge/>
            <w:tcBorders>
              <w:left w:val="single" w:sz="18" w:space="0" w:color="auto"/>
              <w:right w:val="single" w:sz="4" w:space="0" w:color="auto"/>
            </w:tcBorders>
            <w:vAlign w:val="center"/>
          </w:tcPr>
          <w:p w14:paraId="170C6E14" w14:textId="77777777" w:rsidR="00E71C7D" w:rsidRDefault="00E71C7D"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2E7B075" w14:textId="77777777" w:rsidR="00E71C7D" w:rsidRPr="0062552E" w:rsidRDefault="00E71C7D" w:rsidP="00F21884">
            <w:pPr>
              <w:rPr>
                <w:rFonts w:ascii="宋体" w:hAnsi="宋体"/>
                <w:szCs w:val="21"/>
              </w:rPr>
            </w:pPr>
            <w:r>
              <w:rPr>
                <w:rFonts w:ascii="宋体" w:hAnsi="宋体" w:hint="eastAsia"/>
                <w:szCs w:val="21"/>
              </w:rPr>
              <w:t>0015502</w:t>
            </w:r>
          </w:p>
        </w:tc>
        <w:tc>
          <w:tcPr>
            <w:tcW w:w="2613" w:type="dxa"/>
            <w:tcBorders>
              <w:top w:val="single" w:sz="4" w:space="0" w:color="auto"/>
              <w:left w:val="single" w:sz="4" w:space="0" w:color="auto"/>
              <w:bottom w:val="single" w:sz="4" w:space="0" w:color="auto"/>
              <w:right w:val="single" w:sz="4" w:space="0" w:color="auto"/>
            </w:tcBorders>
            <w:vAlign w:val="center"/>
          </w:tcPr>
          <w:p w14:paraId="1D696561" w14:textId="77777777" w:rsidR="00E71C7D" w:rsidRPr="0062552E" w:rsidRDefault="00E71C7D" w:rsidP="00F21884">
            <w:pPr>
              <w:rPr>
                <w:rFonts w:ascii="宋体" w:hAnsi="宋体"/>
                <w:szCs w:val="21"/>
              </w:rPr>
            </w:pPr>
            <w:r>
              <w:rPr>
                <w:rFonts w:ascii="宋体" w:hAnsi="宋体" w:hint="eastAsia"/>
                <w:szCs w:val="21"/>
              </w:rPr>
              <w:t>挂销账查询-挂账明细</w:t>
            </w:r>
          </w:p>
        </w:tc>
        <w:tc>
          <w:tcPr>
            <w:tcW w:w="709" w:type="dxa"/>
            <w:tcBorders>
              <w:top w:val="single" w:sz="4" w:space="0" w:color="auto"/>
              <w:left w:val="single" w:sz="4" w:space="0" w:color="auto"/>
              <w:bottom w:val="single" w:sz="4" w:space="0" w:color="auto"/>
              <w:right w:val="single" w:sz="4" w:space="0" w:color="auto"/>
            </w:tcBorders>
            <w:vAlign w:val="center"/>
          </w:tcPr>
          <w:p w14:paraId="6F62EACA" w14:textId="77777777" w:rsidR="00E71C7D" w:rsidRPr="00531C5E" w:rsidRDefault="00E71C7D" w:rsidP="00F21884">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0D63C32" w14:textId="772B24CE" w:rsidR="00E71C7D" w:rsidRDefault="00B54FF3" w:rsidP="00F21884">
            <w:r>
              <w:rPr>
                <w:rFonts w:hint="eastAsia"/>
              </w:rPr>
              <w:t>用于</w:t>
            </w:r>
            <w:r w:rsidRPr="00881F3D">
              <w:rPr>
                <w:rFonts w:hint="eastAsia"/>
              </w:rPr>
              <w:t>查询</w:t>
            </w:r>
            <w:r>
              <w:rPr>
                <w:rFonts w:ascii="宋体" w:hAnsi="宋体" w:hint="eastAsia"/>
                <w:szCs w:val="21"/>
              </w:rPr>
              <w:t>挂销浏览</w:t>
            </w:r>
            <w:r w:rsidR="00D82EF5">
              <w:rPr>
                <w:rFonts w:ascii="宋体" w:hAnsi="宋体" w:hint="eastAsia"/>
                <w:szCs w:val="21"/>
              </w:rPr>
              <w:t>中</w:t>
            </w:r>
            <w:r>
              <w:rPr>
                <w:rFonts w:ascii="宋体" w:hAnsi="宋体" w:hint="eastAsia"/>
                <w:szCs w:val="21"/>
              </w:rPr>
              <w:t>指定</w:t>
            </w:r>
            <w:r w:rsidRPr="00881F3D">
              <w:rPr>
                <w:rFonts w:hint="eastAsia"/>
              </w:rPr>
              <w:t>记录对应的挂账明细信息</w:t>
            </w:r>
          </w:p>
        </w:tc>
      </w:tr>
      <w:tr w:rsidR="00E71C7D" w:rsidRPr="00531C5E" w14:paraId="13A3194B" w14:textId="77777777" w:rsidTr="00BC4398">
        <w:trPr>
          <w:trHeight w:val="454"/>
        </w:trPr>
        <w:tc>
          <w:tcPr>
            <w:tcW w:w="1807" w:type="dxa"/>
            <w:vMerge/>
            <w:tcBorders>
              <w:left w:val="single" w:sz="18" w:space="0" w:color="auto"/>
              <w:right w:val="single" w:sz="4" w:space="0" w:color="auto"/>
            </w:tcBorders>
            <w:vAlign w:val="center"/>
          </w:tcPr>
          <w:p w14:paraId="4E0A8023" w14:textId="77777777" w:rsidR="00E71C7D" w:rsidRDefault="00E71C7D" w:rsidP="00F21884">
            <w:pPr>
              <w:ind w:firstLineChars="200" w:firstLine="420"/>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3E29CC1" w14:textId="77777777" w:rsidR="00E71C7D" w:rsidRDefault="00E71C7D" w:rsidP="00F21884">
            <w:pPr>
              <w:rPr>
                <w:rFonts w:ascii="宋体" w:hAnsi="宋体"/>
                <w:szCs w:val="21"/>
              </w:rPr>
            </w:pPr>
            <w:r>
              <w:rPr>
                <w:rFonts w:ascii="宋体" w:hAnsi="宋体" w:hint="eastAsia"/>
                <w:szCs w:val="21"/>
              </w:rPr>
              <w:t>0015505</w:t>
            </w:r>
          </w:p>
        </w:tc>
        <w:tc>
          <w:tcPr>
            <w:tcW w:w="2613" w:type="dxa"/>
            <w:tcBorders>
              <w:top w:val="single" w:sz="4" w:space="0" w:color="auto"/>
              <w:left w:val="single" w:sz="4" w:space="0" w:color="auto"/>
              <w:bottom w:val="single" w:sz="4" w:space="0" w:color="auto"/>
              <w:right w:val="single" w:sz="4" w:space="0" w:color="auto"/>
            </w:tcBorders>
            <w:vAlign w:val="center"/>
          </w:tcPr>
          <w:p w14:paraId="27A44A04" w14:textId="77777777" w:rsidR="00E71C7D" w:rsidRDefault="00E71C7D" w:rsidP="00F21884">
            <w:pPr>
              <w:rPr>
                <w:rFonts w:ascii="宋体" w:hAnsi="宋体"/>
                <w:szCs w:val="21"/>
              </w:rPr>
            </w:pPr>
            <w:r>
              <w:rPr>
                <w:rFonts w:ascii="宋体" w:hAnsi="宋体" w:hint="eastAsia"/>
                <w:szCs w:val="21"/>
              </w:rPr>
              <w:t>挂销账查询-销账明细</w:t>
            </w:r>
          </w:p>
        </w:tc>
        <w:tc>
          <w:tcPr>
            <w:tcW w:w="709" w:type="dxa"/>
            <w:tcBorders>
              <w:top w:val="single" w:sz="4" w:space="0" w:color="auto"/>
              <w:left w:val="single" w:sz="4" w:space="0" w:color="auto"/>
              <w:bottom w:val="single" w:sz="4" w:space="0" w:color="auto"/>
              <w:right w:val="single" w:sz="4" w:space="0" w:color="auto"/>
            </w:tcBorders>
            <w:vAlign w:val="center"/>
          </w:tcPr>
          <w:p w14:paraId="64B8543E" w14:textId="77777777" w:rsidR="00E71C7D" w:rsidRPr="00721742" w:rsidRDefault="00E71C7D" w:rsidP="00F21884">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E84B1BB" w14:textId="128A6AC0" w:rsidR="00E71C7D" w:rsidRDefault="00B54FF3" w:rsidP="00F21884">
            <w:r>
              <w:rPr>
                <w:rFonts w:hint="eastAsia"/>
              </w:rPr>
              <w:t>用于</w:t>
            </w:r>
            <w:r w:rsidRPr="00881F3D">
              <w:rPr>
                <w:rFonts w:hint="eastAsia"/>
              </w:rPr>
              <w:t>查询</w:t>
            </w:r>
            <w:r>
              <w:rPr>
                <w:rFonts w:ascii="宋体" w:hAnsi="宋体" w:hint="eastAsia"/>
                <w:szCs w:val="21"/>
              </w:rPr>
              <w:t>挂销浏览</w:t>
            </w:r>
            <w:r w:rsidR="00D82EF5">
              <w:rPr>
                <w:rFonts w:ascii="宋体" w:hAnsi="宋体" w:hint="eastAsia"/>
                <w:szCs w:val="21"/>
              </w:rPr>
              <w:t>中</w:t>
            </w:r>
            <w:r>
              <w:rPr>
                <w:rFonts w:ascii="宋体" w:hAnsi="宋体" w:hint="eastAsia"/>
                <w:szCs w:val="21"/>
              </w:rPr>
              <w:t>指定</w:t>
            </w:r>
            <w:r w:rsidRPr="00881F3D">
              <w:rPr>
                <w:rFonts w:hint="eastAsia"/>
              </w:rPr>
              <w:t>记录对应的</w:t>
            </w:r>
            <w:r>
              <w:rPr>
                <w:rFonts w:hint="eastAsia"/>
              </w:rPr>
              <w:t>销</w:t>
            </w:r>
            <w:r w:rsidRPr="00881F3D">
              <w:rPr>
                <w:rFonts w:hint="eastAsia"/>
              </w:rPr>
              <w:t>账明细信息</w:t>
            </w:r>
          </w:p>
        </w:tc>
      </w:tr>
      <w:tr w:rsidR="00E71C7D" w:rsidRPr="00531C5E" w14:paraId="2680D985" w14:textId="77777777" w:rsidTr="00BC4398">
        <w:trPr>
          <w:trHeight w:val="454"/>
        </w:trPr>
        <w:tc>
          <w:tcPr>
            <w:tcW w:w="1807" w:type="dxa"/>
            <w:vMerge/>
            <w:tcBorders>
              <w:left w:val="single" w:sz="18" w:space="0" w:color="auto"/>
              <w:right w:val="single" w:sz="4" w:space="0" w:color="auto"/>
            </w:tcBorders>
            <w:vAlign w:val="center"/>
          </w:tcPr>
          <w:p w14:paraId="730E1B39" w14:textId="77777777" w:rsidR="00E71C7D" w:rsidRDefault="00E71C7D"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F3756C2" w14:textId="77777777" w:rsidR="00E71C7D" w:rsidRPr="0062552E" w:rsidRDefault="00E71C7D" w:rsidP="00E71C7D">
            <w:pPr>
              <w:rPr>
                <w:rFonts w:ascii="宋体" w:hAnsi="宋体"/>
                <w:szCs w:val="21"/>
              </w:rPr>
            </w:pPr>
            <w:r>
              <w:rPr>
                <w:rFonts w:ascii="宋体" w:hAnsi="宋体" w:hint="eastAsia"/>
                <w:szCs w:val="21"/>
              </w:rPr>
              <w:t>0015506</w:t>
            </w:r>
          </w:p>
        </w:tc>
        <w:tc>
          <w:tcPr>
            <w:tcW w:w="2613" w:type="dxa"/>
            <w:tcBorders>
              <w:top w:val="single" w:sz="4" w:space="0" w:color="auto"/>
              <w:left w:val="single" w:sz="4" w:space="0" w:color="auto"/>
              <w:bottom w:val="single" w:sz="4" w:space="0" w:color="auto"/>
              <w:right w:val="single" w:sz="4" w:space="0" w:color="auto"/>
            </w:tcBorders>
            <w:vAlign w:val="center"/>
          </w:tcPr>
          <w:p w14:paraId="090856D4" w14:textId="77777777" w:rsidR="00E71C7D" w:rsidRPr="0062552E" w:rsidRDefault="00E71C7D" w:rsidP="00E71C7D">
            <w:pPr>
              <w:rPr>
                <w:rFonts w:ascii="宋体" w:hAnsi="宋体"/>
                <w:szCs w:val="21"/>
              </w:rPr>
            </w:pPr>
            <w:r>
              <w:rPr>
                <w:rFonts w:ascii="宋体" w:hAnsi="宋体" w:hint="eastAsia"/>
                <w:szCs w:val="21"/>
              </w:rPr>
              <w:t>挂销账查询-传票明细</w:t>
            </w:r>
          </w:p>
        </w:tc>
        <w:tc>
          <w:tcPr>
            <w:tcW w:w="709" w:type="dxa"/>
            <w:tcBorders>
              <w:top w:val="single" w:sz="4" w:space="0" w:color="auto"/>
              <w:left w:val="single" w:sz="4" w:space="0" w:color="auto"/>
              <w:bottom w:val="single" w:sz="4" w:space="0" w:color="auto"/>
              <w:right w:val="single" w:sz="4" w:space="0" w:color="auto"/>
            </w:tcBorders>
            <w:vAlign w:val="center"/>
          </w:tcPr>
          <w:p w14:paraId="1FF7AA5B" w14:textId="77777777" w:rsidR="00E71C7D" w:rsidRPr="00A4674C" w:rsidRDefault="00E71C7D" w:rsidP="00F21884">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7B4F2665" w14:textId="074F5B2E" w:rsidR="00E71C7D" w:rsidRPr="00816134" w:rsidRDefault="00B54FF3" w:rsidP="00F21884">
            <w:pPr>
              <w:rPr>
                <w:rFonts w:ascii="宋体" w:hAnsi="宋体"/>
                <w:szCs w:val="21"/>
              </w:rPr>
            </w:pPr>
            <w:r>
              <w:rPr>
                <w:rFonts w:hint="eastAsia"/>
              </w:rPr>
              <w:t>用于</w:t>
            </w:r>
            <w:r w:rsidRPr="00881F3D">
              <w:rPr>
                <w:rFonts w:hint="eastAsia"/>
              </w:rPr>
              <w:t>查询</w:t>
            </w:r>
            <w:r>
              <w:rPr>
                <w:rFonts w:ascii="宋体" w:hAnsi="宋体" w:hint="eastAsia"/>
                <w:szCs w:val="21"/>
              </w:rPr>
              <w:t>挂销浏览</w:t>
            </w:r>
            <w:r w:rsidR="00D82EF5">
              <w:rPr>
                <w:rFonts w:ascii="宋体" w:hAnsi="宋体" w:hint="eastAsia"/>
                <w:szCs w:val="21"/>
              </w:rPr>
              <w:t>中</w:t>
            </w:r>
            <w:r>
              <w:rPr>
                <w:rFonts w:ascii="宋体" w:hAnsi="宋体" w:hint="eastAsia"/>
                <w:szCs w:val="21"/>
              </w:rPr>
              <w:t>指定</w:t>
            </w:r>
            <w:r w:rsidRPr="00881F3D">
              <w:rPr>
                <w:rFonts w:hint="eastAsia"/>
              </w:rPr>
              <w:t>记录对应的</w:t>
            </w:r>
            <w:r>
              <w:rPr>
                <w:rFonts w:hint="eastAsia"/>
              </w:rPr>
              <w:t>整套传票</w:t>
            </w:r>
            <w:r w:rsidRPr="00881F3D">
              <w:rPr>
                <w:rFonts w:hint="eastAsia"/>
              </w:rPr>
              <w:t>信息</w:t>
            </w:r>
          </w:p>
        </w:tc>
      </w:tr>
      <w:tr w:rsidR="00E71C7D" w:rsidRPr="00531C5E" w14:paraId="1C39B154" w14:textId="77777777" w:rsidTr="00BC4398">
        <w:trPr>
          <w:trHeight w:val="454"/>
        </w:trPr>
        <w:tc>
          <w:tcPr>
            <w:tcW w:w="1807" w:type="dxa"/>
            <w:vMerge/>
            <w:tcBorders>
              <w:left w:val="single" w:sz="18" w:space="0" w:color="auto"/>
              <w:right w:val="single" w:sz="4" w:space="0" w:color="auto"/>
            </w:tcBorders>
            <w:vAlign w:val="center"/>
          </w:tcPr>
          <w:p w14:paraId="38257B4A" w14:textId="77777777" w:rsidR="00E71C7D" w:rsidRDefault="00E71C7D"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0F793A9" w14:textId="77777777" w:rsidR="00E71C7D" w:rsidRPr="0062552E" w:rsidRDefault="00E71C7D" w:rsidP="00E71C7D">
            <w:pPr>
              <w:rPr>
                <w:rFonts w:ascii="宋体" w:hAnsi="宋体"/>
                <w:szCs w:val="21"/>
              </w:rPr>
            </w:pPr>
            <w:r>
              <w:rPr>
                <w:rFonts w:ascii="宋体" w:hAnsi="宋体" w:hint="eastAsia"/>
                <w:szCs w:val="21"/>
              </w:rPr>
              <w:t>0015507</w:t>
            </w:r>
          </w:p>
        </w:tc>
        <w:tc>
          <w:tcPr>
            <w:tcW w:w="2613" w:type="dxa"/>
            <w:tcBorders>
              <w:top w:val="single" w:sz="4" w:space="0" w:color="auto"/>
              <w:left w:val="single" w:sz="4" w:space="0" w:color="auto"/>
              <w:bottom w:val="single" w:sz="4" w:space="0" w:color="auto"/>
              <w:right w:val="single" w:sz="4" w:space="0" w:color="auto"/>
            </w:tcBorders>
            <w:vAlign w:val="center"/>
          </w:tcPr>
          <w:p w14:paraId="04E882B4" w14:textId="77777777" w:rsidR="00E71C7D" w:rsidRPr="0062552E" w:rsidRDefault="00E71C7D" w:rsidP="00E71C7D">
            <w:pPr>
              <w:rPr>
                <w:rFonts w:ascii="宋体" w:hAnsi="宋体"/>
                <w:szCs w:val="21"/>
              </w:rPr>
            </w:pPr>
            <w:r>
              <w:rPr>
                <w:rFonts w:ascii="宋体" w:hAnsi="宋体" w:hint="eastAsia"/>
                <w:szCs w:val="21"/>
              </w:rPr>
              <w:t>挂销账查询-传票详细</w:t>
            </w:r>
          </w:p>
        </w:tc>
        <w:tc>
          <w:tcPr>
            <w:tcW w:w="709" w:type="dxa"/>
            <w:tcBorders>
              <w:top w:val="single" w:sz="4" w:space="0" w:color="auto"/>
              <w:left w:val="single" w:sz="4" w:space="0" w:color="auto"/>
              <w:bottom w:val="single" w:sz="4" w:space="0" w:color="auto"/>
              <w:right w:val="single" w:sz="4" w:space="0" w:color="auto"/>
            </w:tcBorders>
            <w:vAlign w:val="center"/>
          </w:tcPr>
          <w:p w14:paraId="66EAF1BB" w14:textId="77777777" w:rsidR="00E71C7D" w:rsidRPr="00A4674C" w:rsidRDefault="00E71C7D" w:rsidP="00F21884">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E487191" w14:textId="42D93FCC" w:rsidR="00E71C7D" w:rsidRPr="00816134" w:rsidRDefault="00B54FF3" w:rsidP="00B54FF3">
            <w:pPr>
              <w:rPr>
                <w:rFonts w:ascii="宋体" w:hAnsi="宋体"/>
                <w:szCs w:val="21"/>
              </w:rPr>
            </w:pPr>
            <w:r>
              <w:rPr>
                <w:rFonts w:ascii="宋体" w:hAnsi="宋体" w:hint="eastAsia"/>
              </w:rPr>
              <w:t>用于查询</w:t>
            </w:r>
            <w:r w:rsidRPr="00881F3D">
              <w:rPr>
                <w:rFonts w:ascii="宋体" w:hAnsi="宋体" w:hint="eastAsia"/>
              </w:rPr>
              <w:t>传票明细</w:t>
            </w:r>
            <w:r>
              <w:rPr>
                <w:rFonts w:ascii="宋体" w:hAnsi="宋体" w:hint="eastAsia"/>
              </w:rPr>
              <w:t>中</w:t>
            </w:r>
            <w:r w:rsidRPr="00881F3D">
              <w:rPr>
                <w:rFonts w:ascii="宋体" w:hAnsi="宋体" w:hint="eastAsia"/>
              </w:rPr>
              <w:t>指定传票</w:t>
            </w:r>
            <w:r>
              <w:rPr>
                <w:rFonts w:ascii="宋体" w:hAnsi="宋体" w:hint="eastAsia"/>
              </w:rPr>
              <w:t>记录</w:t>
            </w:r>
            <w:r w:rsidRPr="00881F3D">
              <w:rPr>
                <w:rFonts w:ascii="宋体" w:hAnsi="宋体" w:hint="eastAsia"/>
              </w:rPr>
              <w:t>的详细信息</w:t>
            </w:r>
            <w:r w:rsidR="00A20BF0">
              <w:rPr>
                <w:rFonts w:ascii="宋体" w:hAnsi="宋体" w:hint="eastAsia"/>
              </w:rPr>
              <w:t>。</w:t>
            </w:r>
          </w:p>
        </w:tc>
      </w:tr>
      <w:tr w:rsidR="00E71C7D" w:rsidRPr="00531C5E" w14:paraId="4C632E78" w14:textId="77777777" w:rsidTr="00BC4398">
        <w:trPr>
          <w:trHeight w:val="454"/>
        </w:trPr>
        <w:tc>
          <w:tcPr>
            <w:tcW w:w="1807" w:type="dxa"/>
            <w:vMerge w:val="restart"/>
            <w:tcBorders>
              <w:left w:val="single" w:sz="18" w:space="0" w:color="auto"/>
              <w:right w:val="single" w:sz="4" w:space="0" w:color="auto"/>
            </w:tcBorders>
            <w:vAlign w:val="center"/>
          </w:tcPr>
          <w:p w14:paraId="6C549B56" w14:textId="77777777" w:rsidR="00E71C7D" w:rsidRDefault="00E71C7D" w:rsidP="00F21884">
            <w:pPr>
              <w:rPr>
                <w:rFonts w:ascii="宋体" w:hAnsi="宋体"/>
                <w:szCs w:val="21"/>
              </w:rPr>
            </w:pPr>
            <w:r>
              <w:rPr>
                <w:rFonts w:ascii="宋体" w:hAnsi="宋体" w:hint="eastAsia"/>
                <w:szCs w:val="21"/>
              </w:rPr>
              <w:t>挂销账明细查询</w:t>
            </w:r>
          </w:p>
        </w:tc>
        <w:tc>
          <w:tcPr>
            <w:tcW w:w="1134" w:type="dxa"/>
            <w:tcBorders>
              <w:top w:val="single" w:sz="4" w:space="0" w:color="auto"/>
              <w:left w:val="single" w:sz="4" w:space="0" w:color="auto"/>
              <w:bottom w:val="single" w:sz="4" w:space="0" w:color="auto"/>
              <w:right w:val="single" w:sz="4" w:space="0" w:color="auto"/>
            </w:tcBorders>
            <w:vAlign w:val="center"/>
          </w:tcPr>
          <w:p w14:paraId="04D81873" w14:textId="77777777" w:rsidR="00E71C7D" w:rsidRDefault="00E71C7D" w:rsidP="00F21884">
            <w:pPr>
              <w:rPr>
                <w:rFonts w:ascii="宋体" w:hAnsi="宋体"/>
                <w:szCs w:val="21"/>
              </w:rPr>
            </w:pPr>
            <w:r w:rsidRPr="0062552E">
              <w:rPr>
                <w:rFonts w:ascii="宋体" w:hAnsi="宋体"/>
                <w:szCs w:val="21"/>
              </w:rPr>
              <w:t>0015520</w:t>
            </w:r>
          </w:p>
        </w:tc>
        <w:tc>
          <w:tcPr>
            <w:tcW w:w="2613" w:type="dxa"/>
            <w:tcBorders>
              <w:top w:val="single" w:sz="4" w:space="0" w:color="auto"/>
              <w:left w:val="single" w:sz="4" w:space="0" w:color="auto"/>
              <w:bottom w:val="single" w:sz="4" w:space="0" w:color="auto"/>
              <w:right w:val="single" w:sz="4" w:space="0" w:color="auto"/>
            </w:tcBorders>
            <w:vAlign w:val="center"/>
          </w:tcPr>
          <w:p w14:paraId="712E9DF6" w14:textId="77777777" w:rsidR="00E71C7D" w:rsidRDefault="00E71C7D" w:rsidP="00F21884">
            <w:pPr>
              <w:rPr>
                <w:rFonts w:ascii="宋体" w:hAnsi="宋体"/>
                <w:szCs w:val="21"/>
              </w:rPr>
            </w:pPr>
            <w:r w:rsidRPr="0062552E">
              <w:rPr>
                <w:rFonts w:ascii="宋体" w:hAnsi="宋体" w:hint="eastAsia"/>
                <w:szCs w:val="21"/>
              </w:rPr>
              <w:t>挂销账</w:t>
            </w:r>
            <w:r>
              <w:rPr>
                <w:rFonts w:ascii="宋体" w:hAnsi="宋体" w:hint="eastAsia"/>
                <w:szCs w:val="21"/>
              </w:rPr>
              <w:t>明细查询</w:t>
            </w:r>
            <w:r w:rsidRPr="0062552E">
              <w:rPr>
                <w:rFonts w:ascii="宋体" w:hAnsi="宋体" w:hint="eastAsia"/>
                <w:szCs w:val="21"/>
              </w:rPr>
              <w:t>-入口</w:t>
            </w:r>
          </w:p>
        </w:tc>
        <w:tc>
          <w:tcPr>
            <w:tcW w:w="709" w:type="dxa"/>
            <w:tcBorders>
              <w:top w:val="single" w:sz="4" w:space="0" w:color="auto"/>
              <w:left w:val="single" w:sz="4" w:space="0" w:color="auto"/>
              <w:bottom w:val="single" w:sz="4" w:space="0" w:color="auto"/>
              <w:right w:val="single" w:sz="4" w:space="0" w:color="auto"/>
            </w:tcBorders>
            <w:vAlign w:val="center"/>
          </w:tcPr>
          <w:p w14:paraId="246ECA53" w14:textId="77777777" w:rsidR="00E71C7D" w:rsidRPr="000F4FDA" w:rsidRDefault="00E71C7D" w:rsidP="00F21884">
            <w:pPr>
              <w:rPr>
                <w:rFonts w:ascii="宋体" w:hAnsi="宋体"/>
                <w:szCs w:val="21"/>
              </w:rPr>
            </w:pPr>
            <w:r w:rsidRPr="00A4674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954919E" w14:textId="410DDD3A" w:rsidR="00E71C7D" w:rsidRPr="00816134" w:rsidRDefault="00F363B0" w:rsidP="00F21884">
            <w:pPr>
              <w:rPr>
                <w:rFonts w:ascii="宋体" w:hAnsi="宋体"/>
                <w:szCs w:val="21"/>
              </w:rPr>
            </w:pPr>
            <w:r>
              <w:rPr>
                <w:rFonts w:hint="eastAsia"/>
              </w:rPr>
              <w:t>用于根据查询条件浏览</w:t>
            </w:r>
            <w:r w:rsidRPr="00881F3D">
              <w:rPr>
                <w:rFonts w:hint="eastAsia"/>
              </w:rPr>
              <w:t>满足条件的挂销账</w:t>
            </w:r>
            <w:r>
              <w:rPr>
                <w:rFonts w:hint="eastAsia"/>
              </w:rPr>
              <w:t>列表</w:t>
            </w:r>
            <w:r w:rsidRPr="00881F3D">
              <w:rPr>
                <w:rFonts w:hint="eastAsia"/>
              </w:rPr>
              <w:t>信息</w:t>
            </w:r>
            <w:r>
              <w:rPr>
                <w:rFonts w:hint="eastAsia"/>
              </w:rPr>
              <w:t>。</w:t>
            </w:r>
          </w:p>
        </w:tc>
      </w:tr>
      <w:tr w:rsidR="00F363B0" w:rsidRPr="00531C5E" w14:paraId="7667E64E" w14:textId="77777777" w:rsidTr="00BC4398">
        <w:trPr>
          <w:trHeight w:val="454"/>
        </w:trPr>
        <w:tc>
          <w:tcPr>
            <w:tcW w:w="1807" w:type="dxa"/>
            <w:vMerge/>
            <w:tcBorders>
              <w:left w:val="single" w:sz="18" w:space="0" w:color="auto"/>
              <w:right w:val="single" w:sz="4" w:space="0" w:color="auto"/>
            </w:tcBorders>
            <w:vAlign w:val="center"/>
          </w:tcPr>
          <w:p w14:paraId="13FA83CB" w14:textId="77777777" w:rsidR="00F363B0" w:rsidRDefault="00F363B0" w:rsidP="00F363B0">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C9EC031" w14:textId="77777777" w:rsidR="00F363B0" w:rsidRDefault="00F363B0" w:rsidP="00F363B0">
            <w:pPr>
              <w:rPr>
                <w:rFonts w:ascii="宋体" w:hAnsi="宋体"/>
                <w:szCs w:val="21"/>
              </w:rPr>
            </w:pPr>
            <w:r>
              <w:rPr>
                <w:rFonts w:ascii="宋体" w:hAnsi="宋体" w:hint="eastAsia"/>
                <w:szCs w:val="21"/>
              </w:rPr>
              <w:t>0015502</w:t>
            </w:r>
          </w:p>
        </w:tc>
        <w:tc>
          <w:tcPr>
            <w:tcW w:w="2613" w:type="dxa"/>
            <w:tcBorders>
              <w:top w:val="single" w:sz="4" w:space="0" w:color="auto"/>
              <w:left w:val="single" w:sz="4" w:space="0" w:color="auto"/>
              <w:bottom w:val="single" w:sz="4" w:space="0" w:color="auto"/>
              <w:right w:val="single" w:sz="4" w:space="0" w:color="auto"/>
            </w:tcBorders>
            <w:vAlign w:val="center"/>
          </w:tcPr>
          <w:p w14:paraId="413FC92E" w14:textId="77777777" w:rsidR="00F363B0" w:rsidRDefault="00F363B0" w:rsidP="00F363B0">
            <w:pPr>
              <w:rPr>
                <w:rFonts w:ascii="宋体" w:hAnsi="宋体"/>
                <w:szCs w:val="21"/>
              </w:rPr>
            </w:pPr>
            <w:r>
              <w:rPr>
                <w:rFonts w:ascii="宋体" w:hAnsi="宋体" w:hint="eastAsia"/>
                <w:szCs w:val="21"/>
              </w:rPr>
              <w:t>挂销账明细查询-挂账明细</w:t>
            </w:r>
          </w:p>
        </w:tc>
        <w:tc>
          <w:tcPr>
            <w:tcW w:w="709" w:type="dxa"/>
            <w:tcBorders>
              <w:top w:val="single" w:sz="4" w:space="0" w:color="auto"/>
              <w:left w:val="single" w:sz="4" w:space="0" w:color="auto"/>
              <w:bottom w:val="single" w:sz="4" w:space="0" w:color="auto"/>
              <w:right w:val="single" w:sz="4" w:space="0" w:color="auto"/>
            </w:tcBorders>
            <w:vAlign w:val="center"/>
          </w:tcPr>
          <w:p w14:paraId="4715B816" w14:textId="77777777" w:rsidR="00F363B0" w:rsidRPr="000F4FDA" w:rsidRDefault="00F363B0" w:rsidP="00F363B0">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743FDAF" w14:textId="0E0BF588" w:rsidR="00F363B0" w:rsidRPr="00816134" w:rsidRDefault="00F363B0" w:rsidP="00F363B0">
            <w:pPr>
              <w:rPr>
                <w:rFonts w:ascii="宋体" w:hAnsi="宋体"/>
                <w:szCs w:val="21"/>
              </w:rPr>
            </w:pPr>
            <w:r>
              <w:rPr>
                <w:rFonts w:hint="eastAsia"/>
              </w:rPr>
              <w:t>用于</w:t>
            </w:r>
            <w:r w:rsidRPr="00881F3D">
              <w:rPr>
                <w:rFonts w:hint="eastAsia"/>
              </w:rPr>
              <w:t>查询</w:t>
            </w:r>
            <w:r>
              <w:rPr>
                <w:rFonts w:ascii="宋体" w:hAnsi="宋体" w:hint="eastAsia"/>
                <w:szCs w:val="21"/>
              </w:rPr>
              <w:t>挂销浏览</w:t>
            </w:r>
            <w:r w:rsidR="00D82EF5">
              <w:rPr>
                <w:rFonts w:ascii="宋体" w:hAnsi="宋体" w:hint="eastAsia"/>
                <w:szCs w:val="21"/>
              </w:rPr>
              <w:t>中</w:t>
            </w:r>
            <w:r>
              <w:rPr>
                <w:rFonts w:ascii="宋体" w:hAnsi="宋体" w:hint="eastAsia"/>
                <w:szCs w:val="21"/>
              </w:rPr>
              <w:t>指定</w:t>
            </w:r>
            <w:r w:rsidRPr="00881F3D">
              <w:rPr>
                <w:rFonts w:hint="eastAsia"/>
              </w:rPr>
              <w:t>记录对应的挂账明细信息</w:t>
            </w:r>
          </w:p>
        </w:tc>
      </w:tr>
      <w:tr w:rsidR="00F363B0" w:rsidRPr="00531C5E" w14:paraId="05DA3868" w14:textId="77777777" w:rsidTr="00BC4398">
        <w:trPr>
          <w:trHeight w:val="454"/>
        </w:trPr>
        <w:tc>
          <w:tcPr>
            <w:tcW w:w="1807" w:type="dxa"/>
            <w:vMerge/>
            <w:tcBorders>
              <w:left w:val="single" w:sz="18" w:space="0" w:color="auto"/>
              <w:right w:val="single" w:sz="4" w:space="0" w:color="auto"/>
            </w:tcBorders>
            <w:vAlign w:val="center"/>
          </w:tcPr>
          <w:p w14:paraId="0AFB4656" w14:textId="77777777" w:rsidR="00F363B0" w:rsidRDefault="00F363B0" w:rsidP="00F363B0">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4C5F86E" w14:textId="77777777" w:rsidR="00F363B0" w:rsidRDefault="00F363B0" w:rsidP="00F363B0">
            <w:pPr>
              <w:rPr>
                <w:rFonts w:ascii="宋体" w:hAnsi="宋体"/>
                <w:szCs w:val="21"/>
              </w:rPr>
            </w:pPr>
            <w:r>
              <w:rPr>
                <w:rFonts w:ascii="宋体" w:hAnsi="宋体" w:hint="eastAsia"/>
                <w:szCs w:val="21"/>
              </w:rPr>
              <w:t>0015505</w:t>
            </w:r>
          </w:p>
        </w:tc>
        <w:tc>
          <w:tcPr>
            <w:tcW w:w="2613" w:type="dxa"/>
            <w:tcBorders>
              <w:top w:val="single" w:sz="4" w:space="0" w:color="auto"/>
              <w:left w:val="single" w:sz="4" w:space="0" w:color="auto"/>
              <w:bottom w:val="single" w:sz="4" w:space="0" w:color="auto"/>
              <w:right w:val="single" w:sz="4" w:space="0" w:color="auto"/>
            </w:tcBorders>
            <w:vAlign w:val="center"/>
          </w:tcPr>
          <w:p w14:paraId="19D86DBA" w14:textId="77777777" w:rsidR="00F363B0" w:rsidRDefault="00F363B0" w:rsidP="00F363B0">
            <w:pPr>
              <w:rPr>
                <w:rFonts w:ascii="宋体" w:hAnsi="宋体"/>
                <w:szCs w:val="21"/>
              </w:rPr>
            </w:pPr>
            <w:r>
              <w:rPr>
                <w:rFonts w:ascii="宋体" w:hAnsi="宋体" w:hint="eastAsia"/>
                <w:szCs w:val="21"/>
              </w:rPr>
              <w:t>挂销账明细查询-销账明细</w:t>
            </w:r>
          </w:p>
        </w:tc>
        <w:tc>
          <w:tcPr>
            <w:tcW w:w="709" w:type="dxa"/>
            <w:tcBorders>
              <w:top w:val="single" w:sz="4" w:space="0" w:color="auto"/>
              <w:left w:val="single" w:sz="4" w:space="0" w:color="auto"/>
              <w:bottom w:val="single" w:sz="4" w:space="0" w:color="auto"/>
              <w:right w:val="single" w:sz="4" w:space="0" w:color="auto"/>
            </w:tcBorders>
            <w:vAlign w:val="center"/>
          </w:tcPr>
          <w:p w14:paraId="1EF64347" w14:textId="77777777" w:rsidR="00F363B0" w:rsidRPr="000F4FDA" w:rsidRDefault="00F363B0" w:rsidP="00F363B0">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87FB1F0" w14:textId="45D859A7" w:rsidR="00F363B0" w:rsidRPr="00816134" w:rsidRDefault="00F363B0" w:rsidP="00F363B0">
            <w:pPr>
              <w:rPr>
                <w:rFonts w:ascii="宋体" w:hAnsi="宋体"/>
                <w:szCs w:val="21"/>
              </w:rPr>
            </w:pPr>
            <w:r>
              <w:rPr>
                <w:rFonts w:hint="eastAsia"/>
              </w:rPr>
              <w:t>用于</w:t>
            </w:r>
            <w:r w:rsidRPr="00881F3D">
              <w:rPr>
                <w:rFonts w:hint="eastAsia"/>
              </w:rPr>
              <w:t>查询</w:t>
            </w:r>
            <w:r>
              <w:rPr>
                <w:rFonts w:ascii="宋体" w:hAnsi="宋体" w:hint="eastAsia"/>
                <w:szCs w:val="21"/>
              </w:rPr>
              <w:t>挂销浏览</w:t>
            </w:r>
            <w:r w:rsidR="00D82EF5">
              <w:rPr>
                <w:rFonts w:ascii="宋体" w:hAnsi="宋体" w:hint="eastAsia"/>
                <w:szCs w:val="21"/>
              </w:rPr>
              <w:t>中</w:t>
            </w:r>
            <w:r>
              <w:rPr>
                <w:rFonts w:ascii="宋体" w:hAnsi="宋体" w:hint="eastAsia"/>
                <w:szCs w:val="21"/>
              </w:rPr>
              <w:t>指定</w:t>
            </w:r>
            <w:r w:rsidRPr="00881F3D">
              <w:rPr>
                <w:rFonts w:hint="eastAsia"/>
              </w:rPr>
              <w:t>记录对应的</w:t>
            </w:r>
            <w:r>
              <w:rPr>
                <w:rFonts w:hint="eastAsia"/>
              </w:rPr>
              <w:t>销</w:t>
            </w:r>
            <w:r w:rsidRPr="00881F3D">
              <w:rPr>
                <w:rFonts w:hint="eastAsia"/>
              </w:rPr>
              <w:t>账明细信息</w:t>
            </w:r>
          </w:p>
        </w:tc>
      </w:tr>
      <w:tr w:rsidR="00F363B0" w:rsidRPr="00531C5E" w14:paraId="60B3BD2B" w14:textId="77777777" w:rsidTr="00BC4398">
        <w:trPr>
          <w:trHeight w:val="454"/>
        </w:trPr>
        <w:tc>
          <w:tcPr>
            <w:tcW w:w="1807" w:type="dxa"/>
            <w:vMerge/>
            <w:tcBorders>
              <w:left w:val="single" w:sz="18" w:space="0" w:color="auto"/>
              <w:right w:val="single" w:sz="4" w:space="0" w:color="auto"/>
            </w:tcBorders>
            <w:vAlign w:val="center"/>
          </w:tcPr>
          <w:p w14:paraId="1FB296B2" w14:textId="77777777" w:rsidR="00F363B0" w:rsidRDefault="00F363B0" w:rsidP="00F363B0">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14BE4E3" w14:textId="77777777" w:rsidR="00F363B0" w:rsidRDefault="00F363B0" w:rsidP="00F363B0">
            <w:pPr>
              <w:rPr>
                <w:rFonts w:ascii="宋体" w:hAnsi="宋体"/>
                <w:szCs w:val="21"/>
              </w:rPr>
            </w:pPr>
            <w:r>
              <w:rPr>
                <w:rFonts w:ascii="宋体" w:hAnsi="宋体" w:hint="eastAsia"/>
                <w:szCs w:val="21"/>
              </w:rPr>
              <w:t>0015506</w:t>
            </w:r>
          </w:p>
        </w:tc>
        <w:tc>
          <w:tcPr>
            <w:tcW w:w="2613" w:type="dxa"/>
            <w:tcBorders>
              <w:top w:val="single" w:sz="4" w:space="0" w:color="auto"/>
              <w:left w:val="single" w:sz="4" w:space="0" w:color="auto"/>
              <w:bottom w:val="single" w:sz="4" w:space="0" w:color="auto"/>
              <w:right w:val="single" w:sz="4" w:space="0" w:color="auto"/>
            </w:tcBorders>
            <w:vAlign w:val="center"/>
          </w:tcPr>
          <w:p w14:paraId="7798911C" w14:textId="77777777" w:rsidR="00F363B0" w:rsidRDefault="00F363B0" w:rsidP="00F363B0">
            <w:pPr>
              <w:rPr>
                <w:rFonts w:ascii="宋体" w:hAnsi="宋体"/>
                <w:szCs w:val="21"/>
              </w:rPr>
            </w:pPr>
            <w:r>
              <w:rPr>
                <w:rFonts w:ascii="宋体" w:hAnsi="宋体" w:hint="eastAsia"/>
                <w:szCs w:val="21"/>
              </w:rPr>
              <w:t>挂销账明细查询-传票明细</w:t>
            </w:r>
          </w:p>
        </w:tc>
        <w:tc>
          <w:tcPr>
            <w:tcW w:w="709" w:type="dxa"/>
            <w:tcBorders>
              <w:top w:val="single" w:sz="4" w:space="0" w:color="auto"/>
              <w:left w:val="single" w:sz="4" w:space="0" w:color="auto"/>
              <w:bottom w:val="single" w:sz="4" w:space="0" w:color="auto"/>
              <w:right w:val="single" w:sz="4" w:space="0" w:color="auto"/>
            </w:tcBorders>
            <w:vAlign w:val="center"/>
          </w:tcPr>
          <w:p w14:paraId="3303C54D" w14:textId="77777777" w:rsidR="00F363B0" w:rsidRPr="000F4FDA" w:rsidRDefault="00F363B0" w:rsidP="00F363B0">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2B4E4A1" w14:textId="006BA010" w:rsidR="00F363B0" w:rsidRPr="00816134" w:rsidRDefault="00F363B0" w:rsidP="00F363B0">
            <w:pPr>
              <w:rPr>
                <w:rFonts w:ascii="宋体" w:hAnsi="宋体"/>
                <w:szCs w:val="21"/>
              </w:rPr>
            </w:pPr>
            <w:r>
              <w:rPr>
                <w:rFonts w:hint="eastAsia"/>
              </w:rPr>
              <w:t>用于</w:t>
            </w:r>
            <w:r w:rsidRPr="00881F3D">
              <w:rPr>
                <w:rFonts w:hint="eastAsia"/>
              </w:rPr>
              <w:t>查询</w:t>
            </w:r>
            <w:r>
              <w:rPr>
                <w:rFonts w:ascii="宋体" w:hAnsi="宋体" w:hint="eastAsia"/>
                <w:szCs w:val="21"/>
              </w:rPr>
              <w:t>挂销浏览输出的指定</w:t>
            </w:r>
            <w:r w:rsidRPr="00881F3D">
              <w:rPr>
                <w:rFonts w:hint="eastAsia"/>
              </w:rPr>
              <w:t>记录对应的</w:t>
            </w:r>
            <w:r>
              <w:rPr>
                <w:rFonts w:hint="eastAsia"/>
              </w:rPr>
              <w:t>整套传票</w:t>
            </w:r>
            <w:r w:rsidRPr="00881F3D">
              <w:rPr>
                <w:rFonts w:hint="eastAsia"/>
              </w:rPr>
              <w:t>信息</w:t>
            </w:r>
          </w:p>
        </w:tc>
      </w:tr>
      <w:tr w:rsidR="00F363B0" w:rsidRPr="00531C5E" w14:paraId="2B60F4F8" w14:textId="77777777" w:rsidTr="00BC4398">
        <w:trPr>
          <w:trHeight w:val="454"/>
        </w:trPr>
        <w:tc>
          <w:tcPr>
            <w:tcW w:w="1807" w:type="dxa"/>
            <w:vMerge/>
            <w:tcBorders>
              <w:left w:val="single" w:sz="18" w:space="0" w:color="auto"/>
              <w:right w:val="single" w:sz="4" w:space="0" w:color="auto"/>
            </w:tcBorders>
            <w:vAlign w:val="center"/>
          </w:tcPr>
          <w:p w14:paraId="6A6CFBCD" w14:textId="77777777" w:rsidR="00F363B0" w:rsidRDefault="00F363B0" w:rsidP="00F363B0">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204D7DD" w14:textId="77777777" w:rsidR="00F363B0" w:rsidRDefault="00F363B0" w:rsidP="00F363B0">
            <w:pPr>
              <w:rPr>
                <w:rFonts w:ascii="宋体" w:hAnsi="宋体"/>
                <w:szCs w:val="21"/>
              </w:rPr>
            </w:pPr>
            <w:r>
              <w:rPr>
                <w:rFonts w:ascii="宋体" w:hAnsi="宋体" w:hint="eastAsia"/>
                <w:szCs w:val="21"/>
              </w:rPr>
              <w:t>0015507</w:t>
            </w:r>
          </w:p>
        </w:tc>
        <w:tc>
          <w:tcPr>
            <w:tcW w:w="2613" w:type="dxa"/>
            <w:tcBorders>
              <w:top w:val="single" w:sz="4" w:space="0" w:color="auto"/>
              <w:left w:val="single" w:sz="4" w:space="0" w:color="auto"/>
              <w:bottom w:val="single" w:sz="4" w:space="0" w:color="auto"/>
              <w:right w:val="single" w:sz="4" w:space="0" w:color="auto"/>
            </w:tcBorders>
            <w:vAlign w:val="center"/>
          </w:tcPr>
          <w:p w14:paraId="3EDA24CF" w14:textId="77777777" w:rsidR="00F363B0" w:rsidRDefault="00F363B0" w:rsidP="00F363B0">
            <w:pPr>
              <w:rPr>
                <w:rFonts w:ascii="宋体" w:hAnsi="宋体"/>
                <w:szCs w:val="21"/>
              </w:rPr>
            </w:pPr>
            <w:r>
              <w:rPr>
                <w:rFonts w:ascii="宋体" w:hAnsi="宋体" w:hint="eastAsia"/>
                <w:szCs w:val="21"/>
              </w:rPr>
              <w:t>挂销账明细查询-传票详细</w:t>
            </w:r>
          </w:p>
        </w:tc>
        <w:tc>
          <w:tcPr>
            <w:tcW w:w="709" w:type="dxa"/>
            <w:tcBorders>
              <w:top w:val="single" w:sz="4" w:space="0" w:color="auto"/>
              <w:left w:val="single" w:sz="4" w:space="0" w:color="auto"/>
              <w:bottom w:val="single" w:sz="4" w:space="0" w:color="auto"/>
              <w:right w:val="single" w:sz="4" w:space="0" w:color="auto"/>
            </w:tcBorders>
            <w:vAlign w:val="center"/>
          </w:tcPr>
          <w:p w14:paraId="51C2E5DA" w14:textId="77777777" w:rsidR="00F363B0" w:rsidRPr="000F4FDA" w:rsidRDefault="00F363B0" w:rsidP="00F363B0">
            <w:pPr>
              <w:rPr>
                <w:rFonts w:ascii="宋体" w:hAnsi="宋体"/>
                <w:szCs w:val="21"/>
              </w:rPr>
            </w:pPr>
            <w:r w:rsidRPr="000F4FD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CF8AF11" w14:textId="3BE8285B" w:rsidR="00F363B0" w:rsidRPr="00816134" w:rsidRDefault="00F363B0" w:rsidP="00F363B0">
            <w:pPr>
              <w:rPr>
                <w:rFonts w:ascii="宋体" w:hAnsi="宋体"/>
                <w:szCs w:val="21"/>
              </w:rPr>
            </w:pPr>
            <w:r>
              <w:rPr>
                <w:rFonts w:ascii="宋体" w:hAnsi="宋体" w:hint="eastAsia"/>
              </w:rPr>
              <w:t>用于查询</w:t>
            </w:r>
            <w:r w:rsidRPr="00881F3D">
              <w:rPr>
                <w:rFonts w:ascii="宋体" w:hAnsi="宋体" w:hint="eastAsia"/>
              </w:rPr>
              <w:t>传票明细</w:t>
            </w:r>
            <w:r>
              <w:rPr>
                <w:rFonts w:ascii="宋体" w:hAnsi="宋体" w:hint="eastAsia"/>
              </w:rPr>
              <w:t>中</w:t>
            </w:r>
            <w:r w:rsidRPr="00881F3D">
              <w:rPr>
                <w:rFonts w:ascii="宋体" w:hAnsi="宋体" w:hint="eastAsia"/>
              </w:rPr>
              <w:t>指定传票</w:t>
            </w:r>
            <w:r>
              <w:rPr>
                <w:rFonts w:ascii="宋体" w:hAnsi="宋体" w:hint="eastAsia"/>
              </w:rPr>
              <w:t>记录</w:t>
            </w:r>
            <w:r w:rsidRPr="00881F3D">
              <w:rPr>
                <w:rFonts w:ascii="宋体" w:hAnsi="宋体" w:hint="eastAsia"/>
              </w:rPr>
              <w:t>的详细信息</w:t>
            </w:r>
            <w:r>
              <w:rPr>
                <w:rFonts w:ascii="宋体" w:hAnsi="宋体" w:hint="eastAsia"/>
              </w:rPr>
              <w:t>。</w:t>
            </w:r>
          </w:p>
        </w:tc>
      </w:tr>
      <w:tr w:rsidR="00F21884" w:rsidRPr="00531C5E" w14:paraId="20E7ABF9" w14:textId="77777777" w:rsidTr="00BC4398">
        <w:trPr>
          <w:trHeight w:val="454"/>
        </w:trPr>
        <w:tc>
          <w:tcPr>
            <w:tcW w:w="1807" w:type="dxa"/>
            <w:vMerge w:val="restart"/>
            <w:tcBorders>
              <w:left w:val="single" w:sz="18" w:space="0" w:color="auto"/>
              <w:right w:val="single" w:sz="4" w:space="0" w:color="auto"/>
            </w:tcBorders>
            <w:vAlign w:val="center"/>
          </w:tcPr>
          <w:p w14:paraId="131965C8" w14:textId="77777777" w:rsidR="00F21884" w:rsidRDefault="00F21884" w:rsidP="00F21884">
            <w:pPr>
              <w:rPr>
                <w:rFonts w:ascii="宋体" w:hAnsi="宋体"/>
                <w:szCs w:val="21"/>
              </w:rPr>
            </w:pPr>
            <w:r>
              <w:rPr>
                <w:rFonts w:ascii="宋体" w:hAnsi="宋体" w:hint="eastAsia"/>
                <w:szCs w:val="21"/>
              </w:rPr>
              <w:t>手工记账交易</w:t>
            </w:r>
          </w:p>
        </w:tc>
        <w:tc>
          <w:tcPr>
            <w:tcW w:w="1134" w:type="dxa"/>
            <w:tcBorders>
              <w:top w:val="single" w:sz="4" w:space="0" w:color="auto"/>
              <w:left w:val="single" w:sz="4" w:space="0" w:color="auto"/>
              <w:bottom w:val="single" w:sz="4" w:space="0" w:color="auto"/>
              <w:right w:val="single" w:sz="4" w:space="0" w:color="auto"/>
            </w:tcBorders>
            <w:vAlign w:val="center"/>
          </w:tcPr>
          <w:p w14:paraId="50625B68" w14:textId="77777777" w:rsidR="00F21884" w:rsidRDefault="00F21884" w:rsidP="00F21884">
            <w:pPr>
              <w:rPr>
                <w:rFonts w:ascii="宋体" w:hAnsi="宋体"/>
                <w:szCs w:val="21"/>
              </w:rPr>
            </w:pPr>
            <w:r w:rsidRPr="0062552E">
              <w:rPr>
                <w:rFonts w:ascii="宋体" w:hAnsi="宋体"/>
                <w:szCs w:val="21"/>
              </w:rPr>
              <w:t>0011600</w:t>
            </w:r>
          </w:p>
        </w:tc>
        <w:tc>
          <w:tcPr>
            <w:tcW w:w="2613" w:type="dxa"/>
            <w:tcBorders>
              <w:top w:val="single" w:sz="4" w:space="0" w:color="auto"/>
              <w:left w:val="single" w:sz="4" w:space="0" w:color="auto"/>
              <w:bottom w:val="single" w:sz="4" w:space="0" w:color="auto"/>
              <w:right w:val="single" w:sz="4" w:space="0" w:color="auto"/>
            </w:tcBorders>
            <w:vAlign w:val="center"/>
          </w:tcPr>
          <w:p w14:paraId="685995FF" w14:textId="77777777" w:rsidR="00F21884"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-入口</w:t>
            </w:r>
          </w:p>
        </w:tc>
        <w:tc>
          <w:tcPr>
            <w:tcW w:w="709" w:type="dxa"/>
            <w:tcBorders>
              <w:top w:val="single" w:sz="4" w:space="0" w:color="auto"/>
              <w:left w:val="single" w:sz="4" w:space="0" w:color="auto"/>
              <w:bottom w:val="single" w:sz="4" w:space="0" w:color="auto"/>
              <w:right w:val="single" w:sz="4" w:space="0" w:color="auto"/>
            </w:tcBorders>
            <w:vAlign w:val="center"/>
          </w:tcPr>
          <w:p w14:paraId="4FDC4315" w14:textId="77777777" w:rsidR="00F21884" w:rsidRPr="00721742"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006689A" w14:textId="16E474E8" w:rsidR="00F21884" w:rsidRDefault="00DB4AF6" w:rsidP="00F21884">
            <w:r w:rsidRPr="00881F3D">
              <w:rPr>
                <w:rFonts w:ascii="宋体" w:hAnsi="宋体" w:cs="Arial" w:hint="eastAsia"/>
              </w:rPr>
              <w:t>手工传票录入各种操作维护的入口交易</w:t>
            </w:r>
          </w:p>
        </w:tc>
      </w:tr>
      <w:tr w:rsidR="00F21884" w:rsidRPr="00531C5E" w14:paraId="4E8E650C" w14:textId="77777777" w:rsidTr="00BC4398">
        <w:trPr>
          <w:trHeight w:val="454"/>
        </w:trPr>
        <w:tc>
          <w:tcPr>
            <w:tcW w:w="1807" w:type="dxa"/>
            <w:vMerge/>
            <w:tcBorders>
              <w:left w:val="single" w:sz="18" w:space="0" w:color="auto"/>
              <w:right w:val="single" w:sz="4" w:space="0" w:color="auto"/>
            </w:tcBorders>
            <w:vAlign w:val="center"/>
          </w:tcPr>
          <w:p w14:paraId="72BD22A1"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CE67D03" w14:textId="77777777" w:rsidR="00F21884" w:rsidRDefault="00F21884" w:rsidP="00F21884">
            <w:pPr>
              <w:rPr>
                <w:rFonts w:ascii="宋体" w:hAnsi="宋体"/>
                <w:szCs w:val="21"/>
              </w:rPr>
            </w:pPr>
            <w:r w:rsidRPr="0062552E">
              <w:rPr>
                <w:rFonts w:ascii="宋体" w:hAnsi="宋体"/>
                <w:szCs w:val="21"/>
              </w:rPr>
              <w:t>0011610</w:t>
            </w:r>
          </w:p>
        </w:tc>
        <w:tc>
          <w:tcPr>
            <w:tcW w:w="2613" w:type="dxa"/>
            <w:tcBorders>
              <w:top w:val="single" w:sz="4" w:space="0" w:color="auto"/>
              <w:left w:val="single" w:sz="4" w:space="0" w:color="auto"/>
              <w:bottom w:val="single" w:sz="4" w:space="0" w:color="auto"/>
              <w:right w:val="single" w:sz="4" w:space="0" w:color="auto"/>
            </w:tcBorders>
            <w:vAlign w:val="center"/>
          </w:tcPr>
          <w:p w14:paraId="1156C61E" w14:textId="77777777" w:rsidR="00F21884"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-新增</w:t>
            </w:r>
          </w:p>
        </w:tc>
        <w:tc>
          <w:tcPr>
            <w:tcW w:w="709" w:type="dxa"/>
            <w:tcBorders>
              <w:top w:val="single" w:sz="4" w:space="0" w:color="auto"/>
              <w:left w:val="single" w:sz="4" w:space="0" w:color="auto"/>
              <w:bottom w:val="single" w:sz="4" w:space="0" w:color="auto"/>
              <w:right w:val="single" w:sz="4" w:space="0" w:color="auto"/>
            </w:tcBorders>
            <w:vAlign w:val="center"/>
          </w:tcPr>
          <w:p w14:paraId="48FB2133" w14:textId="77777777" w:rsidR="00F21884" w:rsidRPr="00721742"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535731F" w14:textId="0CA612B6" w:rsidR="00F21884" w:rsidRDefault="00DB4AF6" w:rsidP="00F21884">
            <w:r>
              <w:t>用于</w:t>
            </w:r>
            <w:r w:rsidRPr="00881F3D">
              <w:rPr>
                <w:rFonts w:ascii="宋体" w:hAnsi="宋体" w:cs="Arial" w:hint="eastAsia"/>
              </w:rPr>
              <w:t>新增一笔手工传票记录</w:t>
            </w:r>
            <w:r>
              <w:rPr>
                <w:rFonts w:ascii="宋体" w:hAnsi="宋体" w:cs="Arial" w:hint="eastAsia"/>
              </w:rPr>
              <w:t>。</w:t>
            </w:r>
          </w:p>
        </w:tc>
      </w:tr>
      <w:tr w:rsidR="00F21884" w:rsidRPr="00531C5E" w14:paraId="24A900A7" w14:textId="77777777" w:rsidTr="00BC4398">
        <w:trPr>
          <w:trHeight w:val="454"/>
        </w:trPr>
        <w:tc>
          <w:tcPr>
            <w:tcW w:w="1807" w:type="dxa"/>
            <w:vMerge/>
            <w:tcBorders>
              <w:left w:val="single" w:sz="18" w:space="0" w:color="auto"/>
              <w:right w:val="single" w:sz="4" w:space="0" w:color="auto"/>
            </w:tcBorders>
            <w:vAlign w:val="center"/>
          </w:tcPr>
          <w:p w14:paraId="47C74FB5"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4499E22" w14:textId="77777777" w:rsidR="00F21884" w:rsidRPr="0062552E" w:rsidRDefault="00F21884" w:rsidP="00F21884">
            <w:pPr>
              <w:rPr>
                <w:rFonts w:ascii="宋体" w:hAnsi="宋体"/>
                <w:szCs w:val="21"/>
              </w:rPr>
            </w:pPr>
            <w:r w:rsidRPr="0062552E">
              <w:rPr>
                <w:rFonts w:ascii="宋体" w:hAnsi="宋体"/>
                <w:szCs w:val="21"/>
              </w:rPr>
              <w:t>0011620</w:t>
            </w:r>
          </w:p>
        </w:tc>
        <w:tc>
          <w:tcPr>
            <w:tcW w:w="2613" w:type="dxa"/>
            <w:tcBorders>
              <w:top w:val="single" w:sz="4" w:space="0" w:color="auto"/>
              <w:left w:val="single" w:sz="4" w:space="0" w:color="auto"/>
              <w:bottom w:val="single" w:sz="4" w:space="0" w:color="auto"/>
              <w:right w:val="single" w:sz="4" w:space="0" w:color="auto"/>
            </w:tcBorders>
            <w:vAlign w:val="center"/>
          </w:tcPr>
          <w:p w14:paraId="57444DD9" w14:textId="77777777" w:rsidR="00F21884" w:rsidRPr="0062552E"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-修改</w:t>
            </w:r>
          </w:p>
        </w:tc>
        <w:tc>
          <w:tcPr>
            <w:tcW w:w="709" w:type="dxa"/>
            <w:tcBorders>
              <w:top w:val="single" w:sz="4" w:space="0" w:color="auto"/>
              <w:left w:val="single" w:sz="4" w:space="0" w:color="auto"/>
              <w:bottom w:val="single" w:sz="4" w:space="0" w:color="auto"/>
              <w:right w:val="single" w:sz="4" w:space="0" w:color="auto"/>
            </w:tcBorders>
            <w:vAlign w:val="center"/>
          </w:tcPr>
          <w:p w14:paraId="726B7351"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F33E370" w14:textId="1F4588FD" w:rsidR="00F21884" w:rsidRDefault="00DB4AF6" w:rsidP="00F21884">
            <w:r w:rsidRPr="00881F3D">
              <w:rPr>
                <w:rFonts w:hint="eastAsia"/>
              </w:rPr>
              <w:t>用于对手工传票组中的某一笔传票进行修改</w:t>
            </w:r>
            <w:r>
              <w:rPr>
                <w:rFonts w:hint="eastAsia"/>
              </w:rPr>
              <w:t>。</w:t>
            </w:r>
          </w:p>
        </w:tc>
      </w:tr>
      <w:tr w:rsidR="00F21884" w:rsidRPr="00531C5E" w14:paraId="1BBEFF96" w14:textId="77777777" w:rsidTr="00BC4398">
        <w:trPr>
          <w:trHeight w:val="454"/>
        </w:trPr>
        <w:tc>
          <w:tcPr>
            <w:tcW w:w="1807" w:type="dxa"/>
            <w:vMerge/>
            <w:tcBorders>
              <w:left w:val="single" w:sz="18" w:space="0" w:color="auto"/>
              <w:right w:val="single" w:sz="4" w:space="0" w:color="auto"/>
            </w:tcBorders>
            <w:vAlign w:val="center"/>
          </w:tcPr>
          <w:p w14:paraId="028ACCA8"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1D9EF2C" w14:textId="77777777" w:rsidR="00F21884" w:rsidRPr="0062552E" w:rsidRDefault="00F21884" w:rsidP="00F21884">
            <w:pPr>
              <w:rPr>
                <w:rFonts w:ascii="宋体" w:hAnsi="宋体"/>
                <w:szCs w:val="21"/>
              </w:rPr>
            </w:pPr>
            <w:r w:rsidRPr="0062552E">
              <w:rPr>
                <w:rFonts w:ascii="宋体" w:hAnsi="宋体"/>
                <w:szCs w:val="21"/>
              </w:rPr>
              <w:t>0011621</w:t>
            </w:r>
          </w:p>
        </w:tc>
        <w:tc>
          <w:tcPr>
            <w:tcW w:w="2613" w:type="dxa"/>
            <w:tcBorders>
              <w:top w:val="single" w:sz="4" w:space="0" w:color="auto"/>
              <w:left w:val="single" w:sz="4" w:space="0" w:color="auto"/>
              <w:bottom w:val="single" w:sz="4" w:space="0" w:color="auto"/>
              <w:right w:val="single" w:sz="4" w:space="0" w:color="auto"/>
            </w:tcBorders>
            <w:vAlign w:val="center"/>
          </w:tcPr>
          <w:p w14:paraId="40B92FEC" w14:textId="77777777" w:rsidR="00F21884" w:rsidRPr="0062552E"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w:t>
            </w:r>
            <w:r>
              <w:rPr>
                <w:rFonts w:ascii="宋体" w:hAnsi="宋体" w:hint="eastAsia"/>
                <w:szCs w:val="21"/>
              </w:rPr>
              <w:t>删除</w:t>
            </w:r>
          </w:p>
        </w:tc>
        <w:tc>
          <w:tcPr>
            <w:tcW w:w="709" w:type="dxa"/>
            <w:tcBorders>
              <w:top w:val="single" w:sz="4" w:space="0" w:color="auto"/>
              <w:left w:val="single" w:sz="4" w:space="0" w:color="auto"/>
              <w:bottom w:val="single" w:sz="4" w:space="0" w:color="auto"/>
              <w:right w:val="single" w:sz="4" w:space="0" w:color="auto"/>
            </w:tcBorders>
            <w:vAlign w:val="center"/>
          </w:tcPr>
          <w:p w14:paraId="1B703F69"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C3D6E58" w14:textId="6F47B0D0" w:rsidR="00F21884" w:rsidRDefault="00DB4AF6" w:rsidP="00F21884">
            <w:r w:rsidRPr="00881F3D">
              <w:rPr>
                <w:rFonts w:hint="eastAsia"/>
              </w:rPr>
              <w:t>用于对手工传票组中的某一笔传票进行删除</w:t>
            </w:r>
            <w:r>
              <w:rPr>
                <w:rFonts w:hint="eastAsia"/>
              </w:rPr>
              <w:t>。</w:t>
            </w:r>
          </w:p>
        </w:tc>
      </w:tr>
      <w:tr w:rsidR="00F21884" w:rsidRPr="00531C5E" w14:paraId="7A9EF2FE" w14:textId="77777777" w:rsidTr="00BC4398">
        <w:trPr>
          <w:trHeight w:val="454"/>
        </w:trPr>
        <w:tc>
          <w:tcPr>
            <w:tcW w:w="1807" w:type="dxa"/>
            <w:vMerge/>
            <w:tcBorders>
              <w:left w:val="single" w:sz="18" w:space="0" w:color="auto"/>
              <w:right w:val="single" w:sz="4" w:space="0" w:color="auto"/>
            </w:tcBorders>
            <w:vAlign w:val="center"/>
          </w:tcPr>
          <w:p w14:paraId="095FDA43"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D44FBBB" w14:textId="77777777" w:rsidR="00F21884" w:rsidRPr="0062552E" w:rsidRDefault="00F21884" w:rsidP="00F21884">
            <w:pPr>
              <w:rPr>
                <w:rFonts w:ascii="宋体" w:hAnsi="宋体"/>
                <w:szCs w:val="21"/>
              </w:rPr>
            </w:pPr>
            <w:r w:rsidRPr="0062552E">
              <w:rPr>
                <w:rFonts w:ascii="宋体" w:hAnsi="宋体"/>
                <w:szCs w:val="21"/>
              </w:rPr>
              <w:t>0011627</w:t>
            </w:r>
          </w:p>
        </w:tc>
        <w:tc>
          <w:tcPr>
            <w:tcW w:w="2613" w:type="dxa"/>
            <w:tcBorders>
              <w:top w:val="single" w:sz="4" w:space="0" w:color="auto"/>
              <w:left w:val="single" w:sz="4" w:space="0" w:color="auto"/>
              <w:bottom w:val="single" w:sz="4" w:space="0" w:color="auto"/>
              <w:right w:val="single" w:sz="4" w:space="0" w:color="auto"/>
            </w:tcBorders>
            <w:vAlign w:val="center"/>
          </w:tcPr>
          <w:p w14:paraId="1A7A020A" w14:textId="77777777" w:rsidR="00F21884" w:rsidRPr="0062552E"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-查询</w:t>
            </w:r>
          </w:p>
        </w:tc>
        <w:tc>
          <w:tcPr>
            <w:tcW w:w="709" w:type="dxa"/>
            <w:tcBorders>
              <w:top w:val="single" w:sz="4" w:space="0" w:color="auto"/>
              <w:left w:val="single" w:sz="4" w:space="0" w:color="auto"/>
              <w:bottom w:val="single" w:sz="4" w:space="0" w:color="auto"/>
              <w:right w:val="single" w:sz="4" w:space="0" w:color="auto"/>
            </w:tcBorders>
            <w:vAlign w:val="center"/>
          </w:tcPr>
          <w:p w14:paraId="55ACE996"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58A02EC" w14:textId="1AFF9590" w:rsidR="00F21884" w:rsidRDefault="00DB4AF6" w:rsidP="00F21884">
            <w:r>
              <w:rPr>
                <w:rFonts w:hint="eastAsia"/>
              </w:rPr>
              <w:t>用于</w:t>
            </w:r>
            <w:r w:rsidRPr="00881F3D">
              <w:rPr>
                <w:rFonts w:hint="eastAsia"/>
              </w:rPr>
              <w:t>查询传票组中的某一笔传票的详细信息</w:t>
            </w:r>
          </w:p>
        </w:tc>
      </w:tr>
      <w:tr w:rsidR="00F21884" w:rsidRPr="00531C5E" w14:paraId="59F90EB2" w14:textId="77777777" w:rsidTr="00BC4398">
        <w:trPr>
          <w:trHeight w:val="454"/>
        </w:trPr>
        <w:tc>
          <w:tcPr>
            <w:tcW w:w="1807" w:type="dxa"/>
            <w:vMerge/>
            <w:tcBorders>
              <w:left w:val="single" w:sz="18" w:space="0" w:color="auto"/>
              <w:right w:val="single" w:sz="4" w:space="0" w:color="auto"/>
            </w:tcBorders>
            <w:vAlign w:val="center"/>
          </w:tcPr>
          <w:p w14:paraId="249673E9"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AE98830" w14:textId="77777777" w:rsidR="00F21884" w:rsidRPr="0062552E" w:rsidRDefault="00F21884" w:rsidP="00F21884">
            <w:pPr>
              <w:rPr>
                <w:rFonts w:ascii="宋体" w:hAnsi="宋体"/>
                <w:szCs w:val="21"/>
              </w:rPr>
            </w:pPr>
            <w:r w:rsidRPr="0062552E">
              <w:rPr>
                <w:rFonts w:ascii="宋体" w:hAnsi="宋体"/>
                <w:szCs w:val="21"/>
              </w:rPr>
              <w:t>0011640</w:t>
            </w:r>
          </w:p>
        </w:tc>
        <w:tc>
          <w:tcPr>
            <w:tcW w:w="2613" w:type="dxa"/>
            <w:tcBorders>
              <w:top w:val="single" w:sz="4" w:space="0" w:color="auto"/>
              <w:left w:val="single" w:sz="4" w:space="0" w:color="auto"/>
              <w:bottom w:val="single" w:sz="4" w:space="0" w:color="auto"/>
              <w:right w:val="single" w:sz="4" w:space="0" w:color="auto"/>
            </w:tcBorders>
            <w:vAlign w:val="center"/>
          </w:tcPr>
          <w:p w14:paraId="2C1A6B69" w14:textId="77777777" w:rsidR="00F21884" w:rsidRPr="0062552E" w:rsidRDefault="00F21884" w:rsidP="00F21884">
            <w:pPr>
              <w:rPr>
                <w:rFonts w:ascii="宋体" w:hAnsi="宋体"/>
                <w:szCs w:val="21"/>
              </w:rPr>
            </w:pPr>
            <w:r>
              <w:rPr>
                <w:rFonts w:ascii="宋体" w:hAnsi="宋体" w:hint="eastAsia"/>
                <w:szCs w:val="21"/>
              </w:rPr>
              <w:t>手工记账交易维</w:t>
            </w:r>
            <w:r w:rsidRPr="0062552E">
              <w:rPr>
                <w:rFonts w:ascii="宋体" w:hAnsi="宋体" w:hint="eastAsia"/>
                <w:szCs w:val="21"/>
              </w:rPr>
              <w:t>-录入完毕</w:t>
            </w:r>
          </w:p>
        </w:tc>
        <w:tc>
          <w:tcPr>
            <w:tcW w:w="709" w:type="dxa"/>
            <w:tcBorders>
              <w:top w:val="single" w:sz="4" w:space="0" w:color="auto"/>
              <w:left w:val="single" w:sz="4" w:space="0" w:color="auto"/>
              <w:bottom w:val="single" w:sz="4" w:space="0" w:color="auto"/>
              <w:right w:val="single" w:sz="4" w:space="0" w:color="auto"/>
            </w:tcBorders>
            <w:vAlign w:val="center"/>
          </w:tcPr>
          <w:p w14:paraId="0C976A0C"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7CC0C1A" w14:textId="753B0F74" w:rsidR="00F21884" w:rsidRDefault="00DB4AF6" w:rsidP="00DB4AF6">
            <w:r>
              <w:rPr>
                <w:rFonts w:ascii="宋体" w:hAnsi="宋体" w:cs="Arial" w:hint="eastAsia"/>
              </w:rPr>
              <w:t>用于</w:t>
            </w:r>
            <w:r w:rsidRPr="00881F3D">
              <w:rPr>
                <w:rFonts w:ascii="宋体" w:hAnsi="宋体" w:cs="Arial" w:hint="eastAsia"/>
              </w:rPr>
              <w:t>对</w:t>
            </w:r>
            <w:r>
              <w:rPr>
                <w:rFonts w:ascii="宋体" w:hAnsi="宋体" w:cs="Arial" w:hint="eastAsia"/>
              </w:rPr>
              <w:t>录入完毕的</w:t>
            </w:r>
            <w:r w:rsidRPr="00881F3D">
              <w:rPr>
                <w:rFonts w:ascii="宋体" w:hAnsi="宋体" w:cs="Arial" w:hint="eastAsia"/>
              </w:rPr>
              <w:t>手工传票组进行平衡检查，</w:t>
            </w:r>
            <w:r>
              <w:rPr>
                <w:rFonts w:ascii="宋体" w:hAnsi="宋体" w:cs="Arial" w:hint="eastAsia"/>
              </w:rPr>
              <w:t>更新</w:t>
            </w:r>
            <w:r w:rsidRPr="00881F3D">
              <w:rPr>
                <w:rFonts w:ascii="宋体" w:hAnsi="宋体" w:cs="Arial" w:hint="eastAsia"/>
              </w:rPr>
              <w:t>传票组</w:t>
            </w:r>
            <w:r>
              <w:rPr>
                <w:rFonts w:ascii="宋体" w:hAnsi="宋体" w:cs="Arial" w:hint="eastAsia"/>
              </w:rPr>
              <w:t>为</w:t>
            </w:r>
            <w:r w:rsidRPr="00881F3D">
              <w:rPr>
                <w:rFonts w:ascii="宋体" w:hAnsi="宋体" w:cs="Arial" w:hint="eastAsia"/>
              </w:rPr>
              <w:t>“关闭”状态并</w:t>
            </w:r>
            <w:r>
              <w:rPr>
                <w:rFonts w:hint="eastAsia"/>
              </w:rPr>
              <w:t>将此任务流转复核环节。</w:t>
            </w:r>
          </w:p>
        </w:tc>
      </w:tr>
      <w:tr w:rsidR="00F21884" w:rsidRPr="00531C5E" w14:paraId="6EA3C84B" w14:textId="77777777" w:rsidTr="00BC4398">
        <w:trPr>
          <w:trHeight w:val="454"/>
        </w:trPr>
        <w:tc>
          <w:tcPr>
            <w:tcW w:w="1807" w:type="dxa"/>
            <w:vMerge/>
            <w:tcBorders>
              <w:left w:val="single" w:sz="18" w:space="0" w:color="auto"/>
              <w:right w:val="single" w:sz="4" w:space="0" w:color="auto"/>
            </w:tcBorders>
            <w:vAlign w:val="center"/>
          </w:tcPr>
          <w:p w14:paraId="42B5A6EB"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D1608F" w14:textId="77777777" w:rsidR="00F21884" w:rsidRPr="0062552E" w:rsidRDefault="00F21884" w:rsidP="00F21884">
            <w:pPr>
              <w:rPr>
                <w:rFonts w:ascii="宋体" w:hAnsi="宋体"/>
                <w:szCs w:val="21"/>
              </w:rPr>
            </w:pPr>
            <w:r w:rsidRPr="0062552E">
              <w:rPr>
                <w:rFonts w:ascii="宋体" w:hAnsi="宋体"/>
                <w:szCs w:val="21"/>
              </w:rPr>
              <w:t>0011650</w:t>
            </w:r>
          </w:p>
        </w:tc>
        <w:tc>
          <w:tcPr>
            <w:tcW w:w="2613" w:type="dxa"/>
            <w:tcBorders>
              <w:top w:val="single" w:sz="4" w:space="0" w:color="auto"/>
              <w:left w:val="single" w:sz="4" w:space="0" w:color="auto"/>
              <w:bottom w:val="single" w:sz="4" w:space="0" w:color="auto"/>
              <w:right w:val="single" w:sz="4" w:space="0" w:color="auto"/>
            </w:tcBorders>
            <w:vAlign w:val="center"/>
          </w:tcPr>
          <w:p w14:paraId="747229F5" w14:textId="77777777" w:rsidR="00F21884" w:rsidRPr="0062552E"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-删除传票组</w:t>
            </w:r>
          </w:p>
        </w:tc>
        <w:tc>
          <w:tcPr>
            <w:tcW w:w="709" w:type="dxa"/>
            <w:tcBorders>
              <w:top w:val="single" w:sz="4" w:space="0" w:color="auto"/>
              <w:left w:val="single" w:sz="4" w:space="0" w:color="auto"/>
              <w:bottom w:val="single" w:sz="4" w:space="0" w:color="auto"/>
              <w:right w:val="single" w:sz="4" w:space="0" w:color="auto"/>
            </w:tcBorders>
            <w:vAlign w:val="center"/>
          </w:tcPr>
          <w:p w14:paraId="5AC09E4E"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A85EB62" w14:textId="7CCEC090" w:rsidR="00F21884" w:rsidRDefault="006F3C27" w:rsidP="00F21884">
            <w:r>
              <w:rPr>
                <w:rFonts w:hint="eastAsia"/>
              </w:rPr>
              <w:t>用于将指定手工传票组作逻辑删除。</w:t>
            </w:r>
          </w:p>
        </w:tc>
      </w:tr>
      <w:tr w:rsidR="00F21884" w:rsidRPr="00531C5E" w14:paraId="3A406063" w14:textId="77777777" w:rsidTr="00BC4398">
        <w:trPr>
          <w:trHeight w:val="454"/>
        </w:trPr>
        <w:tc>
          <w:tcPr>
            <w:tcW w:w="1807" w:type="dxa"/>
            <w:vMerge/>
            <w:tcBorders>
              <w:left w:val="single" w:sz="18" w:space="0" w:color="auto"/>
              <w:right w:val="single" w:sz="4" w:space="0" w:color="auto"/>
            </w:tcBorders>
            <w:vAlign w:val="center"/>
          </w:tcPr>
          <w:p w14:paraId="1C47E035"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C710795" w14:textId="77777777" w:rsidR="00F21884" w:rsidRPr="0062552E" w:rsidRDefault="00F21884" w:rsidP="00F21884">
            <w:pPr>
              <w:rPr>
                <w:rFonts w:ascii="宋体" w:hAnsi="宋体"/>
                <w:szCs w:val="21"/>
              </w:rPr>
            </w:pPr>
            <w:r w:rsidRPr="0062552E">
              <w:rPr>
                <w:rFonts w:ascii="宋体" w:hAnsi="宋体"/>
                <w:szCs w:val="21"/>
              </w:rPr>
              <w:t>0011660</w:t>
            </w:r>
          </w:p>
        </w:tc>
        <w:tc>
          <w:tcPr>
            <w:tcW w:w="2613" w:type="dxa"/>
            <w:tcBorders>
              <w:top w:val="single" w:sz="4" w:space="0" w:color="auto"/>
              <w:left w:val="single" w:sz="4" w:space="0" w:color="auto"/>
              <w:bottom w:val="single" w:sz="4" w:space="0" w:color="auto"/>
              <w:right w:val="single" w:sz="4" w:space="0" w:color="auto"/>
            </w:tcBorders>
            <w:vAlign w:val="center"/>
          </w:tcPr>
          <w:p w14:paraId="673C86B0" w14:textId="77777777" w:rsidR="00F21884" w:rsidRPr="0062552E" w:rsidRDefault="00F21884" w:rsidP="00F21884">
            <w:pPr>
              <w:rPr>
                <w:rFonts w:ascii="宋体" w:hAnsi="宋体"/>
                <w:szCs w:val="21"/>
              </w:rPr>
            </w:pPr>
            <w:r>
              <w:rPr>
                <w:rFonts w:ascii="宋体" w:hAnsi="宋体" w:hint="eastAsia"/>
                <w:szCs w:val="21"/>
              </w:rPr>
              <w:t>手工记账交易</w:t>
            </w:r>
            <w:r w:rsidRPr="0062552E">
              <w:rPr>
                <w:rFonts w:ascii="宋体" w:hAnsi="宋体" w:hint="eastAsia"/>
                <w:szCs w:val="21"/>
              </w:rPr>
              <w:t>-复核传票</w:t>
            </w:r>
          </w:p>
        </w:tc>
        <w:tc>
          <w:tcPr>
            <w:tcW w:w="709" w:type="dxa"/>
            <w:tcBorders>
              <w:top w:val="single" w:sz="4" w:space="0" w:color="auto"/>
              <w:left w:val="single" w:sz="4" w:space="0" w:color="auto"/>
              <w:bottom w:val="single" w:sz="4" w:space="0" w:color="auto"/>
              <w:right w:val="single" w:sz="4" w:space="0" w:color="auto"/>
            </w:tcBorders>
            <w:vAlign w:val="center"/>
          </w:tcPr>
          <w:p w14:paraId="18080A8C"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78952F6" w14:textId="29C5109A" w:rsidR="00F21884" w:rsidRDefault="006F3C27" w:rsidP="006F3C27">
            <w:r>
              <w:t>用于对录入完毕的</w:t>
            </w:r>
            <w:r w:rsidRPr="00881F3D">
              <w:rPr>
                <w:rFonts w:ascii="宋体" w:hAnsi="宋体" w:cs="Arial" w:hint="eastAsia"/>
              </w:rPr>
              <w:t>手工传票</w:t>
            </w:r>
            <w:r>
              <w:rPr>
                <w:rFonts w:ascii="宋体" w:hAnsi="宋体" w:cs="Arial" w:hint="eastAsia"/>
              </w:rPr>
              <w:t>组进行复核，</w:t>
            </w:r>
            <w:r w:rsidRPr="00881F3D">
              <w:rPr>
                <w:rFonts w:hint="eastAsia"/>
              </w:rPr>
              <w:t>复核完毕后送核心记账</w:t>
            </w:r>
            <w:r>
              <w:rPr>
                <w:rFonts w:hint="eastAsia"/>
              </w:rPr>
              <w:t>。</w:t>
            </w:r>
          </w:p>
        </w:tc>
      </w:tr>
      <w:tr w:rsidR="00F21884" w:rsidRPr="00531C5E" w14:paraId="68AFC68C" w14:textId="77777777" w:rsidTr="00BC4398">
        <w:trPr>
          <w:trHeight w:val="454"/>
        </w:trPr>
        <w:tc>
          <w:tcPr>
            <w:tcW w:w="1807" w:type="dxa"/>
            <w:tcBorders>
              <w:left w:val="single" w:sz="18" w:space="0" w:color="auto"/>
              <w:right w:val="single" w:sz="4" w:space="0" w:color="auto"/>
            </w:tcBorders>
            <w:vAlign w:val="center"/>
          </w:tcPr>
          <w:p w14:paraId="52BE9892" w14:textId="77777777" w:rsidR="00F21884" w:rsidRDefault="00F21884" w:rsidP="00F21884">
            <w:pPr>
              <w:rPr>
                <w:rFonts w:ascii="宋体" w:hAnsi="宋体"/>
                <w:szCs w:val="21"/>
              </w:rPr>
            </w:pPr>
            <w:r>
              <w:rPr>
                <w:rFonts w:ascii="宋体" w:hAnsi="宋体" w:hint="eastAsia"/>
                <w:szCs w:val="21"/>
              </w:rPr>
              <w:t>手工记账EXECL上传</w:t>
            </w:r>
          </w:p>
        </w:tc>
        <w:tc>
          <w:tcPr>
            <w:tcW w:w="1134" w:type="dxa"/>
            <w:tcBorders>
              <w:top w:val="single" w:sz="4" w:space="0" w:color="auto"/>
              <w:left w:val="single" w:sz="4" w:space="0" w:color="auto"/>
              <w:bottom w:val="single" w:sz="4" w:space="0" w:color="auto"/>
              <w:right w:val="single" w:sz="4" w:space="0" w:color="auto"/>
            </w:tcBorders>
            <w:vAlign w:val="center"/>
          </w:tcPr>
          <w:p w14:paraId="74EFF460" w14:textId="77777777" w:rsidR="00F21884" w:rsidRPr="0062552E" w:rsidRDefault="00F21884" w:rsidP="00F21884">
            <w:pPr>
              <w:rPr>
                <w:rFonts w:ascii="宋体" w:hAnsi="宋体"/>
                <w:szCs w:val="21"/>
              </w:rPr>
            </w:pPr>
            <w:r>
              <w:rPr>
                <w:rFonts w:ascii="宋体" w:hAnsi="宋体" w:hint="eastAsia"/>
                <w:szCs w:val="21"/>
              </w:rPr>
              <w:t>9999200</w:t>
            </w:r>
          </w:p>
        </w:tc>
        <w:tc>
          <w:tcPr>
            <w:tcW w:w="2613" w:type="dxa"/>
            <w:tcBorders>
              <w:top w:val="single" w:sz="4" w:space="0" w:color="auto"/>
              <w:left w:val="single" w:sz="4" w:space="0" w:color="auto"/>
              <w:bottom w:val="single" w:sz="4" w:space="0" w:color="auto"/>
              <w:right w:val="single" w:sz="4" w:space="0" w:color="auto"/>
            </w:tcBorders>
            <w:vAlign w:val="center"/>
          </w:tcPr>
          <w:p w14:paraId="347EF0D3" w14:textId="77777777" w:rsidR="00F21884" w:rsidRDefault="00F21884" w:rsidP="00F21884">
            <w:pPr>
              <w:rPr>
                <w:rFonts w:ascii="宋体" w:hAnsi="宋体"/>
                <w:szCs w:val="21"/>
              </w:rPr>
            </w:pPr>
            <w:r>
              <w:rPr>
                <w:rFonts w:ascii="宋体" w:hAnsi="宋体" w:hint="eastAsia"/>
                <w:szCs w:val="21"/>
              </w:rPr>
              <w:t>手工记账EXECL上传</w:t>
            </w:r>
          </w:p>
        </w:tc>
        <w:tc>
          <w:tcPr>
            <w:tcW w:w="709" w:type="dxa"/>
            <w:tcBorders>
              <w:top w:val="single" w:sz="4" w:space="0" w:color="auto"/>
              <w:left w:val="single" w:sz="4" w:space="0" w:color="auto"/>
              <w:bottom w:val="single" w:sz="4" w:space="0" w:color="auto"/>
              <w:right w:val="single" w:sz="4" w:space="0" w:color="auto"/>
            </w:tcBorders>
            <w:vAlign w:val="center"/>
          </w:tcPr>
          <w:p w14:paraId="04E9A280" w14:textId="3EBC2CEC" w:rsidR="00F21884" w:rsidRPr="00721742" w:rsidRDefault="00AC4D9E" w:rsidP="00F21884">
            <w:pPr>
              <w:rPr>
                <w:rFonts w:ascii="宋体" w:hAnsi="宋体"/>
                <w:szCs w:val="21"/>
              </w:rPr>
            </w:pPr>
            <w:r>
              <w:rPr>
                <w:rFonts w:ascii="宋体" w:hAnsi="宋体"/>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20BC5CB" w14:textId="3481E739" w:rsidR="00F21884" w:rsidRPr="00816134" w:rsidRDefault="00AC4D9E" w:rsidP="00F21884">
            <w:pPr>
              <w:rPr>
                <w:rFonts w:ascii="宋体" w:hAnsi="宋体"/>
                <w:szCs w:val="21"/>
              </w:rPr>
            </w:pPr>
            <w:r>
              <w:rPr>
                <w:rFonts w:hint="eastAsia"/>
              </w:rPr>
              <w:t>用于</w:t>
            </w:r>
            <w:r w:rsidRPr="00881F3D">
              <w:rPr>
                <w:rFonts w:hint="eastAsia"/>
              </w:rPr>
              <w:t>在本地用</w:t>
            </w:r>
            <w:r w:rsidRPr="00881F3D">
              <w:t>Excel</w:t>
            </w:r>
            <w:r w:rsidRPr="00881F3D">
              <w:rPr>
                <w:rFonts w:hint="eastAsia"/>
              </w:rPr>
              <w:t>编辑的手工传票记录，然后上传主机，完成手工传票的录入</w:t>
            </w:r>
            <w:r>
              <w:rPr>
                <w:rFonts w:hint="eastAsia"/>
              </w:rPr>
              <w:t>。</w:t>
            </w:r>
          </w:p>
        </w:tc>
      </w:tr>
      <w:tr w:rsidR="00F21884" w:rsidRPr="00531C5E" w14:paraId="63EE3BD7" w14:textId="77777777" w:rsidTr="00BC4398">
        <w:trPr>
          <w:trHeight w:val="454"/>
        </w:trPr>
        <w:tc>
          <w:tcPr>
            <w:tcW w:w="1807" w:type="dxa"/>
            <w:vMerge w:val="restart"/>
            <w:tcBorders>
              <w:left w:val="single" w:sz="18" w:space="0" w:color="auto"/>
              <w:right w:val="single" w:sz="4" w:space="0" w:color="auto"/>
            </w:tcBorders>
            <w:vAlign w:val="center"/>
          </w:tcPr>
          <w:p w14:paraId="3A60E5D7" w14:textId="77777777" w:rsidR="00F21884" w:rsidRDefault="00F21884" w:rsidP="00F21884">
            <w:pPr>
              <w:rPr>
                <w:rFonts w:ascii="宋体" w:hAnsi="宋体"/>
                <w:szCs w:val="21"/>
              </w:rPr>
            </w:pPr>
            <w:r>
              <w:rPr>
                <w:rFonts w:ascii="宋体" w:hAnsi="宋体" w:hint="eastAsia"/>
                <w:szCs w:val="21"/>
              </w:rPr>
              <w:t>手工传票</w:t>
            </w:r>
            <w:r w:rsidRPr="0062552E">
              <w:rPr>
                <w:rFonts w:ascii="宋体" w:hAnsi="宋体" w:hint="eastAsia"/>
                <w:szCs w:val="21"/>
              </w:rPr>
              <w:t>综合查询</w:t>
            </w:r>
          </w:p>
        </w:tc>
        <w:tc>
          <w:tcPr>
            <w:tcW w:w="1134" w:type="dxa"/>
            <w:tcBorders>
              <w:top w:val="single" w:sz="4" w:space="0" w:color="auto"/>
              <w:left w:val="single" w:sz="4" w:space="0" w:color="auto"/>
              <w:bottom w:val="single" w:sz="4" w:space="0" w:color="auto"/>
              <w:right w:val="single" w:sz="4" w:space="0" w:color="auto"/>
            </w:tcBorders>
            <w:vAlign w:val="center"/>
          </w:tcPr>
          <w:p w14:paraId="325E420C" w14:textId="77777777" w:rsidR="00F21884" w:rsidRPr="0062552E" w:rsidRDefault="00F21884" w:rsidP="00F21884">
            <w:pPr>
              <w:rPr>
                <w:rFonts w:ascii="宋体" w:hAnsi="宋体"/>
                <w:szCs w:val="21"/>
              </w:rPr>
            </w:pPr>
            <w:bookmarkStart w:id="182" w:name="OLE_LINK40"/>
            <w:bookmarkStart w:id="183" w:name="OLE_LINK41"/>
            <w:r w:rsidRPr="0062552E">
              <w:rPr>
                <w:rFonts w:ascii="宋体" w:hAnsi="宋体"/>
                <w:szCs w:val="21"/>
              </w:rPr>
              <w:t>0011670</w:t>
            </w:r>
            <w:bookmarkEnd w:id="182"/>
            <w:bookmarkEnd w:id="183"/>
          </w:p>
        </w:tc>
        <w:tc>
          <w:tcPr>
            <w:tcW w:w="2613" w:type="dxa"/>
            <w:tcBorders>
              <w:top w:val="single" w:sz="4" w:space="0" w:color="auto"/>
              <w:left w:val="single" w:sz="4" w:space="0" w:color="auto"/>
              <w:bottom w:val="single" w:sz="4" w:space="0" w:color="auto"/>
              <w:right w:val="single" w:sz="4" w:space="0" w:color="auto"/>
            </w:tcBorders>
            <w:vAlign w:val="center"/>
          </w:tcPr>
          <w:p w14:paraId="65189123" w14:textId="77777777" w:rsidR="00F21884" w:rsidRPr="0062552E" w:rsidRDefault="00F21884" w:rsidP="00F21884">
            <w:pPr>
              <w:rPr>
                <w:rFonts w:ascii="宋体" w:hAnsi="宋体"/>
                <w:szCs w:val="21"/>
              </w:rPr>
            </w:pPr>
            <w:r>
              <w:rPr>
                <w:rFonts w:ascii="宋体" w:hAnsi="宋体" w:hint="eastAsia"/>
                <w:szCs w:val="21"/>
              </w:rPr>
              <w:t>手工传票</w:t>
            </w:r>
            <w:r w:rsidRPr="0062552E">
              <w:rPr>
                <w:rFonts w:ascii="宋体" w:hAnsi="宋体" w:hint="eastAsia"/>
                <w:szCs w:val="21"/>
              </w:rPr>
              <w:t>综合查询</w:t>
            </w:r>
            <w:r>
              <w:rPr>
                <w:rFonts w:ascii="宋体" w:hAnsi="宋体" w:hint="eastAsia"/>
                <w:szCs w:val="21"/>
              </w:rPr>
              <w:t>-入口</w:t>
            </w:r>
          </w:p>
        </w:tc>
        <w:tc>
          <w:tcPr>
            <w:tcW w:w="709" w:type="dxa"/>
            <w:tcBorders>
              <w:top w:val="single" w:sz="4" w:space="0" w:color="auto"/>
              <w:left w:val="single" w:sz="4" w:space="0" w:color="auto"/>
              <w:bottom w:val="single" w:sz="4" w:space="0" w:color="auto"/>
              <w:right w:val="single" w:sz="4" w:space="0" w:color="auto"/>
            </w:tcBorders>
            <w:vAlign w:val="center"/>
          </w:tcPr>
          <w:p w14:paraId="7A84D031"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433D7E5" w14:textId="0624C69C" w:rsidR="00F21884" w:rsidRDefault="00A75694" w:rsidP="00F21884">
            <w:r>
              <w:rPr>
                <w:rFonts w:hint="eastAsia"/>
              </w:rPr>
              <w:t>用于</w:t>
            </w:r>
            <w:r w:rsidRPr="00881F3D">
              <w:rPr>
                <w:rFonts w:hint="eastAsia"/>
              </w:rPr>
              <w:t>查询满足条件的传票组记录</w:t>
            </w:r>
            <w:r>
              <w:rPr>
                <w:rFonts w:hint="eastAsia"/>
              </w:rPr>
              <w:t>。</w:t>
            </w:r>
          </w:p>
        </w:tc>
      </w:tr>
      <w:tr w:rsidR="00F21884" w:rsidRPr="00531C5E" w14:paraId="66204A05" w14:textId="77777777" w:rsidTr="00BC4398">
        <w:trPr>
          <w:trHeight w:val="454"/>
        </w:trPr>
        <w:tc>
          <w:tcPr>
            <w:tcW w:w="1807" w:type="dxa"/>
            <w:vMerge/>
            <w:tcBorders>
              <w:left w:val="single" w:sz="18" w:space="0" w:color="auto"/>
              <w:right w:val="single" w:sz="4" w:space="0" w:color="auto"/>
            </w:tcBorders>
            <w:vAlign w:val="center"/>
          </w:tcPr>
          <w:p w14:paraId="457A842B"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82D3007" w14:textId="77777777" w:rsidR="00F21884" w:rsidRDefault="00F21884" w:rsidP="00F21884">
            <w:r w:rsidRPr="00B029D9">
              <w:rPr>
                <w:rFonts w:ascii="宋体" w:hAnsi="宋体"/>
                <w:szCs w:val="21"/>
              </w:rPr>
              <w:t>001167</w:t>
            </w:r>
            <w:r>
              <w:rPr>
                <w:rFonts w:ascii="宋体" w:hAnsi="宋体" w:hint="eastAsia"/>
                <w:szCs w:val="21"/>
              </w:rPr>
              <w:t>2</w:t>
            </w:r>
          </w:p>
        </w:tc>
        <w:tc>
          <w:tcPr>
            <w:tcW w:w="2613" w:type="dxa"/>
            <w:tcBorders>
              <w:top w:val="single" w:sz="4" w:space="0" w:color="auto"/>
              <w:left w:val="single" w:sz="4" w:space="0" w:color="auto"/>
              <w:bottom w:val="single" w:sz="4" w:space="0" w:color="auto"/>
              <w:right w:val="single" w:sz="4" w:space="0" w:color="auto"/>
            </w:tcBorders>
            <w:vAlign w:val="center"/>
          </w:tcPr>
          <w:p w14:paraId="48983E2E" w14:textId="77777777" w:rsidR="00F21884" w:rsidRDefault="00F21884" w:rsidP="00F21884">
            <w:pPr>
              <w:rPr>
                <w:rFonts w:ascii="宋体" w:hAnsi="宋体"/>
                <w:szCs w:val="21"/>
              </w:rPr>
            </w:pPr>
            <w:r>
              <w:rPr>
                <w:rFonts w:ascii="宋体" w:hAnsi="宋体" w:hint="eastAsia"/>
                <w:szCs w:val="21"/>
              </w:rPr>
              <w:t>手工传票</w:t>
            </w:r>
            <w:r w:rsidRPr="0062552E">
              <w:rPr>
                <w:rFonts w:ascii="宋体" w:hAnsi="宋体" w:hint="eastAsia"/>
                <w:szCs w:val="21"/>
              </w:rPr>
              <w:t>综合查询</w:t>
            </w:r>
            <w:r>
              <w:rPr>
                <w:rFonts w:ascii="宋体" w:hAnsi="宋体" w:hint="eastAsia"/>
                <w:szCs w:val="21"/>
              </w:rPr>
              <w:t>-明细</w:t>
            </w:r>
          </w:p>
        </w:tc>
        <w:tc>
          <w:tcPr>
            <w:tcW w:w="709" w:type="dxa"/>
            <w:tcBorders>
              <w:top w:val="single" w:sz="4" w:space="0" w:color="auto"/>
              <w:left w:val="single" w:sz="4" w:space="0" w:color="auto"/>
              <w:bottom w:val="single" w:sz="4" w:space="0" w:color="auto"/>
              <w:right w:val="single" w:sz="4" w:space="0" w:color="auto"/>
            </w:tcBorders>
            <w:vAlign w:val="center"/>
          </w:tcPr>
          <w:p w14:paraId="1396490C" w14:textId="77777777" w:rsidR="00F21884" w:rsidRDefault="00F21884" w:rsidP="00F21884">
            <w:r w:rsidRPr="0086112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77D1F24" w14:textId="02D1ECA6" w:rsidR="00F21884" w:rsidRPr="00816134" w:rsidRDefault="00A75694" w:rsidP="00F21884">
            <w:pPr>
              <w:rPr>
                <w:rFonts w:ascii="宋体" w:hAnsi="宋体"/>
                <w:szCs w:val="21"/>
              </w:rPr>
            </w:pPr>
            <w:r>
              <w:rPr>
                <w:rFonts w:hint="eastAsia"/>
              </w:rPr>
              <w:t>用于</w:t>
            </w:r>
            <w:r w:rsidRPr="00881F3D">
              <w:rPr>
                <w:rFonts w:hint="eastAsia"/>
              </w:rPr>
              <w:t>查询传票</w:t>
            </w:r>
            <w:proofErr w:type="gramStart"/>
            <w:r w:rsidRPr="00881F3D">
              <w:rPr>
                <w:rFonts w:hint="eastAsia"/>
              </w:rPr>
              <w:t>组</w:t>
            </w:r>
            <w:r>
              <w:rPr>
                <w:rFonts w:hint="eastAsia"/>
              </w:rPr>
              <w:t>记录</w:t>
            </w:r>
            <w:proofErr w:type="gramEnd"/>
            <w:r>
              <w:rPr>
                <w:rFonts w:hint="eastAsia"/>
              </w:rPr>
              <w:t>浏览中指定的传票组</w:t>
            </w:r>
            <w:r w:rsidRPr="00881F3D">
              <w:rPr>
                <w:rFonts w:hint="eastAsia"/>
              </w:rPr>
              <w:t>内每笔传票</w:t>
            </w:r>
            <w:r>
              <w:rPr>
                <w:rFonts w:hint="eastAsia"/>
              </w:rPr>
              <w:t>明细信息。</w:t>
            </w:r>
          </w:p>
        </w:tc>
      </w:tr>
      <w:tr w:rsidR="00F21884" w:rsidRPr="00531C5E" w14:paraId="2A7A0540" w14:textId="77777777" w:rsidTr="00BC4398">
        <w:trPr>
          <w:trHeight w:val="454"/>
        </w:trPr>
        <w:tc>
          <w:tcPr>
            <w:tcW w:w="1807" w:type="dxa"/>
            <w:vMerge/>
            <w:tcBorders>
              <w:left w:val="single" w:sz="18" w:space="0" w:color="auto"/>
              <w:right w:val="single" w:sz="4" w:space="0" w:color="auto"/>
            </w:tcBorders>
            <w:vAlign w:val="center"/>
          </w:tcPr>
          <w:p w14:paraId="7FC48684"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1697AF4" w14:textId="77777777" w:rsidR="00F21884" w:rsidRDefault="00F21884" w:rsidP="00F21884">
            <w:r>
              <w:rPr>
                <w:rFonts w:ascii="宋体" w:hAnsi="宋体"/>
                <w:szCs w:val="21"/>
              </w:rPr>
              <w:t>001167</w:t>
            </w:r>
            <w:r>
              <w:rPr>
                <w:rFonts w:ascii="宋体" w:hAnsi="宋体" w:hint="eastAsia"/>
                <w:szCs w:val="21"/>
              </w:rPr>
              <w:t>3</w:t>
            </w:r>
          </w:p>
        </w:tc>
        <w:tc>
          <w:tcPr>
            <w:tcW w:w="2613" w:type="dxa"/>
            <w:tcBorders>
              <w:top w:val="single" w:sz="4" w:space="0" w:color="auto"/>
              <w:left w:val="single" w:sz="4" w:space="0" w:color="auto"/>
              <w:bottom w:val="single" w:sz="4" w:space="0" w:color="auto"/>
              <w:right w:val="single" w:sz="4" w:space="0" w:color="auto"/>
            </w:tcBorders>
            <w:vAlign w:val="center"/>
          </w:tcPr>
          <w:p w14:paraId="369EA601" w14:textId="77777777" w:rsidR="00F21884" w:rsidRDefault="00F21884" w:rsidP="00F21884">
            <w:r w:rsidRPr="00EB512B">
              <w:rPr>
                <w:rFonts w:ascii="宋体" w:hAnsi="宋体" w:hint="eastAsia"/>
                <w:szCs w:val="21"/>
              </w:rPr>
              <w:t>手工传票综合查询-</w:t>
            </w:r>
            <w:r>
              <w:rPr>
                <w:rFonts w:ascii="宋体" w:hAnsi="宋体" w:hint="eastAsia"/>
                <w:szCs w:val="21"/>
              </w:rPr>
              <w:t>累计</w:t>
            </w:r>
          </w:p>
        </w:tc>
        <w:tc>
          <w:tcPr>
            <w:tcW w:w="709" w:type="dxa"/>
            <w:tcBorders>
              <w:top w:val="single" w:sz="4" w:space="0" w:color="auto"/>
              <w:left w:val="single" w:sz="4" w:space="0" w:color="auto"/>
              <w:bottom w:val="single" w:sz="4" w:space="0" w:color="auto"/>
              <w:right w:val="single" w:sz="4" w:space="0" w:color="auto"/>
            </w:tcBorders>
            <w:vAlign w:val="center"/>
          </w:tcPr>
          <w:p w14:paraId="7F533326" w14:textId="77777777" w:rsidR="00F21884" w:rsidRDefault="00F21884" w:rsidP="00F21884">
            <w:r w:rsidRPr="0086112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5DE4140" w14:textId="30050002" w:rsidR="00F21884" w:rsidRPr="00816134" w:rsidRDefault="00A75694" w:rsidP="00A75694">
            <w:pPr>
              <w:rPr>
                <w:rFonts w:ascii="宋体" w:hAnsi="宋体"/>
                <w:szCs w:val="21"/>
              </w:rPr>
            </w:pPr>
            <w:r>
              <w:rPr>
                <w:rFonts w:hint="eastAsia"/>
              </w:rPr>
              <w:t>用于查询指定传票组的</w:t>
            </w:r>
            <w:r w:rsidRPr="00881F3D">
              <w:rPr>
                <w:rFonts w:hint="eastAsia"/>
              </w:rPr>
              <w:t>累计信息（分账套类别、起息日、货币、借方金额、贷方金额分别统计）</w:t>
            </w:r>
            <w:r>
              <w:rPr>
                <w:rFonts w:hint="eastAsia"/>
              </w:rPr>
              <w:t>。</w:t>
            </w:r>
          </w:p>
        </w:tc>
      </w:tr>
      <w:tr w:rsidR="00F21884" w:rsidRPr="00531C5E" w14:paraId="44205A0C" w14:textId="77777777" w:rsidTr="00BC4398">
        <w:trPr>
          <w:trHeight w:val="454"/>
        </w:trPr>
        <w:tc>
          <w:tcPr>
            <w:tcW w:w="1807" w:type="dxa"/>
            <w:vMerge/>
            <w:tcBorders>
              <w:left w:val="single" w:sz="18" w:space="0" w:color="auto"/>
              <w:right w:val="single" w:sz="4" w:space="0" w:color="auto"/>
            </w:tcBorders>
            <w:vAlign w:val="center"/>
          </w:tcPr>
          <w:p w14:paraId="2628294A"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DC4C8D5" w14:textId="77777777" w:rsidR="00F21884" w:rsidRDefault="00F21884" w:rsidP="00F21884">
            <w:r w:rsidRPr="00B029D9">
              <w:rPr>
                <w:rFonts w:ascii="宋体" w:hAnsi="宋体"/>
                <w:szCs w:val="21"/>
              </w:rPr>
              <w:t>001167</w:t>
            </w:r>
            <w:r>
              <w:rPr>
                <w:rFonts w:ascii="宋体" w:hAnsi="宋体" w:hint="eastAsia"/>
                <w:szCs w:val="21"/>
              </w:rPr>
              <w:t>7</w:t>
            </w:r>
          </w:p>
        </w:tc>
        <w:tc>
          <w:tcPr>
            <w:tcW w:w="2613" w:type="dxa"/>
            <w:tcBorders>
              <w:top w:val="single" w:sz="4" w:space="0" w:color="auto"/>
              <w:left w:val="single" w:sz="4" w:space="0" w:color="auto"/>
              <w:bottom w:val="single" w:sz="4" w:space="0" w:color="auto"/>
              <w:right w:val="single" w:sz="4" w:space="0" w:color="auto"/>
            </w:tcBorders>
            <w:vAlign w:val="center"/>
          </w:tcPr>
          <w:p w14:paraId="31598220" w14:textId="77777777" w:rsidR="00F21884" w:rsidRDefault="00F21884" w:rsidP="00F21884">
            <w:r w:rsidRPr="00EB512B">
              <w:rPr>
                <w:rFonts w:ascii="宋体" w:hAnsi="宋体" w:hint="eastAsia"/>
                <w:szCs w:val="21"/>
              </w:rPr>
              <w:t>手工传票综合查询-</w:t>
            </w:r>
            <w:r>
              <w:rPr>
                <w:rFonts w:ascii="宋体" w:hAnsi="宋体" w:hint="eastAsia"/>
                <w:szCs w:val="21"/>
              </w:rPr>
              <w:t>详细</w:t>
            </w:r>
          </w:p>
        </w:tc>
        <w:tc>
          <w:tcPr>
            <w:tcW w:w="709" w:type="dxa"/>
            <w:tcBorders>
              <w:top w:val="single" w:sz="4" w:space="0" w:color="auto"/>
              <w:left w:val="single" w:sz="4" w:space="0" w:color="auto"/>
              <w:bottom w:val="single" w:sz="4" w:space="0" w:color="auto"/>
              <w:right w:val="single" w:sz="4" w:space="0" w:color="auto"/>
            </w:tcBorders>
            <w:vAlign w:val="center"/>
          </w:tcPr>
          <w:p w14:paraId="51E1CB15" w14:textId="77777777" w:rsidR="00F21884" w:rsidRDefault="00F21884" w:rsidP="00F21884">
            <w:r w:rsidRPr="0086112C">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E38CD14" w14:textId="035F250A" w:rsidR="00F21884" w:rsidRPr="00816134" w:rsidRDefault="00A75694" w:rsidP="00F21884">
            <w:pPr>
              <w:rPr>
                <w:rFonts w:ascii="宋体" w:hAnsi="宋体"/>
                <w:szCs w:val="21"/>
              </w:rPr>
            </w:pPr>
            <w:r>
              <w:rPr>
                <w:rFonts w:ascii="宋体" w:hAnsi="宋体" w:cs="Arial" w:hint="eastAsia"/>
              </w:rPr>
              <w:t>用于</w:t>
            </w:r>
            <w:r w:rsidRPr="00881F3D">
              <w:rPr>
                <w:rFonts w:ascii="宋体" w:hAnsi="宋体" w:cs="Arial" w:hint="eastAsia"/>
              </w:rPr>
              <w:t>查询传票组内每笔传票的</w:t>
            </w:r>
            <w:r>
              <w:rPr>
                <w:rFonts w:ascii="宋体" w:hAnsi="宋体" w:cs="Arial" w:hint="eastAsia"/>
              </w:rPr>
              <w:t>详细</w:t>
            </w:r>
            <w:r w:rsidRPr="00881F3D">
              <w:rPr>
                <w:rFonts w:ascii="宋体" w:hAnsi="宋体" w:cs="Arial" w:hint="eastAsia"/>
              </w:rPr>
              <w:t>信息</w:t>
            </w:r>
            <w:r>
              <w:rPr>
                <w:rFonts w:ascii="宋体" w:hAnsi="宋体" w:cs="Arial" w:hint="eastAsia"/>
              </w:rPr>
              <w:t>。</w:t>
            </w:r>
          </w:p>
        </w:tc>
      </w:tr>
      <w:tr w:rsidR="00F21884" w:rsidRPr="00531C5E" w14:paraId="384F8D41" w14:textId="77777777" w:rsidTr="00BC4398">
        <w:trPr>
          <w:trHeight w:val="454"/>
        </w:trPr>
        <w:tc>
          <w:tcPr>
            <w:tcW w:w="1807" w:type="dxa"/>
            <w:vMerge w:val="restart"/>
            <w:tcBorders>
              <w:left w:val="single" w:sz="18" w:space="0" w:color="auto"/>
              <w:right w:val="single" w:sz="4" w:space="0" w:color="auto"/>
            </w:tcBorders>
            <w:vAlign w:val="center"/>
          </w:tcPr>
          <w:p w14:paraId="282B59C6" w14:textId="77777777" w:rsidR="00F21884" w:rsidRDefault="00F21884" w:rsidP="00F21884">
            <w:pPr>
              <w:rPr>
                <w:rFonts w:ascii="宋体" w:hAnsi="宋体"/>
                <w:szCs w:val="21"/>
              </w:rPr>
            </w:pPr>
            <w:r w:rsidRPr="00554637">
              <w:rPr>
                <w:rFonts w:ascii="宋体" w:hAnsi="宋体" w:hint="eastAsia"/>
                <w:szCs w:val="21"/>
              </w:rPr>
              <w:t>手工传票模板维护</w:t>
            </w:r>
          </w:p>
        </w:tc>
        <w:tc>
          <w:tcPr>
            <w:tcW w:w="1134" w:type="dxa"/>
            <w:tcBorders>
              <w:top w:val="single" w:sz="4" w:space="0" w:color="auto"/>
              <w:left w:val="single" w:sz="4" w:space="0" w:color="auto"/>
              <w:bottom w:val="single" w:sz="4" w:space="0" w:color="auto"/>
              <w:right w:val="single" w:sz="4" w:space="0" w:color="auto"/>
            </w:tcBorders>
            <w:vAlign w:val="center"/>
          </w:tcPr>
          <w:p w14:paraId="221FCB7C" w14:textId="77777777" w:rsidR="00F21884" w:rsidRPr="0062552E" w:rsidRDefault="00F21884" w:rsidP="00F21884">
            <w:pPr>
              <w:rPr>
                <w:rFonts w:ascii="宋体" w:hAnsi="宋体"/>
                <w:szCs w:val="21"/>
              </w:rPr>
            </w:pPr>
            <w:r w:rsidRPr="0062552E">
              <w:rPr>
                <w:rFonts w:ascii="宋体" w:hAnsi="宋体"/>
                <w:szCs w:val="21"/>
              </w:rPr>
              <w:t>0011780</w:t>
            </w:r>
          </w:p>
        </w:tc>
        <w:tc>
          <w:tcPr>
            <w:tcW w:w="2613" w:type="dxa"/>
            <w:tcBorders>
              <w:top w:val="single" w:sz="4" w:space="0" w:color="auto"/>
              <w:left w:val="single" w:sz="4" w:space="0" w:color="auto"/>
              <w:bottom w:val="single" w:sz="4" w:space="0" w:color="auto"/>
              <w:right w:val="single" w:sz="4" w:space="0" w:color="auto"/>
            </w:tcBorders>
            <w:vAlign w:val="center"/>
          </w:tcPr>
          <w:p w14:paraId="38CE239F"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模板维护-入口</w:t>
            </w:r>
          </w:p>
        </w:tc>
        <w:tc>
          <w:tcPr>
            <w:tcW w:w="709" w:type="dxa"/>
            <w:tcBorders>
              <w:top w:val="single" w:sz="4" w:space="0" w:color="auto"/>
              <w:left w:val="single" w:sz="4" w:space="0" w:color="auto"/>
              <w:bottom w:val="single" w:sz="4" w:space="0" w:color="auto"/>
              <w:right w:val="single" w:sz="4" w:space="0" w:color="auto"/>
            </w:tcBorders>
            <w:vAlign w:val="center"/>
          </w:tcPr>
          <w:p w14:paraId="573960DA"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F458015" w14:textId="64225AC4" w:rsidR="00F21884" w:rsidRDefault="00C64BB8" w:rsidP="00C64BB8">
            <w:r w:rsidRPr="00881F3D">
              <w:rPr>
                <w:rFonts w:ascii="宋体" w:hAnsi="宋体" w:cs="Arial" w:hint="eastAsia"/>
              </w:rPr>
              <w:t>手工</w:t>
            </w:r>
            <w:r>
              <w:rPr>
                <w:rFonts w:ascii="宋体" w:hAnsi="宋体" w:cs="Arial" w:hint="eastAsia"/>
              </w:rPr>
              <w:t>记账模板</w:t>
            </w:r>
            <w:r w:rsidRPr="00881F3D">
              <w:rPr>
                <w:rFonts w:ascii="宋体" w:hAnsi="宋体" w:cs="Arial" w:hint="eastAsia"/>
              </w:rPr>
              <w:t>各种操作维护的入口交易</w:t>
            </w:r>
            <w:r w:rsidR="007C27D2">
              <w:rPr>
                <w:rFonts w:ascii="宋体" w:hAnsi="宋体" w:cs="Arial" w:hint="eastAsia"/>
              </w:rPr>
              <w:t>。</w:t>
            </w:r>
          </w:p>
        </w:tc>
      </w:tr>
      <w:tr w:rsidR="00F21884" w:rsidRPr="00531C5E" w14:paraId="136A1763" w14:textId="77777777" w:rsidTr="00BC4398">
        <w:trPr>
          <w:trHeight w:val="454"/>
        </w:trPr>
        <w:tc>
          <w:tcPr>
            <w:tcW w:w="1807" w:type="dxa"/>
            <w:vMerge/>
            <w:tcBorders>
              <w:left w:val="single" w:sz="18" w:space="0" w:color="auto"/>
              <w:right w:val="single" w:sz="4" w:space="0" w:color="auto"/>
            </w:tcBorders>
            <w:vAlign w:val="center"/>
          </w:tcPr>
          <w:p w14:paraId="5EEAD878"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27F55F9" w14:textId="77777777" w:rsidR="00F21884" w:rsidRPr="0062552E" w:rsidRDefault="00F21884" w:rsidP="00F21884">
            <w:pPr>
              <w:rPr>
                <w:rFonts w:ascii="宋体" w:hAnsi="宋体"/>
                <w:szCs w:val="21"/>
              </w:rPr>
            </w:pPr>
            <w:r w:rsidRPr="0062552E">
              <w:rPr>
                <w:rFonts w:ascii="宋体" w:hAnsi="宋体"/>
                <w:szCs w:val="21"/>
              </w:rPr>
              <w:t>0011787</w:t>
            </w:r>
          </w:p>
        </w:tc>
        <w:tc>
          <w:tcPr>
            <w:tcW w:w="2613" w:type="dxa"/>
            <w:tcBorders>
              <w:top w:val="single" w:sz="4" w:space="0" w:color="auto"/>
              <w:left w:val="single" w:sz="4" w:space="0" w:color="auto"/>
              <w:bottom w:val="single" w:sz="4" w:space="0" w:color="auto"/>
              <w:right w:val="single" w:sz="4" w:space="0" w:color="auto"/>
            </w:tcBorders>
            <w:vAlign w:val="center"/>
          </w:tcPr>
          <w:p w14:paraId="1A121E41"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模板维护-新增模板</w:t>
            </w:r>
          </w:p>
        </w:tc>
        <w:tc>
          <w:tcPr>
            <w:tcW w:w="709" w:type="dxa"/>
            <w:tcBorders>
              <w:top w:val="single" w:sz="4" w:space="0" w:color="auto"/>
              <w:left w:val="single" w:sz="4" w:space="0" w:color="auto"/>
              <w:bottom w:val="single" w:sz="4" w:space="0" w:color="auto"/>
              <w:right w:val="single" w:sz="4" w:space="0" w:color="auto"/>
            </w:tcBorders>
            <w:vAlign w:val="center"/>
          </w:tcPr>
          <w:p w14:paraId="441F7390"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5A12DE3" w14:textId="610B3EEF" w:rsidR="00F21884" w:rsidRDefault="007C27D2" w:rsidP="00F21884">
            <w:r>
              <w:rPr>
                <w:rFonts w:ascii="宋体" w:hAnsi="宋体" w:cs="Arial" w:hint="eastAsia"/>
              </w:rPr>
              <w:t>用于</w:t>
            </w:r>
            <w:r w:rsidRPr="00881F3D">
              <w:rPr>
                <w:rFonts w:ascii="宋体" w:hAnsi="宋体" w:cs="Arial" w:hint="eastAsia"/>
              </w:rPr>
              <w:t>增加的手工记账模板</w:t>
            </w:r>
            <w:r>
              <w:rPr>
                <w:rFonts w:ascii="宋体" w:hAnsi="宋体" w:cs="Arial" w:hint="eastAsia"/>
              </w:rPr>
              <w:t>记录。</w:t>
            </w:r>
          </w:p>
        </w:tc>
      </w:tr>
      <w:tr w:rsidR="00F21884" w:rsidRPr="00531C5E" w14:paraId="7122ECEF" w14:textId="77777777" w:rsidTr="00BC4398">
        <w:trPr>
          <w:trHeight w:val="454"/>
        </w:trPr>
        <w:tc>
          <w:tcPr>
            <w:tcW w:w="1807" w:type="dxa"/>
            <w:vMerge/>
            <w:tcBorders>
              <w:left w:val="single" w:sz="18" w:space="0" w:color="auto"/>
              <w:right w:val="single" w:sz="4" w:space="0" w:color="auto"/>
            </w:tcBorders>
            <w:vAlign w:val="center"/>
          </w:tcPr>
          <w:p w14:paraId="680FF419"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71459B2" w14:textId="77777777" w:rsidR="00F21884" w:rsidRPr="0062552E" w:rsidRDefault="00F21884" w:rsidP="00F21884">
            <w:pPr>
              <w:rPr>
                <w:rFonts w:ascii="宋体" w:hAnsi="宋体"/>
                <w:szCs w:val="21"/>
              </w:rPr>
            </w:pPr>
            <w:r w:rsidRPr="0062552E">
              <w:rPr>
                <w:rFonts w:ascii="宋体" w:hAnsi="宋体"/>
                <w:szCs w:val="21"/>
              </w:rPr>
              <w:t>0011783</w:t>
            </w:r>
          </w:p>
        </w:tc>
        <w:tc>
          <w:tcPr>
            <w:tcW w:w="2613" w:type="dxa"/>
            <w:tcBorders>
              <w:top w:val="single" w:sz="4" w:space="0" w:color="auto"/>
              <w:left w:val="single" w:sz="4" w:space="0" w:color="auto"/>
              <w:bottom w:val="single" w:sz="4" w:space="0" w:color="auto"/>
              <w:right w:val="single" w:sz="4" w:space="0" w:color="auto"/>
            </w:tcBorders>
            <w:vAlign w:val="center"/>
          </w:tcPr>
          <w:p w14:paraId="72C1C9BE"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模板维护-新增</w:t>
            </w:r>
          </w:p>
        </w:tc>
        <w:tc>
          <w:tcPr>
            <w:tcW w:w="709" w:type="dxa"/>
            <w:tcBorders>
              <w:top w:val="single" w:sz="4" w:space="0" w:color="auto"/>
              <w:left w:val="single" w:sz="4" w:space="0" w:color="auto"/>
              <w:bottom w:val="single" w:sz="4" w:space="0" w:color="auto"/>
              <w:right w:val="single" w:sz="4" w:space="0" w:color="auto"/>
            </w:tcBorders>
            <w:vAlign w:val="center"/>
          </w:tcPr>
          <w:p w14:paraId="0F657430"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2271A26" w14:textId="2265A977" w:rsidR="00F21884" w:rsidRDefault="007C27D2" w:rsidP="00F21884">
            <w:r>
              <w:t>用于</w:t>
            </w:r>
            <w:r w:rsidRPr="00881F3D">
              <w:rPr>
                <w:rFonts w:ascii="宋体" w:hAnsi="宋体" w:hint="eastAsia"/>
                <w:szCs w:val="21"/>
              </w:rPr>
              <w:t>增加模板号</w:t>
            </w:r>
            <w:proofErr w:type="gramStart"/>
            <w:r w:rsidRPr="00881F3D">
              <w:rPr>
                <w:rFonts w:ascii="宋体" w:hAnsi="宋体" w:hint="eastAsia"/>
                <w:szCs w:val="21"/>
              </w:rPr>
              <w:t>下其中</w:t>
            </w:r>
            <w:proofErr w:type="gramEnd"/>
            <w:r w:rsidRPr="00881F3D">
              <w:rPr>
                <w:rFonts w:ascii="宋体" w:hAnsi="宋体" w:hint="eastAsia"/>
                <w:szCs w:val="21"/>
              </w:rPr>
              <w:t>一笔传票</w:t>
            </w:r>
            <w:r>
              <w:rPr>
                <w:rFonts w:ascii="宋体" w:hAnsi="宋体" w:hint="eastAsia"/>
                <w:szCs w:val="21"/>
              </w:rPr>
              <w:t>记录</w:t>
            </w:r>
          </w:p>
        </w:tc>
      </w:tr>
      <w:tr w:rsidR="00F21884" w:rsidRPr="00531C5E" w14:paraId="389A5249" w14:textId="77777777" w:rsidTr="00BC4398">
        <w:trPr>
          <w:trHeight w:val="454"/>
        </w:trPr>
        <w:tc>
          <w:tcPr>
            <w:tcW w:w="1807" w:type="dxa"/>
            <w:vMerge/>
            <w:tcBorders>
              <w:left w:val="single" w:sz="18" w:space="0" w:color="auto"/>
              <w:right w:val="single" w:sz="4" w:space="0" w:color="auto"/>
            </w:tcBorders>
            <w:vAlign w:val="center"/>
          </w:tcPr>
          <w:p w14:paraId="63E87173"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75546E1" w14:textId="77777777" w:rsidR="00F21884" w:rsidRPr="0062552E" w:rsidRDefault="00F21884" w:rsidP="00F21884">
            <w:pPr>
              <w:rPr>
                <w:rFonts w:ascii="宋体" w:hAnsi="宋体"/>
                <w:szCs w:val="21"/>
              </w:rPr>
            </w:pPr>
            <w:r w:rsidRPr="0062552E">
              <w:rPr>
                <w:rFonts w:ascii="宋体" w:hAnsi="宋体"/>
                <w:szCs w:val="21"/>
              </w:rPr>
              <w:t>0011784</w:t>
            </w:r>
          </w:p>
        </w:tc>
        <w:tc>
          <w:tcPr>
            <w:tcW w:w="2613" w:type="dxa"/>
            <w:tcBorders>
              <w:top w:val="single" w:sz="4" w:space="0" w:color="auto"/>
              <w:left w:val="single" w:sz="4" w:space="0" w:color="auto"/>
              <w:bottom w:val="single" w:sz="4" w:space="0" w:color="auto"/>
              <w:right w:val="single" w:sz="4" w:space="0" w:color="auto"/>
            </w:tcBorders>
            <w:vAlign w:val="center"/>
          </w:tcPr>
          <w:p w14:paraId="4D8D1A7A"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模板维护-修改</w:t>
            </w:r>
          </w:p>
        </w:tc>
        <w:tc>
          <w:tcPr>
            <w:tcW w:w="709" w:type="dxa"/>
            <w:tcBorders>
              <w:top w:val="single" w:sz="4" w:space="0" w:color="auto"/>
              <w:left w:val="single" w:sz="4" w:space="0" w:color="auto"/>
              <w:bottom w:val="single" w:sz="4" w:space="0" w:color="auto"/>
              <w:right w:val="single" w:sz="4" w:space="0" w:color="auto"/>
            </w:tcBorders>
            <w:vAlign w:val="center"/>
          </w:tcPr>
          <w:p w14:paraId="393D9403"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A63FAD4" w14:textId="5729354E" w:rsidR="00F21884" w:rsidRDefault="005053F1" w:rsidP="00F21884">
            <w:r>
              <w:rPr>
                <w:rFonts w:ascii="宋体" w:hAnsi="宋体" w:hint="eastAsia"/>
                <w:szCs w:val="21"/>
              </w:rPr>
              <w:t>用于</w:t>
            </w:r>
            <w:r w:rsidRPr="00881F3D">
              <w:rPr>
                <w:rFonts w:ascii="宋体" w:hAnsi="宋体" w:hint="eastAsia"/>
                <w:szCs w:val="21"/>
              </w:rPr>
              <w:t>修改模板号</w:t>
            </w:r>
            <w:proofErr w:type="gramStart"/>
            <w:r w:rsidRPr="00881F3D">
              <w:rPr>
                <w:rFonts w:ascii="宋体" w:hAnsi="宋体" w:hint="eastAsia"/>
                <w:szCs w:val="21"/>
              </w:rPr>
              <w:t>下其中</w:t>
            </w:r>
            <w:proofErr w:type="gramEnd"/>
            <w:r w:rsidRPr="00881F3D">
              <w:rPr>
                <w:rFonts w:ascii="宋体" w:hAnsi="宋体" w:hint="eastAsia"/>
                <w:szCs w:val="21"/>
              </w:rPr>
              <w:t>一笔传票的模板</w:t>
            </w:r>
            <w:r>
              <w:rPr>
                <w:rFonts w:ascii="宋体" w:hAnsi="宋体" w:hint="eastAsia"/>
                <w:szCs w:val="21"/>
              </w:rPr>
              <w:t>记录</w:t>
            </w:r>
          </w:p>
        </w:tc>
      </w:tr>
      <w:tr w:rsidR="00F21884" w:rsidRPr="00531C5E" w14:paraId="2B4EBEC4" w14:textId="77777777" w:rsidTr="00BC4398">
        <w:trPr>
          <w:trHeight w:val="454"/>
        </w:trPr>
        <w:tc>
          <w:tcPr>
            <w:tcW w:w="1807" w:type="dxa"/>
            <w:vMerge/>
            <w:tcBorders>
              <w:left w:val="single" w:sz="18" w:space="0" w:color="auto"/>
              <w:right w:val="single" w:sz="4" w:space="0" w:color="auto"/>
            </w:tcBorders>
            <w:vAlign w:val="center"/>
          </w:tcPr>
          <w:p w14:paraId="13538800"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6951470" w14:textId="77777777" w:rsidR="00F21884" w:rsidRPr="0062552E" w:rsidRDefault="00F21884" w:rsidP="00F21884">
            <w:pPr>
              <w:rPr>
                <w:rFonts w:ascii="宋体" w:hAnsi="宋体"/>
                <w:szCs w:val="21"/>
              </w:rPr>
            </w:pPr>
            <w:r w:rsidRPr="0062552E">
              <w:rPr>
                <w:rFonts w:ascii="宋体" w:hAnsi="宋体"/>
                <w:szCs w:val="21"/>
              </w:rPr>
              <w:t>0011785</w:t>
            </w:r>
          </w:p>
        </w:tc>
        <w:tc>
          <w:tcPr>
            <w:tcW w:w="2613" w:type="dxa"/>
            <w:tcBorders>
              <w:top w:val="single" w:sz="4" w:space="0" w:color="auto"/>
              <w:left w:val="single" w:sz="4" w:space="0" w:color="auto"/>
              <w:bottom w:val="single" w:sz="4" w:space="0" w:color="auto"/>
              <w:right w:val="single" w:sz="4" w:space="0" w:color="auto"/>
            </w:tcBorders>
            <w:vAlign w:val="center"/>
          </w:tcPr>
          <w:p w14:paraId="203DB527"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模板维护-删除</w:t>
            </w:r>
          </w:p>
        </w:tc>
        <w:tc>
          <w:tcPr>
            <w:tcW w:w="709" w:type="dxa"/>
            <w:tcBorders>
              <w:top w:val="single" w:sz="4" w:space="0" w:color="auto"/>
              <w:left w:val="single" w:sz="4" w:space="0" w:color="auto"/>
              <w:bottom w:val="single" w:sz="4" w:space="0" w:color="auto"/>
              <w:right w:val="single" w:sz="4" w:space="0" w:color="auto"/>
            </w:tcBorders>
            <w:vAlign w:val="center"/>
          </w:tcPr>
          <w:p w14:paraId="7A5B4FF0"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C16A1ED" w14:textId="540709F9" w:rsidR="00F21884" w:rsidRDefault="005053F1" w:rsidP="00F21884">
            <w:r>
              <w:rPr>
                <w:rFonts w:ascii="宋体" w:hAnsi="宋体" w:hint="eastAsia"/>
                <w:szCs w:val="21"/>
              </w:rPr>
              <w:t>用于删除模板号</w:t>
            </w:r>
            <w:proofErr w:type="gramStart"/>
            <w:r>
              <w:rPr>
                <w:rFonts w:ascii="宋体" w:hAnsi="宋体" w:hint="eastAsia"/>
                <w:szCs w:val="21"/>
              </w:rPr>
              <w:t>下其中</w:t>
            </w:r>
            <w:proofErr w:type="gramEnd"/>
            <w:r>
              <w:rPr>
                <w:rFonts w:ascii="宋体" w:hAnsi="宋体" w:hint="eastAsia"/>
                <w:szCs w:val="21"/>
              </w:rPr>
              <w:t>一笔传</w:t>
            </w:r>
            <w:r>
              <w:rPr>
                <w:rFonts w:ascii="宋体" w:hAnsi="宋体" w:hint="eastAsia"/>
                <w:szCs w:val="21"/>
              </w:rPr>
              <w:lastRenderedPageBreak/>
              <w:t>票的模板记录</w:t>
            </w:r>
          </w:p>
        </w:tc>
      </w:tr>
      <w:tr w:rsidR="00F21884" w:rsidRPr="00531C5E" w14:paraId="309F2F9C" w14:textId="77777777" w:rsidTr="00BC4398">
        <w:trPr>
          <w:trHeight w:val="454"/>
        </w:trPr>
        <w:tc>
          <w:tcPr>
            <w:tcW w:w="1807" w:type="dxa"/>
            <w:vMerge/>
            <w:tcBorders>
              <w:left w:val="single" w:sz="18" w:space="0" w:color="auto"/>
              <w:right w:val="single" w:sz="4" w:space="0" w:color="auto"/>
            </w:tcBorders>
            <w:vAlign w:val="center"/>
          </w:tcPr>
          <w:p w14:paraId="06F92B7D"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0061C6D" w14:textId="77777777" w:rsidR="00F21884" w:rsidRPr="0062552E" w:rsidRDefault="00F21884" w:rsidP="00F21884">
            <w:pPr>
              <w:rPr>
                <w:rFonts w:ascii="宋体" w:hAnsi="宋体"/>
                <w:szCs w:val="21"/>
              </w:rPr>
            </w:pPr>
            <w:r w:rsidRPr="0062552E">
              <w:rPr>
                <w:rFonts w:ascii="宋体" w:hAnsi="宋体"/>
                <w:szCs w:val="21"/>
              </w:rPr>
              <w:t>00117</w:t>
            </w:r>
            <w:r>
              <w:rPr>
                <w:rFonts w:ascii="宋体" w:hAnsi="宋体" w:hint="eastAsia"/>
                <w:szCs w:val="21"/>
              </w:rPr>
              <w:t>86</w:t>
            </w:r>
          </w:p>
        </w:tc>
        <w:tc>
          <w:tcPr>
            <w:tcW w:w="2613" w:type="dxa"/>
            <w:tcBorders>
              <w:top w:val="single" w:sz="4" w:space="0" w:color="auto"/>
              <w:left w:val="single" w:sz="4" w:space="0" w:color="auto"/>
              <w:bottom w:val="single" w:sz="4" w:space="0" w:color="auto"/>
              <w:right w:val="single" w:sz="4" w:space="0" w:color="auto"/>
            </w:tcBorders>
            <w:vAlign w:val="center"/>
          </w:tcPr>
          <w:p w14:paraId="257D360D"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模板维护-查询</w:t>
            </w:r>
          </w:p>
        </w:tc>
        <w:tc>
          <w:tcPr>
            <w:tcW w:w="709" w:type="dxa"/>
            <w:tcBorders>
              <w:top w:val="single" w:sz="4" w:space="0" w:color="auto"/>
              <w:left w:val="single" w:sz="4" w:space="0" w:color="auto"/>
              <w:bottom w:val="single" w:sz="4" w:space="0" w:color="auto"/>
              <w:right w:val="single" w:sz="4" w:space="0" w:color="auto"/>
            </w:tcBorders>
            <w:vAlign w:val="center"/>
          </w:tcPr>
          <w:p w14:paraId="4F8F49E4"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712A05F" w14:textId="2AC52E3F" w:rsidR="00F21884" w:rsidRDefault="00764DA7" w:rsidP="00F21884">
            <w:r>
              <w:rPr>
                <w:rFonts w:ascii="宋体" w:hAnsi="宋体" w:hint="eastAsia"/>
              </w:rPr>
              <w:t>用于查询模板号</w:t>
            </w:r>
            <w:proofErr w:type="gramStart"/>
            <w:r>
              <w:rPr>
                <w:rFonts w:ascii="宋体" w:hAnsi="宋体" w:hint="eastAsia"/>
              </w:rPr>
              <w:t>下其中</w:t>
            </w:r>
            <w:proofErr w:type="gramEnd"/>
            <w:r>
              <w:rPr>
                <w:rFonts w:ascii="宋体" w:hAnsi="宋体" w:hint="eastAsia"/>
              </w:rPr>
              <w:t>一笔传票的模板记录信息。</w:t>
            </w:r>
          </w:p>
        </w:tc>
      </w:tr>
      <w:tr w:rsidR="00F21884" w:rsidRPr="00531C5E" w14:paraId="76FEE921" w14:textId="77777777" w:rsidTr="00BC4398">
        <w:trPr>
          <w:trHeight w:val="454"/>
        </w:trPr>
        <w:tc>
          <w:tcPr>
            <w:tcW w:w="1807" w:type="dxa"/>
            <w:vMerge/>
            <w:tcBorders>
              <w:left w:val="single" w:sz="18" w:space="0" w:color="auto"/>
              <w:right w:val="single" w:sz="4" w:space="0" w:color="auto"/>
            </w:tcBorders>
            <w:vAlign w:val="center"/>
          </w:tcPr>
          <w:p w14:paraId="65F23801"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85B7162" w14:textId="77777777" w:rsidR="00F21884" w:rsidRPr="0062552E" w:rsidRDefault="00F21884" w:rsidP="00F21884">
            <w:pPr>
              <w:rPr>
                <w:rFonts w:ascii="宋体" w:hAnsi="宋体"/>
                <w:szCs w:val="21"/>
              </w:rPr>
            </w:pPr>
            <w:r w:rsidRPr="0062552E">
              <w:rPr>
                <w:rFonts w:ascii="宋体" w:hAnsi="宋体"/>
                <w:szCs w:val="21"/>
              </w:rPr>
              <w:t>0011796</w:t>
            </w:r>
          </w:p>
        </w:tc>
        <w:tc>
          <w:tcPr>
            <w:tcW w:w="2613" w:type="dxa"/>
            <w:tcBorders>
              <w:top w:val="single" w:sz="4" w:space="0" w:color="auto"/>
              <w:left w:val="single" w:sz="4" w:space="0" w:color="auto"/>
              <w:bottom w:val="single" w:sz="4" w:space="0" w:color="auto"/>
              <w:right w:val="single" w:sz="4" w:space="0" w:color="auto"/>
            </w:tcBorders>
            <w:vAlign w:val="center"/>
          </w:tcPr>
          <w:p w14:paraId="0719691D"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模板维护-保存</w:t>
            </w:r>
          </w:p>
        </w:tc>
        <w:tc>
          <w:tcPr>
            <w:tcW w:w="709" w:type="dxa"/>
            <w:tcBorders>
              <w:top w:val="single" w:sz="4" w:space="0" w:color="auto"/>
              <w:left w:val="single" w:sz="4" w:space="0" w:color="auto"/>
              <w:bottom w:val="single" w:sz="4" w:space="0" w:color="auto"/>
              <w:right w:val="single" w:sz="4" w:space="0" w:color="auto"/>
            </w:tcBorders>
            <w:vAlign w:val="center"/>
          </w:tcPr>
          <w:p w14:paraId="74E22CF6"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3E3D8BF" w14:textId="77AEF4A1" w:rsidR="00F21884" w:rsidRDefault="00764DA7" w:rsidP="00F21884">
            <w:r>
              <w:rPr>
                <w:rFonts w:hint="eastAsia"/>
              </w:rPr>
              <w:t>用于保存模板记录，使模板的信息生效，以供手工传票交易使用。</w:t>
            </w:r>
          </w:p>
        </w:tc>
      </w:tr>
      <w:tr w:rsidR="00F21884" w:rsidRPr="00531C5E" w14:paraId="1A5D34D7" w14:textId="77777777" w:rsidTr="00BC4398">
        <w:trPr>
          <w:trHeight w:val="454"/>
        </w:trPr>
        <w:tc>
          <w:tcPr>
            <w:tcW w:w="1807" w:type="dxa"/>
            <w:vMerge/>
            <w:tcBorders>
              <w:left w:val="single" w:sz="18" w:space="0" w:color="auto"/>
              <w:right w:val="single" w:sz="4" w:space="0" w:color="auto"/>
            </w:tcBorders>
            <w:vAlign w:val="center"/>
          </w:tcPr>
          <w:p w14:paraId="2C429DB6"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2A91960" w14:textId="77777777" w:rsidR="00F21884" w:rsidRPr="0062552E" w:rsidRDefault="00F21884" w:rsidP="00F21884">
            <w:pPr>
              <w:rPr>
                <w:rFonts w:ascii="宋体" w:hAnsi="宋体"/>
                <w:szCs w:val="21"/>
              </w:rPr>
            </w:pPr>
            <w:r w:rsidRPr="0062552E">
              <w:rPr>
                <w:rFonts w:ascii="宋体" w:hAnsi="宋体"/>
                <w:szCs w:val="21"/>
              </w:rPr>
              <w:t>0011797</w:t>
            </w:r>
          </w:p>
        </w:tc>
        <w:tc>
          <w:tcPr>
            <w:tcW w:w="2613" w:type="dxa"/>
            <w:tcBorders>
              <w:top w:val="single" w:sz="4" w:space="0" w:color="auto"/>
              <w:left w:val="single" w:sz="4" w:space="0" w:color="auto"/>
              <w:bottom w:val="single" w:sz="4" w:space="0" w:color="auto"/>
              <w:right w:val="single" w:sz="4" w:space="0" w:color="auto"/>
            </w:tcBorders>
            <w:vAlign w:val="center"/>
          </w:tcPr>
          <w:p w14:paraId="7C3F2B92"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模板维护-删除模板</w:t>
            </w:r>
          </w:p>
        </w:tc>
        <w:tc>
          <w:tcPr>
            <w:tcW w:w="709" w:type="dxa"/>
            <w:tcBorders>
              <w:top w:val="single" w:sz="4" w:space="0" w:color="auto"/>
              <w:left w:val="single" w:sz="4" w:space="0" w:color="auto"/>
              <w:bottom w:val="single" w:sz="4" w:space="0" w:color="auto"/>
              <w:right w:val="single" w:sz="4" w:space="0" w:color="auto"/>
            </w:tcBorders>
            <w:vAlign w:val="center"/>
          </w:tcPr>
          <w:p w14:paraId="1E778CFB"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B684648" w14:textId="66A67B7C" w:rsidR="00F21884" w:rsidRDefault="00457260" w:rsidP="00F21884">
            <w:r>
              <w:rPr>
                <w:rFonts w:ascii="宋体" w:hAnsi="宋体" w:cs="Arial" w:hint="eastAsia"/>
              </w:rPr>
              <w:t>用于删除整个模板号，此模板下的所有传票的模板记录都一并删除</w:t>
            </w:r>
            <w:r>
              <w:rPr>
                <w:rFonts w:ascii="宋体" w:hAnsi="宋体" w:hint="eastAsia"/>
              </w:rPr>
              <w:t>。</w:t>
            </w:r>
          </w:p>
        </w:tc>
      </w:tr>
      <w:tr w:rsidR="00F21884" w:rsidRPr="00531C5E" w14:paraId="69FB6BDC" w14:textId="77777777" w:rsidTr="00BC4398">
        <w:trPr>
          <w:trHeight w:val="454"/>
        </w:trPr>
        <w:tc>
          <w:tcPr>
            <w:tcW w:w="1807" w:type="dxa"/>
            <w:vMerge/>
            <w:tcBorders>
              <w:left w:val="single" w:sz="18" w:space="0" w:color="auto"/>
              <w:right w:val="single" w:sz="4" w:space="0" w:color="auto"/>
            </w:tcBorders>
            <w:vAlign w:val="center"/>
          </w:tcPr>
          <w:p w14:paraId="04C0D92D"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558483E" w14:textId="77777777" w:rsidR="00F21884" w:rsidRPr="0062552E" w:rsidRDefault="00F21884" w:rsidP="00F21884">
            <w:pPr>
              <w:rPr>
                <w:rFonts w:ascii="宋体" w:hAnsi="宋体"/>
                <w:szCs w:val="21"/>
              </w:rPr>
            </w:pPr>
            <w:r w:rsidRPr="0062552E">
              <w:rPr>
                <w:rFonts w:ascii="宋体" w:hAnsi="宋体"/>
                <w:szCs w:val="21"/>
              </w:rPr>
              <w:t>0011797</w:t>
            </w:r>
          </w:p>
        </w:tc>
        <w:tc>
          <w:tcPr>
            <w:tcW w:w="2613" w:type="dxa"/>
            <w:tcBorders>
              <w:top w:val="single" w:sz="4" w:space="0" w:color="auto"/>
              <w:left w:val="single" w:sz="4" w:space="0" w:color="auto"/>
              <w:bottom w:val="single" w:sz="4" w:space="0" w:color="auto"/>
              <w:right w:val="single" w:sz="4" w:space="0" w:color="auto"/>
            </w:tcBorders>
            <w:vAlign w:val="center"/>
          </w:tcPr>
          <w:p w14:paraId="56D87BDE" w14:textId="77777777" w:rsidR="00F21884" w:rsidRPr="0062552E" w:rsidRDefault="00F21884" w:rsidP="00F21884">
            <w:pPr>
              <w:rPr>
                <w:rFonts w:ascii="宋体" w:hAnsi="宋体"/>
                <w:szCs w:val="21"/>
              </w:rPr>
            </w:pPr>
            <w:r>
              <w:rPr>
                <w:rFonts w:ascii="宋体" w:hAnsi="宋体" w:hint="eastAsia"/>
                <w:szCs w:val="21"/>
              </w:rPr>
              <w:t>手工记账</w:t>
            </w:r>
            <w:r w:rsidRPr="0062552E">
              <w:rPr>
                <w:rFonts w:ascii="宋体" w:hAnsi="宋体" w:hint="eastAsia"/>
                <w:szCs w:val="21"/>
              </w:rPr>
              <w:t>模板维护-</w:t>
            </w:r>
            <w:r>
              <w:rPr>
                <w:rFonts w:ascii="宋体" w:hAnsi="宋体" w:hint="eastAsia"/>
                <w:szCs w:val="21"/>
              </w:rPr>
              <w:t>浏览</w:t>
            </w:r>
            <w:r w:rsidRPr="0062552E">
              <w:rPr>
                <w:rFonts w:ascii="宋体" w:hAnsi="宋体" w:hint="eastAsia"/>
                <w:szCs w:val="21"/>
              </w:rPr>
              <w:t>模板</w:t>
            </w:r>
          </w:p>
        </w:tc>
        <w:tc>
          <w:tcPr>
            <w:tcW w:w="709" w:type="dxa"/>
            <w:tcBorders>
              <w:top w:val="single" w:sz="4" w:space="0" w:color="auto"/>
              <w:left w:val="single" w:sz="4" w:space="0" w:color="auto"/>
              <w:bottom w:val="single" w:sz="4" w:space="0" w:color="auto"/>
              <w:right w:val="single" w:sz="4" w:space="0" w:color="auto"/>
            </w:tcBorders>
            <w:vAlign w:val="center"/>
          </w:tcPr>
          <w:p w14:paraId="4A14CB8A"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AD14972" w14:textId="3C9EF6E0" w:rsidR="00F21884" w:rsidRDefault="00457260" w:rsidP="00F21884">
            <w:r>
              <w:rPr>
                <w:rFonts w:ascii="宋体" w:hAnsi="宋体" w:cs="Arial" w:hint="eastAsia"/>
              </w:rPr>
              <w:t>用于查询浏览指定模板号的传票记录。</w:t>
            </w:r>
          </w:p>
        </w:tc>
      </w:tr>
      <w:tr w:rsidR="00F21884" w:rsidRPr="00531C5E" w14:paraId="247DA71A" w14:textId="77777777" w:rsidTr="00BC4398">
        <w:trPr>
          <w:trHeight w:val="454"/>
        </w:trPr>
        <w:tc>
          <w:tcPr>
            <w:tcW w:w="1807" w:type="dxa"/>
            <w:tcBorders>
              <w:left w:val="single" w:sz="18" w:space="0" w:color="auto"/>
              <w:right w:val="single" w:sz="4" w:space="0" w:color="auto"/>
            </w:tcBorders>
            <w:vAlign w:val="center"/>
          </w:tcPr>
          <w:p w14:paraId="68E09930"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B61BF00" w14:textId="77777777" w:rsidR="00F21884" w:rsidRDefault="00F21884" w:rsidP="00F21884">
            <w:pPr>
              <w:rPr>
                <w:rFonts w:ascii="宋体" w:hAnsi="宋体"/>
                <w:szCs w:val="21"/>
              </w:rPr>
            </w:pPr>
            <w:r w:rsidRPr="009D5537">
              <w:rPr>
                <w:rFonts w:ascii="宋体" w:hAnsi="宋体" w:hint="eastAsia"/>
                <w:szCs w:val="21"/>
              </w:rPr>
              <w:t>AIB021</w:t>
            </w:r>
          </w:p>
        </w:tc>
        <w:tc>
          <w:tcPr>
            <w:tcW w:w="2613" w:type="dxa"/>
            <w:tcBorders>
              <w:top w:val="single" w:sz="4" w:space="0" w:color="auto"/>
              <w:left w:val="single" w:sz="4" w:space="0" w:color="auto"/>
              <w:bottom w:val="single" w:sz="4" w:space="0" w:color="auto"/>
              <w:right w:val="single" w:sz="4" w:space="0" w:color="auto"/>
            </w:tcBorders>
            <w:vAlign w:val="center"/>
          </w:tcPr>
          <w:p w14:paraId="3FE92071" w14:textId="77777777" w:rsidR="00F21884" w:rsidRDefault="00F21884" w:rsidP="00F21884">
            <w:pPr>
              <w:rPr>
                <w:rFonts w:ascii="宋体" w:hAnsi="宋体"/>
                <w:szCs w:val="21"/>
              </w:rPr>
            </w:pPr>
            <w:proofErr w:type="gramStart"/>
            <w:r>
              <w:rPr>
                <w:rFonts w:ascii="宋体" w:hAnsi="宋体" w:hint="eastAsia"/>
                <w:szCs w:val="21"/>
              </w:rPr>
              <w:t>内部户</w:t>
            </w:r>
            <w:proofErr w:type="gramEnd"/>
            <w:r w:rsidRPr="009D5537">
              <w:rPr>
                <w:rFonts w:ascii="宋体" w:hAnsi="宋体" w:hint="eastAsia"/>
                <w:szCs w:val="21"/>
              </w:rPr>
              <w:t>余额更新</w:t>
            </w:r>
          </w:p>
        </w:tc>
        <w:tc>
          <w:tcPr>
            <w:tcW w:w="709" w:type="dxa"/>
            <w:tcBorders>
              <w:top w:val="single" w:sz="4" w:space="0" w:color="auto"/>
              <w:left w:val="single" w:sz="4" w:space="0" w:color="auto"/>
              <w:bottom w:val="single" w:sz="4" w:space="0" w:color="auto"/>
              <w:right w:val="single" w:sz="4" w:space="0" w:color="auto"/>
            </w:tcBorders>
            <w:vAlign w:val="center"/>
          </w:tcPr>
          <w:p w14:paraId="6D8E66CA" w14:textId="77777777" w:rsidR="00F21884" w:rsidRPr="00531C5E" w:rsidRDefault="00F21884" w:rsidP="00F21884">
            <w:pPr>
              <w:rPr>
                <w:rFonts w:ascii="宋体" w:hAnsi="宋体"/>
                <w:szCs w:val="21"/>
              </w:rPr>
            </w:pPr>
            <w:r>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0B0A4820" w14:textId="387116CE" w:rsidR="00F21884" w:rsidRDefault="00263564" w:rsidP="00F21884">
            <w:r>
              <w:rPr>
                <w:rFonts w:ascii="宋体" w:hAnsi="宋体" w:hint="eastAsia"/>
              </w:rPr>
              <w:t>用于</w:t>
            </w:r>
            <w:r w:rsidRPr="00973360">
              <w:rPr>
                <w:rFonts w:ascii="宋体" w:hAnsi="宋体" w:hint="eastAsia"/>
              </w:rPr>
              <w:t>更新</w:t>
            </w:r>
            <w:proofErr w:type="gramStart"/>
            <w:r>
              <w:rPr>
                <w:rFonts w:ascii="宋体" w:hAnsi="宋体" w:hint="eastAsia"/>
              </w:rPr>
              <w:t>内部户</w:t>
            </w:r>
            <w:proofErr w:type="gramEnd"/>
            <w:r w:rsidRPr="00973360">
              <w:rPr>
                <w:rFonts w:ascii="宋体" w:hAnsi="宋体" w:hint="eastAsia"/>
              </w:rPr>
              <w:t>中控制表【联机更新标志】为“N-不允许联机更新”的</w:t>
            </w:r>
            <w:proofErr w:type="gramStart"/>
            <w:r>
              <w:rPr>
                <w:rFonts w:ascii="宋体" w:hAnsi="宋体" w:hint="eastAsia"/>
              </w:rPr>
              <w:t>内部户</w:t>
            </w:r>
            <w:proofErr w:type="gramEnd"/>
            <w:r w:rsidRPr="00973360">
              <w:rPr>
                <w:rFonts w:ascii="宋体" w:hAnsi="宋体" w:hint="eastAsia"/>
              </w:rPr>
              <w:t>余额</w:t>
            </w:r>
            <w:r>
              <w:rPr>
                <w:rFonts w:ascii="宋体" w:hAnsi="宋体" w:hint="eastAsia"/>
              </w:rPr>
              <w:t>信息。</w:t>
            </w:r>
          </w:p>
        </w:tc>
      </w:tr>
      <w:tr w:rsidR="00F21884" w:rsidRPr="00531C5E" w14:paraId="5C5F79C9" w14:textId="77777777" w:rsidTr="00BC4398">
        <w:trPr>
          <w:trHeight w:val="454"/>
        </w:trPr>
        <w:tc>
          <w:tcPr>
            <w:tcW w:w="1807" w:type="dxa"/>
            <w:tcBorders>
              <w:left w:val="single" w:sz="18" w:space="0" w:color="auto"/>
              <w:right w:val="single" w:sz="4" w:space="0" w:color="auto"/>
            </w:tcBorders>
            <w:vAlign w:val="center"/>
          </w:tcPr>
          <w:p w14:paraId="0380621F"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F40F249" w14:textId="77777777" w:rsidR="00F21884" w:rsidRDefault="00F21884" w:rsidP="00F21884">
            <w:pPr>
              <w:rPr>
                <w:rFonts w:ascii="宋体" w:hAnsi="宋体"/>
                <w:szCs w:val="21"/>
              </w:rPr>
            </w:pPr>
            <w:r w:rsidRPr="009D5537">
              <w:rPr>
                <w:rFonts w:ascii="宋体" w:hAnsi="宋体" w:hint="eastAsia"/>
                <w:szCs w:val="21"/>
              </w:rPr>
              <w:t>AIB022</w:t>
            </w:r>
          </w:p>
        </w:tc>
        <w:tc>
          <w:tcPr>
            <w:tcW w:w="2613" w:type="dxa"/>
            <w:tcBorders>
              <w:top w:val="single" w:sz="4" w:space="0" w:color="auto"/>
              <w:left w:val="single" w:sz="4" w:space="0" w:color="auto"/>
              <w:bottom w:val="single" w:sz="4" w:space="0" w:color="auto"/>
              <w:right w:val="single" w:sz="4" w:space="0" w:color="auto"/>
            </w:tcBorders>
            <w:vAlign w:val="center"/>
          </w:tcPr>
          <w:p w14:paraId="299BCF1C" w14:textId="77777777" w:rsidR="00F21884" w:rsidRDefault="00F21884" w:rsidP="00F21884">
            <w:pPr>
              <w:rPr>
                <w:rFonts w:ascii="宋体" w:hAnsi="宋体"/>
                <w:szCs w:val="21"/>
              </w:rPr>
            </w:pPr>
            <w:proofErr w:type="gramStart"/>
            <w:r>
              <w:rPr>
                <w:rFonts w:ascii="宋体" w:hAnsi="宋体" w:hint="eastAsia"/>
                <w:szCs w:val="21"/>
              </w:rPr>
              <w:t>内部户</w:t>
            </w:r>
            <w:r w:rsidRPr="009D5537">
              <w:rPr>
                <w:rFonts w:ascii="宋体" w:hAnsi="宋体" w:hint="eastAsia"/>
                <w:szCs w:val="21"/>
              </w:rPr>
              <w:t>状态</w:t>
            </w:r>
            <w:proofErr w:type="gramEnd"/>
            <w:r>
              <w:rPr>
                <w:rFonts w:ascii="宋体" w:hAnsi="宋体" w:hint="eastAsia"/>
                <w:szCs w:val="21"/>
              </w:rPr>
              <w:t>检查</w:t>
            </w:r>
          </w:p>
        </w:tc>
        <w:tc>
          <w:tcPr>
            <w:tcW w:w="709" w:type="dxa"/>
            <w:tcBorders>
              <w:top w:val="single" w:sz="4" w:space="0" w:color="auto"/>
              <w:left w:val="single" w:sz="4" w:space="0" w:color="auto"/>
              <w:bottom w:val="single" w:sz="4" w:space="0" w:color="auto"/>
              <w:right w:val="single" w:sz="4" w:space="0" w:color="auto"/>
            </w:tcBorders>
            <w:vAlign w:val="center"/>
          </w:tcPr>
          <w:p w14:paraId="596530EC"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1A12C014" w14:textId="2612E6E6" w:rsidR="00F21884" w:rsidRPr="00816134" w:rsidRDefault="00263564" w:rsidP="00F21884">
            <w:pPr>
              <w:rPr>
                <w:rFonts w:ascii="宋体" w:hAnsi="宋体"/>
                <w:szCs w:val="21"/>
              </w:rPr>
            </w:pPr>
            <w:r>
              <w:rPr>
                <w:rFonts w:ascii="宋体" w:hAnsi="宋体" w:hint="eastAsia"/>
              </w:rPr>
              <w:t>根据【内部户控制表】、【内部户明细表】状态信息、生效日期、失效日期等按业务原则进行状体变更处理</w:t>
            </w:r>
            <w:r w:rsidRPr="008C5AC1">
              <w:rPr>
                <w:rFonts w:ascii="宋体" w:hAnsi="宋体" w:hint="eastAsia"/>
              </w:rPr>
              <w:t>。</w:t>
            </w:r>
          </w:p>
        </w:tc>
      </w:tr>
      <w:tr w:rsidR="00F21884" w:rsidRPr="00531C5E" w14:paraId="2D18295C" w14:textId="77777777" w:rsidTr="00BC4398">
        <w:trPr>
          <w:trHeight w:val="454"/>
        </w:trPr>
        <w:tc>
          <w:tcPr>
            <w:tcW w:w="1807" w:type="dxa"/>
            <w:tcBorders>
              <w:left w:val="single" w:sz="18" w:space="0" w:color="auto"/>
              <w:right w:val="single" w:sz="4" w:space="0" w:color="auto"/>
            </w:tcBorders>
            <w:vAlign w:val="center"/>
          </w:tcPr>
          <w:p w14:paraId="3EEEB7C4"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70C9F0F" w14:textId="77777777" w:rsidR="00F21884" w:rsidRDefault="00F21884" w:rsidP="00F21884">
            <w:pPr>
              <w:rPr>
                <w:rFonts w:ascii="宋体" w:hAnsi="宋体"/>
                <w:szCs w:val="21"/>
              </w:rPr>
            </w:pPr>
            <w:r w:rsidRPr="009D5537">
              <w:rPr>
                <w:rFonts w:ascii="宋体" w:hAnsi="宋体" w:hint="eastAsia"/>
                <w:szCs w:val="21"/>
              </w:rPr>
              <w:t>AIB024</w:t>
            </w:r>
          </w:p>
        </w:tc>
        <w:tc>
          <w:tcPr>
            <w:tcW w:w="2613" w:type="dxa"/>
            <w:tcBorders>
              <w:top w:val="single" w:sz="4" w:space="0" w:color="auto"/>
              <w:left w:val="single" w:sz="4" w:space="0" w:color="auto"/>
              <w:bottom w:val="single" w:sz="4" w:space="0" w:color="auto"/>
              <w:right w:val="single" w:sz="4" w:space="0" w:color="auto"/>
            </w:tcBorders>
            <w:vAlign w:val="center"/>
          </w:tcPr>
          <w:p w14:paraId="6A3EFFE0" w14:textId="77777777" w:rsidR="00F21884" w:rsidRDefault="00F21884" w:rsidP="00F21884">
            <w:pPr>
              <w:rPr>
                <w:rFonts w:ascii="宋体" w:hAnsi="宋体"/>
                <w:szCs w:val="21"/>
              </w:rPr>
            </w:pPr>
            <w:proofErr w:type="gramStart"/>
            <w:r>
              <w:rPr>
                <w:rFonts w:ascii="宋体" w:hAnsi="宋体" w:hint="eastAsia"/>
                <w:szCs w:val="21"/>
              </w:rPr>
              <w:t>内部户</w:t>
            </w:r>
            <w:r w:rsidRPr="009D5537">
              <w:rPr>
                <w:rFonts w:ascii="宋体" w:hAnsi="宋体" w:hint="eastAsia"/>
                <w:szCs w:val="21"/>
              </w:rPr>
              <w:t>控制表</w:t>
            </w:r>
            <w:proofErr w:type="gramEnd"/>
            <w:r w:rsidRPr="009D5537">
              <w:rPr>
                <w:rFonts w:ascii="宋体" w:hAnsi="宋体" w:hint="eastAsia"/>
                <w:szCs w:val="21"/>
              </w:rPr>
              <w:t>状态更新</w:t>
            </w:r>
            <w:r>
              <w:rPr>
                <w:rFonts w:ascii="宋体" w:hAnsi="宋体" w:hint="eastAsia"/>
                <w:szCs w:val="21"/>
              </w:rPr>
              <w:t>批处理</w:t>
            </w:r>
          </w:p>
        </w:tc>
        <w:tc>
          <w:tcPr>
            <w:tcW w:w="709" w:type="dxa"/>
            <w:tcBorders>
              <w:top w:val="single" w:sz="4" w:space="0" w:color="auto"/>
              <w:left w:val="single" w:sz="4" w:space="0" w:color="auto"/>
              <w:bottom w:val="single" w:sz="4" w:space="0" w:color="auto"/>
              <w:right w:val="single" w:sz="4" w:space="0" w:color="auto"/>
            </w:tcBorders>
            <w:vAlign w:val="center"/>
          </w:tcPr>
          <w:p w14:paraId="0DEB3721"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13AE9F0B" w14:textId="4450F904" w:rsidR="00F21884" w:rsidRPr="00816134" w:rsidRDefault="00F0333B" w:rsidP="00F21884">
            <w:pPr>
              <w:rPr>
                <w:rFonts w:ascii="宋体" w:hAnsi="宋体"/>
                <w:szCs w:val="21"/>
              </w:rPr>
            </w:pPr>
            <w:r w:rsidRPr="00C008A5">
              <w:rPr>
                <w:rFonts w:ascii="宋体" w:hAnsi="宋体" w:hint="eastAsia"/>
              </w:rPr>
              <w:t>对</w:t>
            </w:r>
            <w:proofErr w:type="gramStart"/>
            <w:r>
              <w:rPr>
                <w:rFonts w:ascii="宋体" w:hAnsi="宋体" w:hint="eastAsia"/>
              </w:rPr>
              <w:t>内部户</w:t>
            </w:r>
            <w:r w:rsidRPr="00C008A5">
              <w:rPr>
                <w:rFonts w:ascii="宋体" w:hAnsi="宋体" w:hint="eastAsia"/>
              </w:rPr>
              <w:t>控制表</w:t>
            </w:r>
            <w:proofErr w:type="gramEnd"/>
            <w:r w:rsidRPr="00C008A5">
              <w:rPr>
                <w:rFonts w:ascii="宋体" w:hAnsi="宋体" w:hint="eastAsia"/>
              </w:rPr>
              <w:t>的生效日、到期日进行检查，更新控制表的记录状态和其下</w:t>
            </w:r>
            <w:proofErr w:type="gramStart"/>
            <w:r>
              <w:rPr>
                <w:rFonts w:ascii="宋体" w:hAnsi="宋体" w:hint="eastAsia"/>
              </w:rPr>
              <w:t>内部户</w:t>
            </w:r>
            <w:proofErr w:type="gramEnd"/>
            <w:r w:rsidRPr="00C008A5">
              <w:rPr>
                <w:rFonts w:ascii="宋体" w:hAnsi="宋体" w:hint="eastAsia"/>
              </w:rPr>
              <w:t>进行相应处理。</w:t>
            </w:r>
          </w:p>
        </w:tc>
      </w:tr>
      <w:tr w:rsidR="00F21884" w:rsidRPr="00531C5E" w14:paraId="131E3AA2" w14:textId="77777777" w:rsidTr="00BC4398">
        <w:trPr>
          <w:trHeight w:val="454"/>
        </w:trPr>
        <w:tc>
          <w:tcPr>
            <w:tcW w:w="1807" w:type="dxa"/>
            <w:tcBorders>
              <w:left w:val="single" w:sz="18" w:space="0" w:color="auto"/>
              <w:right w:val="single" w:sz="4" w:space="0" w:color="auto"/>
            </w:tcBorders>
            <w:vAlign w:val="center"/>
          </w:tcPr>
          <w:p w14:paraId="12F78963"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D5E6213" w14:textId="77777777" w:rsidR="00F21884" w:rsidRDefault="00F21884" w:rsidP="00F21884">
            <w:pPr>
              <w:rPr>
                <w:rFonts w:ascii="宋体" w:hAnsi="宋体"/>
                <w:szCs w:val="21"/>
              </w:rPr>
            </w:pPr>
            <w:r w:rsidRPr="009D5537">
              <w:rPr>
                <w:rFonts w:ascii="宋体" w:hAnsi="宋体" w:hint="eastAsia"/>
                <w:szCs w:val="21"/>
              </w:rPr>
              <w:t>AIB025</w:t>
            </w:r>
          </w:p>
        </w:tc>
        <w:tc>
          <w:tcPr>
            <w:tcW w:w="2613" w:type="dxa"/>
            <w:tcBorders>
              <w:top w:val="single" w:sz="4" w:space="0" w:color="auto"/>
              <w:left w:val="single" w:sz="4" w:space="0" w:color="auto"/>
              <w:bottom w:val="single" w:sz="4" w:space="0" w:color="auto"/>
              <w:right w:val="single" w:sz="4" w:space="0" w:color="auto"/>
            </w:tcBorders>
            <w:vAlign w:val="center"/>
          </w:tcPr>
          <w:p w14:paraId="68E534D6" w14:textId="77777777" w:rsidR="00F21884" w:rsidRDefault="00F21884" w:rsidP="00F21884">
            <w:pPr>
              <w:rPr>
                <w:rFonts w:ascii="宋体" w:hAnsi="宋体"/>
                <w:szCs w:val="21"/>
              </w:rPr>
            </w:pPr>
            <w:proofErr w:type="gramStart"/>
            <w:r>
              <w:rPr>
                <w:rFonts w:ascii="宋体" w:hAnsi="宋体" w:hint="eastAsia"/>
                <w:szCs w:val="21"/>
              </w:rPr>
              <w:t>内部户</w:t>
            </w:r>
            <w:r w:rsidRPr="009D5537">
              <w:rPr>
                <w:rFonts w:ascii="宋体" w:hAnsi="宋体" w:hint="eastAsia"/>
                <w:szCs w:val="21"/>
              </w:rPr>
              <w:t>日</w:t>
            </w:r>
            <w:proofErr w:type="gramEnd"/>
            <w:r w:rsidRPr="009D5537">
              <w:rPr>
                <w:rFonts w:ascii="宋体" w:hAnsi="宋体" w:hint="eastAsia"/>
                <w:szCs w:val="21"/>
              </w:rPr>
              <w:t>终余额检查</w:t>
            </w:r>
            <w:r>
              <w:rPr>
                <w:rFonts w:ascii="宋体" w:hAnsi="宋体" w:hint="eastAsia"/>
                <w:szCs w:val="21"/>
              </w:rPr>
              <w:t>批处理</w:t>
            </w:r>
          </w:p>
        </w:tc>
        <w:tc>
          <w:tcPr>
            <w:tcW w:w="709" w:type="dxa"/>
            <w:tcBorders>
              <w:top w:val="single" w:sz="4" w:space="0" w:color="auto"/>
              <w:left w:val="single" w:sz="4" w:space="0" w:color="auto"/>
              <w:bottom w:val="single" w:sz="4" w:space="0" w:color="auto"/>
              <w:right w:val="single" w:sz="4" w:space="0" w:color="auto"/>
            </w:tcBorders>
            <w:vAlign w:val="center"/>
          </w:tcPr>
          <w:p w14:paraId="3C28EFF3"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098A20F0" w14:textId="3A907C2C" w:rsidR="00F21884" w:rsidRPr="00816134" w:rsidRDefault="00F0333B" w:rsidP="00F21884">
            <w:pPr>
              <w:rPr>
                <w:rFonts w:ascii="宋体" w:hAnsi="宋体"/>
                <w:szCs w:val="21"/>
              </w:rPr>
            </w:pPr>
            <w:r w:rsidRPr="001313E9">
              <w:rPr>
                <w:rFonts w:ascii="宋体" w:hAnsi="宋体" w:hint="eastAsia"/>
              </w:rPr>
              <w:t>根据</w:t>
            </w:r>
            <w:proofErr w:type="gramStart"/>
            <w:r>
              <w:rPr>
                <w:rFonts w:ascii="宋体" w:hAnsi="宋体" w:hint="eastAsia"/>
              </w:rPr>
              <w:t>内部户</w:t>
            </w:r>
            <w:proofErr w:type="gramEnd"/>
            <w:r w:rsidRPr="001313E9">
              <w:rPr>
                <w:rFonts w:ascii="宋体" w:hAnsi="宋体" w:hint="eastAsia"/>
              </w:rPr>
              <w:t>的余额检查属性对</w:t>
            </w:r>
            <w:proofErr w:type="gramStart"/>
            <w:r>
              <w:rPr>
                <w:rFonts w:ascii="宋体" w:hAnsi="宋体" w:hint="eastAsia"/>
              </w:rPr>
              <w:t>内部户</w:t>
            </w:r>
            <w:proofErr w:type="gramEnd"/>
            <w:r w:rsidRPr="001313E9">
              <w:rPr>
                <w:rFonts w:ascii="宋体" w:hAnsi="宋体" w:hint="eastAsia"/>
              </w:rPr>
              <w:t>余额进行检查。</w:t>
            </w:r>
          </w:p>
        </w:tc>
      </w:tr>
      <w:tr w:rsidR="00F21884" w:rsidRPr="00531C5E" w14:paraId="056BD1CC" w14:textId="77777777" w:rsidTr="00BC4398">
        <w:trPr>
          <w:trHeight w:val="454"/>
        </w:trPr>
        <w:tc>
          <w:tcPr>
            <w:tcW w:w="1807" w:type="dxa"/>
            <w:tcBorders>
              <w:left w:val="single" w:sz="18" w:space="0" w:color="auto"/>
              <w:right w:val="single" w:sz="4" w:space="0" w:color="auto"/>
            </w:tcBorders>
            <w:vAlign w:val="center"/>
          </w:tcPr>
          <w:p w14:paraId="09BC091C"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DB629C0" w14:textId="77777777" w:rsidR="00F21884" w:rsidRDefault="00F21884" w:rsidP="00F21884">
            <w:pPr>
              <w:rPr>
                <w:rFonts w:ascii="宋体" w:hAnsi="宋体"/>
                <w:szCs w:val="21"/>
              </w:rPr>
            </w:pPr>
            <w:r w:rsidRPr="009D5537">
              <w:rPr>
                <w:rFonts w:ascii="宋体" w:hAnsi="宋体" w:hint="eastAsia"/>
                <w:szCs w:val="21"/>
              </w:rPr>
              <w:t>AIB026</w:t>
            </w:r>
          </w:p>
        </w:tc>
        <w:tc>
          <w:tcPr>
            <w:tcW w:w="2613" w:type="dxa"/>
            <w:tcBorders>
              <w:top w:val="single" w:sz="4" w:space="0" w:color="auto"/>
              <w:left w:val="single" w:sz="4" w:space="0" w:color="auto"/>
              <w:bottom w:val="single" w:sz="4" w:space="0" w:color="auto"/>
              <w:right w:val="single" w:sz="4" w:space="0" w:color="auto"/>
            </w:tcBorders>
            <w:vAlign w:val="center"/>
          </w:tcPr>
          <w:p w14:paraId="206C7588" w14:textId="2F4102AE" w:rsidR="00F21884" w:rsidRDefault="00F21884" w:rsidP="00AB2FFD">
            <w:pPr>
              <w:rPr>
                <w:rFonts w:ascii="宋体" w:hAnsi="宋体"/>
                <w:szCs w:val="21"/>
              </w:rPr>
            </w:pPr>
            <w:proofErr w:type="gramStart"/>
            <w:r>
              <w:rPr>
                <w:rFonts w:ascii="宋体" w:hAnsi="宋体" w:hint="eastAsia"/>
                <w:szCs w:val="21"/>
              </w:rPr>
              <w:t>内部户</w:t>
            </w:r>
            <w:proofErr w:type="gramEnd"/>
            <w:r w:rsidR="00AB2FFD">
              <w:rPr>
                <w:rFonts w:ascii="宋体" w:hAnsi="宋体" w:hint="eastAsia"/>
                <w:szCs w:val="21"/>
              </w:rPr>
              <w:t>停用</w:t>
            </w:r>
            <w:r>
              <w:rPr>
                <w:rFonts w:ascii="宋体" w:hAnsi="宋体" w:hint="eastAsia"/>
                <w:szCs w:val="21"/>
              </w:rPr>
              <w:t>处理</w:t>
            </w:r>
          </w:p>
        </w:tc>
        <w:tc>
          <w:tcPr>
            <w:tcW w:w="709" w:type="dxa"/>
            <w:tcBorders>
              <w:top w:val="single" w:sz="4" w:space="0" w:color="auto"/>
              <w:left w:val="single" w:sz="4" w:space="0" w:color="auto"/>
              <w:bottom w:val="single" w:sz="4" w:space="0" w:color="auto"/>
              <w:right w:val="single" w:sz="4" w:space="0" w:color="auto"/>
            </w:tcBorders>
            <w:vAlign w:val="center"/>
          </w:tcPr>
          <w:p w14:paraId="7BE5A085"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334BFE69" w14:textId="4C566E80" w:rsidR="00F21884" w:rsidRPr="00816134" w:rsidRDefault="00F0333B" w:rsidP="00F0333B">
            <w:pPr>
              <w:rPr>
                <w:rFonts w:ascii="宋体" w:hAnsi="宋体"/>
                <w:szCs w:val="21"/>
              </w:rPr>
            </w:pPr>
            <w:r w:rsidRPr="007C1C13">
              <w:rPr>
                <w:rFonts w:ascii="宋体" w:hAnsi="宋体" w:hint="eastAsia"/>
              </w:rPr>
              <w:t>对</w:t>
            </w:r>
            <w:proofErr w:type="gramStart"/>
            <w:r>
              <w:rPr>
                <w:rFonts w:ascii="宋体" w:hAnsi="宋体" w:hint="eastAsia"/>
              </w:rPr>
              <w:t>内部户</w:t>
            </w:r>
            <w:r w:rsidRPr="007C1C13">
              <w:rPr>
                <w:rFonts w:ascii="宋体" w:hAnsi="宋体" w:hint="eastAsia"/>
              </w:rPr>
              <w:t>状态</w:t>
            </w:r>
            <w:proofErr w:type="gramEnd"/>
            <w:r w:rsidRPr="007C1C13">
              <w:rPr>
                <w:rFonts w:ascii="宋体" w:hAnsi="宋体" w:hint="eastAsia"/>
              </w:rPr>
              <w:t>为“</w:t>
            </w:r>
            <w:r>
              <w:rPr>
                <w:rFonts w:ascii="宋体" w:hAnsi="宋体" w:hint="eastAsia"/>
              </w:rPr>
              <w:t>停用</w:t>
            </w:r>
            <w:r w:rsidRPr="007C1C13">
              <w:rPr>
                <w:rFonts w:ascii="宋体" w:hAnsi="宋体" w:hint="eastAsia"/>
              </w:rPr>
              <w:t>”且账户余额为0的，将</w:t>
            </w:r>
            <w:proofErr w:type="gramStart"/>
            <w:r>
              <w:rPr>
                <w:rFonts w:ascii="宋体" w:hAnsi="宋体" w:hint="eastAsia"/>
              </w:rPr>
              <w:t>内部户</w:t>
            </w:r>
            <w:r w:rsidRPr="007C1C13">
              <w:rPr>
                <w:rFonts w:ascii="宋体" w:hAnsi="宋体" w:hint="eastAsia"/>
              </w:rPr>
              <w:t>记录</w:t>
            </w:r>
            <w:proofErr w:type="gramEnd"/>
            <w:r w:rsidRPr="007C1C13">
              <w:rPr>
                <w:rFonts w:ascii="宋体" w:hAnsi="宋体" w:hint="eastAsia"/>
              </w:rPr>
              <w:t>状态置为“C-</w:t>
            </w:r>
            <w:r>
              <w:rPr>
                <w:rFonts w:ascii="宋体" w:hAnsi="宋体" w:hint="eastAsia"/>
              </w:rPr>
              <w:t>注销</w:t>
            </w:r>
            <w:r w:rsidRPr="007C1C13">
              <w:rPr>
                <w:rFonts w:ascii="宋体" w:hAnsi="宋体" w:hint="eastAsia"/>
              </w:rPr>
              <w:t>”。</w:t>
            </w:r>
          </w:p>
        </w:tc>
      </w:tr>
      <w:tr w:rsidR="00F21884" w:rsidRPr="00531C5E" w14:paraId="0CFE2EDA" w14:textId="77777777" w:rsidTr="00BC4398">
        <w:trPr>
          <w:trHeight w:val="454"/>
        </w:trPr>
        <w:tc>
          <w:tcPr>
            <w:tcW w:w="1807" w:type="dxa"/>
            <w:tcBorders>
              <w:left w:val="single" w:sz="18" w:space="0" w:color="auto"/>
              <w:right w:val="single" w:sz="4" w:space="0" w:color="auto"/>
            </w:tcBorders>
            <w:vAlign w:val="center"/>
          </w:tcPr>
          <w:p w14:paraId="145C35CF"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089109B" w14:textId="77777777" w:rsidR="00F21884" w:rsidRDefault="00F21884" w:rsidP="00F21884">
            <w:pPr>
              <w:rPr>
                <w:rFonts w:ascii="宋体" w:hAnsi="宋体"/>
                <w:szCs w:val="21"/>
              </w:rPr>
            </w:pPr>
            <w:r w:rsidRPr="009D5537">
              <w:rPr>
                <w:rFonts w:ascii="宋体" w:hAnsi="宋体" w:hint="eastAsia"/>
                <w:szCs w:val="21"/>
              </w:rPr>
              <w:t>AIB027</w:t>
            </w:r>
          </w:p>
        </w:tc>
        <w:tc>
          <w:tcPr>
            <w:tcW w:w="2613" w:type="dxa"/>
            <w:tcBorders>
              <w:top w:val="single" w:sz="4" w:space="0" w:color="auto"/>
              <w:left w:val="single" w:sz="4" w:space="0" w:color="auto"/>
              <w:bottom w:val="single" w:sz="4" w:space="0" w:color="auto"/>
              <w:right w:val="single" w:sz="4" w:space="0" w:color="auto"/>
            </w:tcBorders>
            <w:vAlign w:val="center"/>
          </w:tcPr>
          <w:p w14:paraId="154ECBF3" w14:textId="77777777" w:rsidR="00F21884" w:rsidRDefault="00F21884" w:rsidP="00F21884">
            <w:pPr>
              <w:rPr>
                <w:rFonts w:ascii="宋体" w:hAnsi="宋体"/>
                <w:szCs w:val="21"/>
              </w:rPr>
            </w:pPr>
            <w:proofErr w:type="gramStart"/>
            <w:r>
              <w:rPr>
                <w:rFonts w:ascii="宋体" w:hAnsi="宋体" w:hint="eastAsia"/>
                <w:szCs w:val="21"/>
              </w:rPr>
              <w:t>内部户</w:t>
            </w:r>
            <w:proofErr w:type="gramEnd"/>
            <w:r w:rsidRPr="009D5537">
              <w:rPr>
                <w:rFonts w:ascii="宋体" w:hAnsi="宋体" w:hint="eastAsia"/>
                <w:szCs w:val="21"/>
              </w:rPr>
              <w:t>到期</w:t>
            </w:r>
            <w:r>
              <w:rPr>
                <w:rFonts w:ascii="宋体" w:hAnsi="宋体" w:hint="eastAsia"/>
                <w:szCs w:val="21"/>
              </w:rPr>
              <w:t>批</w:t>
            </w:r>
            <w:r w:rsidRPr="009D5537">
              <w:rPr>
                <w:rFonts w:ascii="宋体" w:hAnsi="宋体" w:hint="eastAsia"/>
                <w:szCs w:val="21"/>
              </w:rPr>
              <w:t>处理</w:t>
            </w:r>
          </w:p>
        </w:tc>
        <w:tc>
          <w:tcPr>
            <w:tcW w:w="709" w:type="dxa"/>
            <w:tcBorders>
              <w:top w:val="single" w:sz="4" w:space="0" w:color="auto"/>
              <w:left w:val="single" w:sz="4" w:space="0" w:color="auto"/>
              <w:bottom w:val="single" w:sz="4" w:space="0" w:color="auto"/>
              <w:right w:val="single" w:sz="4" w:space="0" w:color="auto"/>
            </w:tcBorders>
            <w:vAlign w:val="center"/>
          </w:tcPr>
          <w:p w14:paraId="0AF2E141"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22B82207" w14:textId="3DD3FEE5" w:rsidR="00F21884" w:rsidRPr="00816134" w:rsidRDefault="00F0333B" w:rsidP="00F21884">
            <w:pPr>
              <w:rPr>
                <w:rFonts w:ascii="宋体" w:hAnsi="宋体"/>
                <w:szCs w:val="21"/>
              </w:rPr>
            </w:pPr>
            <w:r>
              <w:rPr>
                <w:rFonts w:ascii="宋体" w:hAnsi="宋体" w:hint="eastAsia"/>
              </w:rPr>
              <w:t>对到期</w:t>
            </w:r>
            <w:proofErr w:type="gramStart"/>
            <w:r>
              <w:rPr>
                <w:rFonts w:ascii="宋体" w:hAnsi="宋体" w:hint="eastAsia"/>
              </w:rPr>
              <w:t>内部户</w:t>
            </w:r>
            <w:proofErr w:type="gramEnd"/>
            <w:r>
              <w:rPr>
                <w:rFonts w:ascii="宋体" w:hAnsi="宋体" w:hint="eastAsia"/>
              </w:rPr>
              <w:t>进行到期注销或停用处理。</w:t>
            </w:r>
          </w:p>
        </w:tc>
      </w:tr>
      <w:tr w:rsidR="00F21884" w:rsidRPr="00531C5E" w14:paraId="0EE94DAD" w14:textId="77777777" w:rsidTr="00BC4398">
        <w:trPr>
          <w:trHeight w:val="454"/>
        </w:trPr>
        <w:tc>
          <w:tcPr>
            <w:tcW w:w="1807" w:type="dxa"/>
            <w:tcBorders>
              <w:left w:val="single" w:sz="18" w:space="0" w:color="auto"/>
              <w:right w:val="single" w:sz="4" w:space="0" w:color="auto"/>
            </w:tcBorders>
            <w:vAlign w:val="center"/>
          </w:tcPr>
          <w:p w14:paraId="0E581F8A"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5BEA967" w14:textId="77777777" w:rsidR="00F21884" w:rsidRDefault="00F21884" w:rsidP="00F21884">
            <w:pPr>
              <w:rPr>
                <w:rFonts w:ascii="宋体" w:hAnsi="宋体"/>
                <w:szCs w:val="21"/>
              </w:rPr>
            </w:pPr>
            <w:r w:rsidRPr="009D5537">
              <w:rPr>
                <w:rFonts w:ascii="宋体" w:hAnsi="宋体" w:hint="eastAsia"/>
                <w:szCs w:val="21"/>
              </w:rPr>
              <w:t>AIB028</w:t>
            </w:r>
          </w:p>
        </w:tc>
        <w:tc>
          <w:tcPr>
            <w:tcW w:w="2613" w:type="dxa"/>
            <w:tcBorders>
              <w:top w:val="single" w:sz="4" w:space="0" w:color="auto"/>
              <w:left w:val="single" w:sz="4" w:space="0" w:color="auto"/>
              <w:bottom w:val="single" w:sz="4" w:space="0" w:color="auto"/>
              <w:right w:val="single" w:sz="4" w:space="0" w:color="auto"/>
            </w:tcBorders>
            <w:vAlign w:val="center"/>
          </w:tcPr>
          <w:p w14:paraId="5E75BE11" w14:textId="77777777" w:rsidR="00F21884" w:rsidRDefault="00F21884" w:rsidP="00F21884">
            <w:pPr>
              <w:rPr>
                <w:rFonts w:ascii="宋体" w:hAnsi="宋体"/>
                <w:szCs w:val="21"/>
              </w:rPr>
            </w:pPr>
            <w:proofErr w:type="gramStart"/>
            <w:r>
              <w:rPr>
                <w:rFonts w:ascii="宋体" w:hAnsi="宋体" w:hint="eastAsia"/>
                <w:szCs w:val="21"/>
              </w:rPr>
              <w:t>内部户</w:t>
            </w:r>
            <w:proofErr w:type="gramEnd"/>
            <w:r>
              <w:rPr>
                <w:rFonts w:ascii="宋体" w:hAnsi="宋体" w:hint="eastAsia"/>
                <w:szCs w:val="21"/>
              </w:rPr>
              <w:t>交易</w:t>
            </w:r>
            <w:r w:rsidRPr="009D5537">
              <w:rPr>
                <w:rFonts w:ascii="宋体" w:hAnsi="宋体" w:hint="eastAsia"/>
                <w:szCs w:val="21"/>
              </w:rPr>
              <w:t>余额核对检查</w:t>
            </w:r>
          </w:p>
        </w:tc>
        <w:tc>
          <w:tcPr>
            <w:tcW w:w="709" w:type="dxa"/>
            <w:tcBorders>
              <w:top w:val="single" w:sz="4" w:space="0" w:color="auto"/>
              <w:left w:val="single" w:sz="4" w:space="0" w:color="auto"/>
              <w:bottom w:val="single" w:sz="4" w:space="0" w:color="auto"/>
              <w:right w:val="single" w:sz="4" w:space="0" w:color="auto"/>
            </w:tcBorders>
            <w:vAlign w:val="center"/>
          </w:tcPr>
          <w:p w14:paraId="6609705C"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13285FA1" w14:textId="18EB9CEF" w:rsidR="00F21884" w:rsidRPr="00816134" w:rsidRDefault="00F0333B" w:rsidP="00F21884">
            <w:pPr>
              <w:rPr>
                <w:rFonts w:ascii="宋体" w:hAnsi="宋体"/>
                <w:szCs w:val="21"/>
              </w:rPr>
            </w:pPr>
            <w:proofErr w:type="gramStart"/>
            <w:r>
              <w:rPr>
                <w:rFonts w:ascii="宋体" w:hAnsi="宋体" w:hint="eastAsia"/>
              </w:rPr>
              <w:t>内部户</w:t>
            </w:r>
            <w:proofErr w:type="gramEnd"/>
            <w:r>
              <w:rPr>
                <w:rFonts w:ascii="宋体" w:hAnsi="宋体" w:hint="eastAsia"/>
              </w:rPr>
              <w:t>明细表中的账户余额信息与</w:t>
            </w:r>
            <w:proofErr w:type="gramStart"/>
            <w:r>
              <w:rPr>
                <w:rFonts w:ascii="宋体" w:hAnsi="宋体" w:hint="eastAsia"/>
              </w:rPr>
              <w:t>内部户</w:t>
            </w:r>
            <w:proofErr w:type="gramEnd"/>
            <w:r>
              <w:rPr>
                <w:rFonts w:ascii="宋体" w:hAnsi="宋体" w:hint="eastAsia"/>
              </w:rPr>
              <w:t>交易明细表中与对应账号最后一笔交易记录的当前余额信息核对检查。</w:t>
            </w:r>
          </w:p>
        </w:tc>
      </w:tr>
      <w:tr w:rsidR="00F21884" w:rsidRPr="00531C5E" w14:paraId="1B8B235E" w14:textId="77777777" w:rsidTr="00BC4398">
        <w:trPr>
          <w:trHeight w:val="454"/>
        </w:trPr>
        <w:tc>
          <w:tcPr>
            <w:tcW w:w="1807" w:type="dxa"/>
            <w:tcBorders>
              <w:left w:val="single" w:sz="18" w:space="0" w:color="auto"/>
              <w:right w:val="single" w:sz="4" w:space="0" w:color="auto"/>
            </w:tcBorders>
            <w:vAlign w:val="center"/>
          </w:tcPr>
          <w:p w14:paraId="2755A371"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B6BE55E" w14:textId="77777777" w:rsidR="00F21884" w:rsidRDefault="00F21884" w:rsidP="00F21884">
            <w:pPr>
              <w:rPr>
                <w:rFonts w:ascii="宋体" w:hAnsi="宋体"/>
                <w:szCs w:val="21"/>
              </w:rPr>
            </w:pPr>
            <w:r w:rsidRPr="009D5537">
              <w:rPr>
                <w:rFonts w:ascii="宋体" w:hAnsi="宋体" w:hint="eastAsia"/>
                <w:szCs w:val="21"/>
              </w:rPr>
              <w:t>AIB029</w:t>
            </w:r>
          </w:p>
        </w:tc>
        <w:tc>
          <w:tcPr>
            <w:tcW w:w="2613" w:type="dxa"/>
            <w:tcBorders>
              <w:top w:val="single" w:sz="4" w:space="0" w:color="auto"/>
              <w:left w:val="single" w:sz="4" w:space="0" w:color="auto"/>
              <w:bottom w:val="single" w:sz="4" w:space="0" w:color="auto"/>
              <w:right w:val="single" w:sz="4" w:space="0" w:color="auto"/>
            </w:tcBorders>
            <w:vAlign w:val="center"/>
          </w:tcPr>
          <w:p w14:paraId="154B0D49" w14:textId="77777777" w:rsidR="00F21884" w:rsidRDefault="00F21884" w:rsidP="00F21884">
            <w:pPr>
              <w:rPr>
                <w:rFonts w:ascii="宋体" w:hAnsi="宋体"/>
                <w:szCs w:val="21"/>
              </w:rPr>
            </w:pPr>
            <w:proofErr w:type="gramStart"/>
            <w:r w:rsidRPr="009D5537">
              <w:rPr>
                <w:rFonts w:ascii="宋体" w:hAnsi="宋体" w:hint="eastAsia"/>
                <w:szCs w:val="21"/>
              </w:rPr>
              <w:t>账挂核对</w:t>
            </w:r>
            <w:proofErr w:type="gramEnd"/>
            <w:r w:rsidRPr="009D5537">
              <w:rPr>
                <w:rFonts w:ascii="宋体" w:hAnsi="宋体" w:hint="eastAsia"/>
                <w:szCs w:val="21"/>
              </w:rPr>
              <w:t>检查</w:t>
            </w:r>
          </w:p>
        </w:tc>
        <w:tc>
          <w:tcPr>
            <w:tcW w:w="709" w:type="dxa"/>
            <w:tcBorders>
              <w:top w:val="single" w:sz="4" w:space="0" w:color="auto"/>
              <w:left w:val="single" w:sz="4" w:space="0" w:color="auto"/>
              <w:bottom w:val="single" w:sz="4" w:space="0" w:color="auto"/>
              <w:right w:val="single" w:sz="4" w:space="0" w:color="auto"/>
            </w:tcBorders>
            <w:vAlign w:val="center"/>
          </w:tcPr>
          <w:p w14:paraId="7B495D97" w14:textId="77777777" w:rsidR="00F21884" w:rsidRDefault="00F21884" w:rsidP="00F21884">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48987346" w14:textId="753ED12F" w:rsidR="00F21884" w:rsidRPr="00816134" w:rsidRDefault="00F0333B" w:rsidP="00F21884">
            <w:pPr>
              <w:rPr>
                <w:rFonts w:ascii="宋体" w:hAnsi="宋体"/>
                <w:szCs w:val="21"/>
              </w:rPr>
            </w:pPr>
            <w:r w:rsidRPr="00237244">
              <w:rPr>
                <w:rFonts w:ascii="宋体" w:hAnsi="宋体" w:hint="eastAsia"/>
              </w:rPr>
              <w:t>挂销账总表与挂账明细、销账明细数据的核对检查，异常生成挂销账异常情况表。</w:t>
            </w:r>
          </w:p>
        </w:tc>
      </w:tr>
      <w:tr w:rsidR="00F21884" w:rsidRPr="00531C5E" w14:paraId="24876BEF" w14:textId="77777777" w:rsidTr="00BC4398">
        <w:trPr>
          <w:trHeight w:val="454"/>
        </w:trPr>
        <w:tc>
          <w:tcPr>
            <w:tcW w:w="1807" w:type="dxa"/>
            <w:tcBorders>
              <w:left w:val="single" w:sz="18" w:space="0" w:color="auto"/>
              <w:right w:val="single" w:sz="4" w:space="0" w:color="auto"/>
            </w:tcBorders>
            <w:vAlign w:val="center"/>
          </w:tcPr>
          <w:p w14:paraId="2A5AE2D7"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BBD1011" w14:textId="77777777" w:rsidR="00F21884" w:rsidRDefault="00F21884" w:rsidP="00F21884">
            <w:pPr>
              <w:rPr>
                <w:rFonts w:ascii="宋体" w:hAnsi="宋体"/>
                <w:szCs w:val="21"/>
              </w:rPr>
            </w:pPr>
            <w:r w:rsidRPr="009D5537">
              <w:rPr>
                <w:rFonts w:ascii="宋体" w:hAnsi="宋体" w:hint="eastAsia"/>
                <w:szCs w:val="21"/>
              </w:rPr>
              <w:t>AIB0</w:t>
            </w:r>
            <w:r>
              <w:rPr>
                <w:rFonts w:ascii="宋体" w:hAnsi="宋体" w:hint="eastAsia"/>
                <w:szCs w:val="21"/>
              </w:rPr>
              <w:t>33</w:t>
            </w:r>
          </w:p>
        </w:tc>
        <w:tc>
          <w:tcPr>
            <w:tcW w:w="2613" w:type="dxa"/>
            <w:tcBorders>
              <w:top w:val="single" w:sz="4" w:space="0" w:color="auto"/>
              <w:left w:val="single" w:sz="4" w:space="0" w:color="auto"/>
              <w:bottom w:val="single" w:sz="4" w:space="0" w:color="auto"/>
              <w:right w:val="single" w:sz="4" w:space="0" w:color="auto"/>
            </w:tcBorders>
            <w:vAlign w:val="center"/>
          </w:tcPr>
          <w:p w14:paraId="1F1E64B3" w14:textId="77777777" w:rsidR="00F21884" w:rsidRDefault="00F21884" w:rsidP="00F21884">
            <w:pPr>
              <w:rPr>
                <w:rFonts w:ascii="宋体" w:hAnsi="宋体"/>
                <w:szCs w:val="21"/>
              </w:rPr>
            </w:pPr>
            <w:r>
              <w:rPr>
                <w:rFonts w:ascii="宋体" w:hAnsi="宋体" w:hint="eastAsia"/>
                <w:szCs w:val="21"/>
              </w:rPr>
              <w:t>到期未核销挂账清单生成</w:t>
            </w:r>
            <w:r>
              <w:rPr>
                <w:rFonts w:ascii="宋体" w:hAnsi="宋体" w:hint="eastAsia"/>
                <w:szCs w:val="21"/>
              </w:rPr>
              <w:lastRenderedPageBreak/>
              <w:t>处理</w:t>
            </w:r>
          </w:p>
        </w:tc>
        <w:tc>
          <w:tcPr>
            <w:tcW w:w="709" w:type="dxa"/>
            <w:tcBorders>
              <w:top w:val="single" w:sz="4" w:space="0" w:color="auto"/>
              <w:left w:val="single" w:sz="4" w:space="0" w:color="auto"/>
              <w:bottom w:val="single" w:sz="4" w:space="0" w:color="auto"/>
              <w:right w:val="single" w:sz="4" w:space="0" w:color="auto"/>
            </w:tcBorders>
            <w:vAlign w:val="center"/>
          </w:tcPr>
          <w:p w14:paraId="6C09D8B4" w14:textId="77777777" w:rsidR="00F21884" w:rsidRDefault="00F21884" w:rsidP="00F21884">
            <w:r w:rsidRPr="002F77A3">
              <w:rPr>
                <w:rFonts w:ascii="宋体" w:hAnsi="宋体" w:hint="eastAsia"/>
                <w:szCs w:val="21"/>
              </w:rPr>
              <w:lastRenderedPageBreak/>
              <w:t>批量</w:t>
            </w:r>
          </w:p>
        </w:tc>
        <w:tc>
          <w:tcPr>
            <w:tcW w:w="2966" w:type="dxa"/>
            <w:tcBorders>
              <w:top w:val="single" w:sz="4" w:space="0" w:color="auto"/>
              <w:left w:val="single" w:sz="4" w:space="0" w:color="auto"/>
              <w:bottom w:val="single" w:sz="4" w:space="0" w:color="auto"/>
              <w:right w:val="single" w:sz="18" w:space="0" w:color="auto"/>
            </w:tcBorders>
            <w:vAlign w:val="center"/>
          </w:tcPr>
          <w:p w14:paraId="50CB5BA3" w14:textId="252EECBE" w:rsidR="00F21884" w:rsidRPr="00816134" w:rsidRDefault="00F0333B" w:rsidP="00F21884">
            <w:pPr>
              <w:rPr>
                <w:rFonts w:ascii="宋体" w:hAnsi="宋体"/>
                <w:szCs w:val="21"/>
              </w:rPr>
            </w:pPr>
            <w:r w:rsidRPr="00EB7455">
              <w:rPr>
                <w:rFonts w:ascii="宋体" w:hAnsi="宋体" w:cs="Arial" w:hint="eastAsia"/>
              </w:rPr>
              <w:t>对规定期限内未核销的挂账，产</w:t>
            </w:r>
            <w:r w:rsidRPr="00EB7455">
              <w:rPr>
                <w:rFonts w:ascii="宋体" w:hAnsi="宋体" w:cs="Arial" w:hint="eastAsia"/>
              </w:rPr>
              <w:lastRenderedPageBreak/>
              <w:t>生相应提示报表</w:t>
            </w:r>
            <w:r>
              <w:rPr>
                <w:rFonts w:ascii="宋体" w:hAnsi="宋体" w:hint="eastAsia"/>
              </w:rPr>
              <w:t>。</w:t>
            </w:r>
          </w:p>
        </w:tc>
      </w:tr>
      <w:tr w:rsidR="00F21884" w:rsidRPr="00531C5E" w14:paraId="77334CEA" w14:textId="77777777" w:rsidTr="00BC4398">
        <w:trPr>
          <w:trHeight w:val="454"/>
        </w:trPr>
        <w:tc>
          <w:tcPr>
            <w:tcW w:w="1807" w:type="dxa"/>
            <w:tcBorders>
              <w:left w:val="single" w:sz="18" w:space="0" w:color="auto"/>
              <w:right w:val="single" w:sz="4" w:space="0" w:color="auto"/>
            </w:tcBorders>
            <w:vAlign w:val="center"/>
          </w:tcPr>
          <w:p w14:paraId="7A4482FE"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1623BF1" w14:textId="77777777" w:rsidR="00F21884" w:rsidRPr="009D5537" w:rsidRDefault="00F21884" w:rsidP="00F21884">
            <w:pPr>
              <w:rPr>
                <w:rFonts w:ascii="宋体" w:hAnsi="宋体"/>
                <w:szCs w:val="21"/>
              </w:rPr>
            </w:pPr>
            <w:r w:rsidRPr="009D5537">
              <w:rPr>
                <w:rFonts w:ascii="宋体" w:hAnsi="宋体" w:hint="eastAsia"/>
                <w:szCs w:val="21"/>
              </w:rPr>
              <w:t>AIB0</w:t>
            </w:r>
            <w:r>
              <w:rPr>
                <w:rFonts w:ascii="宋体" w:hAnsi="宋体" w:hint="eastAsia"/>
                <w:szCs w:val="21"/>
              </w:rPr>
              <w:t>34</w:t>
            </w:r>
          </w:p>
        </w:tc>
        <w:tc>
          <w:tcPr>
            <w:tcW w:w="2613" w:type="dxa"/>
            <w:tcBorders>
              <w:top w:val="single" w:sz="4" w:space="0" w:color="auto"/>
              <w:left w:val="single" w:sz="4" w:space="0" w:color="auto"/>
              <w:bottom w:val="single" w:sz="4" w:space="0" w:color="auto"/>
              <w:right w:val="single" w:sz="4" w:space="0" w:color="auto"/>
            </w:tcBorders>
            <w:vAlign w:val="center"/>
          </w:tcPr>
          <w:p w14:paraId="20A25529" w14:textId="77777777" w:rsidR="00F21884" w:rsidRDefault="00F21884" w:rsidP="00F21884">
            <w:pPr>
              <w:rPr>
                <w:rFonts w:ascii="宋体" w:hAnsi="宋体"/>
                <w:szCs w:val="21"/>
              </w:rPr>
            </w:pPr>
            <w:r>
              <w:rPr>
                <w:rFonts w:ascii="宋体" w:hAnsi="宋体" w:hint="eastAsia"/>
                <w:szCs w:val="21"/>
              </w:rPr>
              <w:t>找零长短款自动销账处理</w:t>
            </w:r>
          </w:p>
        </w:tc>
        <w:tc>
          <w:tcPr>
            <w:tcW w:w="709" w:type="dxa"/>
            <w:tcBorders>
              <w:top w:val="single" w:sz="4" w:space="0" w:color="auto"/>
              <w:left w:val="single" w:sz="4" w:space="0" w:color="auto"/>
              <w:bottom w:val="single" w:sz="4" w:space="0" w:color="auto"/>
              <w:right w:val="single" w:sz="4" w:space="0" w:color="auto"/>
            </w:tcBorders>
            <w:vAlign w:val="center"/>
          </w:tcPr>
          <w:p w14:paraId="0EA9B9C0" w14:textId="77777777" w:rsidR="00F21884" w:rsidRPr="002F77A3" w:rsidRDefault="00F21884" w:rsidP="00F21884">
            <w:pPr>
              <w:rPr>
                <w:rFonts w:ascii="宋体" w:hAnsi="宋体"/>
                <w:szCs w:val="21"/>
              </w:rPr>
            </w:pPr>
            <w:r w:rsidRPr="002F77A3">
              <w:rPr>
                <w:rFonts w:ascii="宋体" w:hAnsi="宋体" w:hint="eastAsia"/>
                <w:szCs w:val="21"/>
              </w:rPr>
              <w:t>批量</w:t>
            </w:r>
          </w:p>
        </w:tc>
        <w:tc>
          <w:tcPr>
            <w:tcW w:w="2966" w:type="dxa"/>
            <w:tcBorders>
              <w:top w:val="single" w:sz="4" w:space="0" w:color="auto"/>
              <w:left w:val="single" w:sz="4" w:space="0" w:color="auto"/>
              <w:bottom w:val="single" w:sz="4" w:space="0" w:color="auto"/>
              <w:right w:val="single" w:sz="18" w:space="0" w:color="auto"/>
            </w:tcBorders>
            <w:vAlign w:val="center"/>
          </w:tcPr>
          <w:p w14:paraId="2047A28A" w14:textId="66694EDF" w:rsidR="00F21884" w:rsidRPr="00816134" w:rsidRDefault="00F0333B" w:rsidP="00F21884">
            <w:pPr>
              <w:rPr>
                <w:rFonts w:ascii="宋体" w:hAnsi="宋体"/>
                <w:szCs w:val="21"/>
              </w:rPr>
            </w:pPr>
            <w:r>
              <w:rPr>
                <w:rFonts w:ascii="宋体" w:hAnsi="宋体" w:cs="Arial" w:hint="eastAsia"/>
              </w:rPr>
              <w:t>季末提供</w:t>
            </w:r>
            <w:r>
              <w:rPr>
                <w:rFonts w:hint="eastAsia"/>
              </w:rPr>
              <w:t>找零长短款自动销账处理，系统自动</w:t>
            </w:r>
            <w:r w:rsidRPr="001F3927">
              <w:rPr>
                <w:rFonts w:hint="eastAsia"/>
              </w:rPr>
              <w:t>将</w:t>
            </w:r>
            <w:r>
              <w:rPr>
                <w:rFonts w:hint="eastAsia"/>
              </w:rPr>
              <w:t>找零长短款挂账</w:t>
            </w:r>
            <w:r w:rsidRPr="001F3927">
              <w:rPr>
                <w:rFonts w:hint="eastAsia"/>
              </w:rPr>
              <w:t>金额结转至其他收入</w:t>
            </w:r>
            <w:r w:rsidRPr="001F3927">
              <w:t>/</w:t>
            </w:r>
            <w:r>
              <w:rPr>
                <w:rFonts w:hint="eastAsia"/>
              </w:rPr>
              <w:t>其他支出，生成找零长短款销账清单。</w:t>
            </w:r>
          </w:p>
        </w:tc>
      </w:tr>
    </w:tbl>
    <w:p w14:paraId="2FB16CD7" w14:textId="77777777" w:rsidR="00F21884" w:rsidRPr="00A44776" w:rsidRDefault="00F21884" w:rsidP="00F21884">
      <w:pPr>
        <w:spacing w:line="360" w:lineRule="auto"/>
        <w:ind w:firstLineChars="200" w:firstLine="420"/>
        <w:rPr>
          <w:rFonts w:ascii="宋体" w:hAnsi="宋体"/>
          <w:szCs w:val="21"/>
        </w:rPr>
      </w:pPr>
    </w:p>
    <w:p w14:paraId="44A94062" w14:textId="77777777" w:rsidR="00F21884" w:rsidRPr="00742B1D" w:rsidRDefault="00F21884" w:rsidP="00B87A41">
      <w:pPr>
        <w:pStyle w:val="20"/>
      </w:pPr>
      <w:bookmarkStart w:id="184" w:name="_Toc395257107"/>
      <w:bookmarkStart w:id="185" w:name="_Toc454875438"/>
      <w:r>
        <w:rPr>
          <w:rFonts w:hint="eastAsia"/>
        </w:rPr>
        <w:t>总账</w:t>
      </w:r>
      <w:bookmarkEnd w:id="184"/>
      <w:r>
        <w:rPr>
          <w:rFonts w:hint="eastAsia"/>
        </w:rPr>
        <w:t>管理</w:t>
      </w:r>
      <w:bookmarkEnd w:id="185"/>
    </w:p>
    <w:p w14:paraId="2C17C5FF" w14:textId="77777777" w:rsidR="00F21884" w:rsidRPr="00860D08" w:rsidRDefault="00F21884" w:rsidP="00B87A41">
      <w:pPr>
        <w:pStyle w:val="30"/>
      </w:pPr>
      <w:bookmarkStart w:id="186" w:name="_Toc395257108"/>
      <w:bookmarkStart w:id="187" w:name="_Toc454875439"/>
      <w:r w:rsidRPr="00860D08">
        <w:rPr>
          <w:rFonts w:hint="eastAsia"/>
        </w:rPr>
        <w:t>概述</w:t>
      </w:r>
      <w:bookmarkEnd w:id="186"/>
      <w:bookmarkEnd w:id="187"/>
    </w:p>
    <w:p w14:paraId="27138BAC" w14:textId="77777777" w:rsidR="00F21884" w:rsidRPr="003D5439" w:rsidRDefault="00F21884" w:rsidP="00F21884">
      <w:pPr>
        <w:spacing w:line="360" w:lineRule="auto"/>
        <w:ind w:firstLineChars="200" w:firstLine="420"/>
        <w:rPr>
          <w:rFonts w:ascii="宋体" w:hAnsi="宋体"/>
        </w:rPr>
      </w:pPr>
      <w:r w:rsidRPr="003D5439">
        <w:rPr>
          <w:rFonts w:ascii="宋体" w:hAnsi="宋体" w:cs="Arial" w:hint="eastAsia"/>
        </w:rPr>
        <w:t>总账</w:t>
      </w:r>
      <w:r>
        <w:rPr>
          <w:rFonts w:ascii="宋体" w:hAnsi="宋体" w:cs="Arial" w:hint="eastAsia"/>
        </w:rPr>
        <w:t>管理</w:t>
      </w:r>
      <w:r w:rsidRPr="003D5439">
        <w:rPr>
          <w:rFonts w:ascii="宋体" w:hAnsi="宋体" w:cs="Arial" w:hint="eastAsia"/>
        </w:rPr>
        <w:t>功能涉及的范围为</w:t>
      </w:r>
      <w:r w:rsidRPr="005516B4">
        <w:rPr>
          <w:rFonts w:ascii="宋体" w:hAnsi="宋体" w:cs="Arial" w:hint="eastAsia"/>
        </w:rPr>
        <w:t>包括总账账户</w:t>
      </w:r>
      <w:r>
        <w:rPr>
          <w:rFonts w:ascii="宋体" w:hAnsi="宋体" w:cs="Arial" w:hint="eastAsia"/>
        </w:rPr>
        <w:t>信息</w:t>
      </w:r>
      <w:r w:rsidRPr="005516B4">
        <w:rPr>
          <w:rFonts w:ascii="宋体" w:hAnsi="宋体" w:cs="Arial" w:hint="eastAsia"/>
        </w:rPr>
        <w:t>查询、总账</w:t>
      </w:r>
      <w:r>
        <w:rPr>
          <w:rFonts w:ascii="宋体" w:hAnsi="宋体" w:cs="Arial" w:hint="eastAsia"/>
        </w:rPr>
        <w:t>交易信息</w:t>
      </w:r>
      <w:r w:rsidRPr="005516B4">
        <w:rPr>
          <w:rFonts w:ascii="宋体" w:hAnsi="宋体" w:cs="Arial" w:hint="eastAsia"/>
        </w:rPr>
        <w:t>查询、总账加工、</w:t>
      </w:r>
      <w:r>
        <w:rPr>
          <w:rFonts w:ascii="宋体" w:hAnsi="宋体" w:cs="Arial" w:hint="eastAsia"/>
        </w:rPr>
        <w:t>总账</w:t>
      </w:r>
      <w:r w:rsidRPr="005516B4">
        <w:rPr>
          <w:rFonts w:ascii="宋体" w:hAnsi="宋体" w:cs="Arial" w:hint="eastAsia"/>
        </w:rPr>
        <w:t>定期处理、账务平衡检查、总账报表</w:t>
      </w:r>
      <w:r w:rsidRPr="003D5439">
        <w:rPr>
          <w:rFonts w:ascii="宋体" w:hAnsi="宋体" w:cs="Arial" w:hint="eastAsia"/>
        </w:rPr>
        <w:t>。</w:t>
      </w:r>
    </w:p>
    <w:p w14:paraId="33E21CA1" w14:textId="77777777" w:rsidR="00F21884" w:rsidRPr="00860D08" w:rsidRDefault="00F21884" w:rsidP="00B87A41">
      <w:pPr>
        <w:pStyle w:val="30"/>
      </w:pPr>
      <w:bookmarkStart w:id="188" w:name="_Toc395257109"/>
      <w:bookmarkStart w:id="189" w:name="_Toc454875440"/>
      <w:r w:rsidRPr="00860D08">
        <w:rPr>
          <w:rFonts w:hint="eastAsia"/>
        </w:rPr>
        <w:t>业务规则</w:t>
      </w:r>
      <w:bookmarkEnd w:id="188"/>
      <w:bookmarkEnd w:id="189"/>
    </w:p>
    <w:p w14:paraId="0471097C" w14:textId="77777777" w:rsidR="00F21884" w:rsidRPr="00601466" w:rsidRDefault="00F21884" w:rsidP="00FC0465">
      <w:pPr>
        <w:pStyle w:val="-31"/>
        <w:numPr>
          <w:ilvl w:val="0"/>
          <w:numId w:val="60"/>
        </w:numPr>
        <w:spacing w:line="360" w:lineRule="auto"/>
        <w:ind w:firstLineChars="0"/>
        <w:rPr>
          <w:rFonts w:ascii="宋体" w:hAnsi="宋体" w:cs="Arial"/>
          <w:sz w:val="21"/>
          <w:szCs w:val="21"/>
        </w:rPr>
      </w:pPr>
      <w:r w:rsidRPr="00601466">
        <w:rPr>
          <w:rFonts w:ascii="宋体" w:hAnsi="宋体" w:cs="Arial" w:hint="eastAsia"/>
          <w:sz w:val="21"/>
          <w:szCs w:val="21"/>
        </w:rPr>
        <w:t>参考总体业务规则</w:t>
      </w:r>
    </w:p>
    <w:p w14:paraId="36FD04DD" w14:textId="7F0F6ACA" w:rsidR="00723428" w:rsidRPr="00723428" w:rsidRDefault="00F21884" w:rsidP="00723428">
      <w:pPr>
        <w:pStyle w:val="30"/>
      </w:pPr>
      <w:bookmarkStart w:id="190" w:name="_Toc395257110"/>
      <w:bookmarkStart w:id="191" w:name="_Toc454875441"/>
      <w:r w:rsidRPr="00860D08">
        <w:rPr>
          <w:rFonts w:hint="eastAsia"/>
        </w:rPr>
        <w:lastRenderedPageBreak/>
        <w:t>业务流程图</w:t>
      </w:r>
      <w:bookmarkEnd w:id="190"/>
      <w:bookmarkEnd w:id="191"/>
    </w:p>
    <w:p w14:paraId="40BE68EC" w14:textId="4FB3B965" w:rsidR="00F21884" w:rsidRDefault="00FC0465" w:rsidP="00F21884">
      <w:pPr>
        <w:spacing w:line="360" w:lineRule="auto"/>
      </w:pPr>
      <w:r>
        <w:object w:dxaOrig="9882" w:dyaOrig="11550" w14:anchorId="276BFA2E">
          <v:shape id="_x0000_i1032" type="#_x0000_t75" style="width:414.65pt;height:486.35pt" o:ole="">
            <v:imagedata r:id="rId36" o:title=""/>
          </v:shape>
          <o:OLEObject Type="Embed" ProgID="Visio.Drawing.11" ShapeID="_x0000_i1032" DrawAspect="Content" ObjectID="_1814162641" r:id="rId37"/>
        </w:object>
      </w:r>
    </w:p>
    <w:p w14:paraId="63CBFD2D" w14:textId="77777777" w:rsidR="00F21884" w:rsidRPr="006A7786" w:rsidRDefault="00F21884" w:rsidP="00F21884">
      <w:pPr>
        <w:spacing w:line="360" w:lineRule="auto"/>
        <w:rPr>
          <w:color w:val="95B3D7"/>
        </w:rPr>
      </w:pPr>
    </w:p>
    <w:p w14:paraId="23BC8037" w14:textId="77777777" w:rsidR="00F21884" w:rsidRPr="00F64D24" w:rsidRDefault="00F21884" w:rsidP="00F21884">
      <w:pPr>
        <w:spacing w:line="360" w:lineRule="auto"/>
        <w:ind w:firstLineChars="202" w:firstLine="424"/>
        <w:rPr>
          <w:rFonts w:ascii="宋体" w:hAnsi="宋体" w:cs="Arial"/>
          <w:color w:val="000000"/>
        </w:rPr>
      </w:pPr>
      <w:r w:rsidRPr="00F64D24">
        <w:rPr>
          <w:rFonts w:ascii="宋体" w:hAnsi="宋体" w:cs="Arial" w:hint="eastAsia"/>
          <w:color w:val="000000"/>
        </w:rPr>
        <w:t>流程补充说明：</w:t>
      </w:r>
    </w:p>
    <w:p w14:paraId="118F81CB" w14:textId="77777777" w:rsidR="00F21884" w:rsidRPr="00601466" w:rsidRDefault="00F21884" w:rsidP="00601466">
      <w:pPr>
        <w:pStyle w:val="-31"/>
        <w:spacing w:line="360" w:lineRule="auto"/>
        <w:ind w:left="448" w:firstLineChars="0" w:firstLine="0"/>
        <w:rPr>
          <w:rFonts w:ascii="宋体" w:hAnsi="宋体" w:cs="Arial"/>
          <w:sz w:val="21"/>
          <w:szCs w:val="21"/>
        </w:rPr>
      </w:pPr>
      <w:r w:rsidRPr="00601466">
        <w:rPr>
          <w:rFonts w:ascii="宋体" w:hAnsi="宋体" w:cs="Arial" w:hint="eastAsia"/>
          <w:sz w:val="21"/>
          <w:szCs w:val="21"/>
        </w:rPr>
        <w:t>无</w:t>
      </w:r>
    </w:p>
    <w:p w14:paraId="49730AFC" w14:textId="77777777" w:rsidR="00F21884" w:rsidRPr="00CD6E40" w:rsidRDefault="00F21884" w:rsidP="00B87A41">
      <w:pPr>
        <w:pStyle w:val="30"/>
      </w:pPr>
      <w:bookmarkStart w:id="192" w:name="_Toc395257111"/>
      <w:bookmarkStart w:id="193" w:name="_Toc454875442"/>
      <w:r w:rsidRPr="00860D08">
        <w:rPr>
          <w:rFonts w:hint="eastAsia"/>
        </w:rPr>
        <w:lastRenderedPageBreak/>
        <w:t>功能列表</w:t>
      </w:r>
      <w:bookmarkEnd w:id="192"/>
      <w:bookmarkEnd w:id="193"/>
    </w:p>
    <w:tbl>
      <w:tblPr>
        <w:tblW w:w="9229"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807"/>
        <w:gridCol w:w="1134"/>
        <w:gridCol w:w="3039"/>
        <w:gridCol w:w="708"/>
        <w:gridCol w:w="2541"/>
      </w:tblGrid>
      <w:tr w:rsidR="00F21884" w:rsidRPr="00531C5E" w14:paraId="7190D850" w14:textId="77777777" w:rsidTr="00101D1D">
        <w:trPr>
          <w:trHeight w:val="454"/>
          <w:tblHeader/>
        </w:trPr>
        <w:tc>
          <w:tcPr>
            <w:tcW w:w="1807" w:type="dxa"/>
            <w:tcBorders>
              <w:top w:val="single" w:sz="18" w:space="0" w:color="auto"/>
              <w:left w:val="single" w:sz="18" w:space="0" w:color="auto"/>
              <w:bottom w:val="single" w:sz="4" w:space="0" w:color="auto"/>
            </w:tcBorders>
            <w:shd w:val="clear" w:color="auto" w:fill="8DB3E2"/>
            <w:vAlign w:val="center"/>
          </w:tcPr>
          <w:p w14:paraId="5D792EE6" w14:textId="77777777" w:rsidR="00F21884" w:rsidRPr="00531C5E" w:rsidRDefault="00F21884" w:rsidP="00F21884">
            <w:pPr>
              <w:jc w:val="center"/>
              <w:rPr>
                <w:rFonts w:ascii="宋体" w:hAnsi="宋体"/>
                <w:b/>
                <w:bCs/>
                <w:szCs w:val="21"/>
              </w:rPr>
            </w:pPr>
            <w:r>
              <w:rPr>
                <w:rFonts w:ascii="宋体" w:hAnsi="宋体" w:hint="eastAsia"/>
                <w:b/>
                <w:bCs/>
                <w:szCs w:val="21"/>
              </w:rPr>
              <w:t>功能</w:t>
            </w:r>
            <w:r w:rsidRPr="00531C5E">
              <w:rPr>
                <w:rFonts w:ascii="宋体" w:hAnsi="宋体" w:hint="eastAsia"/>
                <w:b/>
                <w:bCs/>
                <w:szCs w:val="21"/>
              </w:rPr>
              <w:t>分类</w:t>
            </w:r>
          </w:p>
        </w:tc>
        <w:tc>
          <w:tcPr>
            <w:tcW w:w="1134" w:type="dxa"/>
            <w:tcBorders>
              <w:top w:val="single" w:sz="18" w:space="0" w:color="auto"/>
              <w:bottom w:val="single" w:sz="4" w:space="0" w:color="auto"/>
            </w:tcBorders>
            <w:shd w:val="clear" w:color="auto" w:fill="8DB3E2"/>
            <w:vAlign w:val="center"/>
          </w:tcPr>
          <w:p w14:paraId="0D092718" w14:textId="77777777" w:rsidR="00F21884" w:rsidRPr="00531C5E" w:rsidRDefault="00F21884" w:rsidP="00F21884">
            <w:pPr>
              <w:jc w:val="center"/>
              <w:rPr>
                <w:rFonts w:ascii="宋体" w:hAnsi="宋体"/>
                <w:b/>
                <w:bCs/>
                <w:szCs w:val="21"/>
              </w:rPr>
            </w:pPr>
            <w:r>
              <w:rPr>
                <w:rFonts w:ascii="宋体" w:hAnsi="宋体" w:hint="eastAsia"/>
                <w:b/>
                <w:bCs/>
                <w:szCs w:val="21"/>
              </w:rPr>
              <w:t>功能</w:t>
            </w:r>
            <w:r w:rsidRPr="00531C5E">
              <w:rPr>
                <w:rFonts w:ascii="宋体" w:hAnsi="宋体" w:hint="eastAsia"/>
                <w:b/>
                <w:bCs/>
                <w:szCs w:val="21"/>
              </w:rPr>
              <w:t>编号</w:t>
            </w:r>
          </w:p>
        </w:tc>
        <w:tc>
          <w:tcPr>
            <w:tcW w:w="3039" w:type="dxa"/>
            <w:tcBorders>
              <w:top w:val="single" w:sz="18" w:space="0" w:color="auto"/>
              <w:bottom w:val="single" w:sz="4" w:space="0" w:color="auto"/>
            </w:tcBorders>
            <w:shd w:val="clear" w:color="auto" w:fill="8DB3E2"/>
            <w:vAlign w:val="center"/>
          </w:tcPr>
          <w:p w14:paraId="332D68A9" w14:textId="77777777" w:rsidR="00F21884" w:rsidRPr="00531C5E" w:rsidRDefault="00F21884" w:rsidP="00F21884">
            <w:pPr>
              <w:jc w:val="center"/>
              <w:rPr>
                <w:rFonts w:ascii="宋体" w:hAnsi="宋体"/>
                <w:b/>
                <w:bCs/>
                <w:szCs w:val="21"/>
              </w:rPr>
            </w:pPr>
            <w:r>
              <w:rPr>
                <w:rFonts w:ascii="宋体" w:hAnsi="宋体" w:hint="eastAsia"/>
                <w:b/>
                <w:bCs/>
                <w:szCs w:val="21"/>
              </w:rPr>
              <w:t>功能</w:t>
            </w:r>
            <w:r w:rsidRPr="00531C5E">
              <w:rPr>
                <w:rFonts w:ascii="宋体" w:hAnsi="宋体" w:hint="eastAsia"/>
                <w:b/>
                <w:bCs/>
                <w:szCs w:val="21"/>
              </w:rPr>
              <w:t>名称</w:t>
            </w:r>
          </w:p>
        </w:tc>
        <w:tc>
          <w:tcPr>
            <w:tcW w:w="708" w:type="dxa"/>
            <w:tcBorders>
              <w:top w:val="single" w:sz="18" w:space="0" w:color="auto"/>
              <w:bottom w:val="single" w:sz="4" w:space="0" w:color="auto"/>
            </w:tcBorders>
            <w:shd w:val="clear" w:color="auto" w:fill="8DB3E2"/>
            <w:vAlign w:val="center"/>
          </w:tcPr>
          <w:p w14:paraId="7014E3EC" w14:textId="77777777" w:rsidR="00F21884" w:rsidRPr="00531C5E" w:rsidRDefault="00F21884" w:rsidP="00F21884">
            <w:pPr>
              <w:jc w:val="center"/>
              <w:rPr>
                <w:rFonts w:ascii="宋体" w:hAnsi="宋体"/>
                <w:b/>
                <w:bCs/>
                <w:szCs w:val="21"/>
              </w:rPr>
            </w:pPr>
            <w:r w:rsidRPr="00531C5E">
              <w:rPr>
                <w:rFonts w:ascii="宋体" w:hAnsi="宋体" w:hint="eastAsia"/>
                <w:b/>
                <w:bCs/>
                <w:szCs w:val="21"/>
              </w:rPr>
              <w:t>类型</w:t>
            </w:r>
          </w:p>
        </w:tc>
        <w:tc>
          <w:tcPr>
            <w:tcW w:w="2541" w:type="dxa"/>
            <w:tcBorders>
              <w:top w:val="single" w:sz="18" w:space="0" w:color="auto"/>
              <w:bottom w:val="single" w:sz="4" w:space="0" w:color="auto"/>
              <w:right w:val="single" w:sz="18" w:space="0" w:color="auto"/>
            </w:tcBorders>
            <w:shd w:val="clear" w:color="auto" w:fill="8DB3E2"/>
            <w:vAlign w:val="center"/>
          </w:tcPr>
          <w:p w14:paraId="6C78CE57" w14:textId="77777777" w:rsidR="00F21884" w:rsidRPr="00531C5E" w:rsidRDefault="00F21884" w:rsidP="00F21884">
            <w:pPr>
              <w:ind w:firstLineChars="200" w:firstLine="422"/>
              <w:jc w:val="center"/>
              <w:rPr>
                <w:rFonts w:ascii="宋体" w:hAnsi="宋体"/>
                <w:b/>
                <w:bCs/>
                <w:szCs w:val="21"/>
              </w:rPr>
            </w:pPr>
            <w:r>
              <w:rPr>
                <w:rFonts w:ascii="宋体" w:hAnsi="宋体" w:hint="eastAsia"/>
                <w:b/>
                <w:bCs/>
                <w:szCs w:val="21"/>
              </w:rPr>
              <w:t>功能说明</w:t>
            </w:r>
          </w:p>
        </w:tc>
      </w:tr>
      <w:tr w:rsidR="00F21884" w:rsidRPr="00531C5E" w14:paraId="6E481E4A" w14:textId="77777777" w:rsidTr="00101D1D">
        <w:trPr>
          <w:trHeight w:val="454"/>
        </w:trPr>
        <w:tc>
          <w:tcPr>
            <w:tcW w:w="1807" w:type="dxa"/>
            <w:vMerge w:val="restart"/>
            <w:tcBorders>
              <w:left w:val="single" w:sz="18" w:space="0" w:color="auto"/>
              <w:right w:val="single" w:sz="4" w:space="0" w:color="auto"/>
            </w:tcBorders>
            <w:vAlign w:val="center"/>
          </w:tcPr>
          <w:p w14:paraId="5CC766E1" w14:textId="77777777" w:rsidR="00F21884" w:rsidRDefault="00F21884" w:rsidP="00F21884">
            <w:pPr>
              <w:rPr>
                <w:rFonts w:ascii="宋体" w:hAnsi="宋体"/>
                <w:szCs w:val="21"/>
              </w:rPr>
            </w:pPr>
            <w:r>
              <w:rPr>
                <w:rFonts w:ascii="宋体" w:hAnsi="宋体" w:hint="eastAsia"/>
                <w:szCs w:val="21"/>
              </w:rPr>
              <w:t>总账历史余额查询</w:t>
            </w:r>
          </w:p>
        </w:tc>
        <w:tc>
          <w:tcPr>
            <w:tcW w:w="1134" w:type="dxa"/>
            <w:tcBorders>
              <w:top w:val="single" w:sz="4" w:space="0" w:color="auto"/>
              <w:left w:val="single" w:sz="4" w:space="0" w:color="auto"/>
              <w:bottom w:val="single" w:sz="4" w:space="0" w:color="auto"/>
              <w:right w:val="single" w:sz="4" w:space="0" w:color="auto"/>
            </w:tcBorders>
          </w:tcPr>
          <w:p w14:paraId="68C29C47" w14:textId="77777777" w:rsidR="00F21884" w:rsidRPr="0062552E" w:rsidRDefault="00F21884" w:rsidP="00F21884">
            <w:pPr>
              <w:rPr>
                <w:rFonts w:ascii="宋体" w:hAnsi="宋体"/>
                <w:szCs w:val="21"/>
              </w:rPr>
            </w:pPr>
            <w:r w:rsidRPr="0062552E">
              <w:rPr>
                <w:rFonts w:ascii="宋体" w:hAnsi="宋体"/>
                <w:szCs w:val="21"/>
              </w:rPr>
              <w:t>0018510</w:t>
            </w:r>
          </w:p>
        </w:tc>
        <w:tc>
          <w:tcPr>
            <w:tcW w:w="3039" w:type="dxa"/>
            <w:tcBorders>
              <w:top w:val="single" w:sz="4" w:space="0" w:color="auto"/>
              <w:left w:val="single" w:sz="4" w:space="0" w:color="auto"/>
              <w:bottom w:val="single" w:sz="4" w:space="0" w:color="auto"/>
              <w:right w:val="single" w:sz="4" w:space="0" w:color="auto"/>
            </w:tcBorders>
          </w:tcPr>
          <w:p w14:paraId="0CF24822" w14:textId="77777777" w:rsidR="00F21884" w:rsidRPr="0062552E" w:rsidRDefault="00F21884" w:rsidP="00F21884">
            <w:pPr>
              <w:rPr>
                <w:rFonts w:ascii="宋体" w:hAnsi="宋体"/>
                <w:szCs w:val="21"/>
              </w:rPr>
            </w:pPr>
            <w:r w:rsidRPr="0062552E">
              <w:rPr>
                <w:rFonts w:ascii="宋体" w:hAnsi="宋体" w:hint="eastAsia"/>
                <w:szCs w:val="21"/>
              </w:rPr>
              <w:t>总账</w:t>
            </w:r>
            <w:r>
              <w:rPr>
                <w:rFonts w:ascii="宋体" w:hAnsi="宋体" w:hint="eastAsia"/>
                <w:szCs w:val="21"/>
              </w:rPr>
              <w:t>历史余额</w:t>
            </w:r>
            <w:r w:rsidRPr="0062552E">
              <w:rPr>
                <w:rFonts w:ascii="宋体" w:hAnsi="宋体" w:hint="eastAsia"/>
                <w:szCs w:val="21"/>
              </w:rPr>
              <w:t>查询-入口</w:t>
            </w:r>
          </w:p>
        </w:tc>
        <w:tc>
          <w:tcPr>
            <w:tcW w:w="708" w:type="dxa"/>
            <w:tcBorders>
              <w:top w:val="single" w:sz="4" w:space="0" w:color="auto"/>
              <w:left w:val="single" w:sz="4" w:space="0" w:color="auto"/>
              <w:bottom w:val="single" w:sz="4" w:space="0" w:color="auto"/>
              <w:right w:val="single" w:sz="4" w:space="0" w:color="auto"/>
            </w:tcBorders>
          </w:tcPr>
          <w:p w14:paraId="45C5E8E3" w14:textId="77777777" w:rsidR="00F21884" w:rsidRPr="00531C5E" w:rsidRDefault="00F21884" w:rsidP="00F21884">
            <w:pPr>
              <w:rPr>
                <w:rFonts w:ascii="宋体" w:hAnsi="宋体"/>
                <w:szCs w:val="21"/>
              </w:rPr>
            </w:pPr>
            <w:r w:rsidRPr="00721742">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vAlign w:val="center"/>
          </w:tcPr>
          <w:p w14:paraId="54843091" w14:textId="75383894" w:rsidR="00F21884" w:rsidRPr="00531C5E" w:rsidRDefault="00B60A0A" w:rsidP="00F21884">
            <w:pPr>
              <w:rPr>
                <w:rFonts w:ascii="宋体" w:hAnsi="宋体"/>
                <w:szCs w:val="21"/>
              </w:rPr>
            </w:pPr>
            <w:r>
              <w:rPr>
                <w:rFonts w:ascii="宋体" w:hAnsi="宋体"/>
                <w:szCs w:val="21"/>
              </w:rPr>
              <w:t>浏览</w:t>
            </w:r>
            <w:r>
              <w:rPr>
                <w:rFonts w:ascii="宋体" w:hAnsi="宋体" w:hint="eastAsia"/>
                <w:szCs w:val="21"/>
              </w:rPr>
              <w:t>满足</w:t>
            </w:r>
            <w:r>
              <w:rPr>
                <w:rFonts w:hint="eastAsia"/>
              </w:rPr>
              <w:t>查询满足条件的总账历史余额信息</w:t>
            </w:r>
            <w:r w:rsidR="000603DB">
              <w:rPr>
                <w:rFonts w:hint="eastAsia"/>
              </w:rPr>
              <w:t>。</w:t>
            </w:r>
          </w:p>
        </w:tc>
      </w:tr>
      <w:tr w:rsidR="00F21884" w:rsidRPr="00531C5E" w14:paraId="6E3E9D01" w14:textId="77777777" w:rsidTr="00101D1D">
        <w:trPr>
          <w:trHeight w:val="454"/>
        </w:trPr>
        <w:tc>
          <w:tcPr>
            <w:tcW w:w="1807" w:type="dxa"/>
            <w:vMerge/>
            <w:tcBorders>
              <w:left w:val="single" w:sz="18" w:space="0" w:color="auto"/>
              <w:right w:val="single" w:sz="4" w:space="0" w:color="auto"/>
            </w:tcBorders>
            <w:vAlign w:val="center"/>
          </w:tcPr>
          <w:p w14:paraId="5FBEE123"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tcPr>
          <w:p w14:paraId="38CFD70E" w14:textId="77777777" w:rsidR="00F21884" w:rsidRPr="0062552E" w:rsidRDefault="00F21884" w:rsidP="00F21884">
            <w:pPr>
              <w:rPr>
                <w:rFonts w:ascii="宋体" w:hAnsi="宋体"/>
                <w:szCs w:val="21"/>
              </w:rPr>
            </w:pPr>
            <w:r w:rsidRPr="0062552E">
              <w:rPr>
                <w:rFonts w:ascii="宋体" w:hAnsi="宋体"/>
                <w:szCs w:val="21"/>
              </w:rPr>
              <w:t>0018513</w:t>
            </w:r>
          </w:p>
        </w:tc>
        <w:tc>
          <w:tcPr>
            <w:tcW w:w="3039" w:type="dxa"/>
            <w:tcBorders>
              <w:top w:val="single" w:sz="4" w:space="0" w:color="auto"/>
              <w:left w:val="single" w:sz="4" w:space="0" w:color="auto"/>
              <w:bottom w:val="single" w:sz="4" w:space="0" w:color="auto"/>
              <w:right w:val="single" w:sz="4" w:space="0" w:color="auto"/>
            </w:tcBorders>
          </w:tcPr>
          <w:p w14:paraId="1879F7AD" w14:textId="77777777" w:rsidR="00F21884" w:rsidRPr="0062552E" w:rsidRDefault="00F21884" w:rsidP="00F21884">
            <w:pPr>
              <w:rPr>
                <w:rFonts w:ascii="宋体" w:hAnsi="宋体"/>
                <w:szCs w:val="21"/>
              </w:rPr>
            </w:pPr>
            <w:r w:rsidRPr="0062552E">
              <w:rPr>
                <w:rFonts w:ascii="宋体" w:hAnsi="宋体" w:hint="eastAsia"/>
                <w:szCs w:val="21"/>
              </w:rPr>
              <w:t>总账</w:t>
            </w:r>
            <w:r>
              <w:rPr>
                <w:rFonts w:ascii="宋体" w:hAnsi="宋体" w:hint="eastAsia"/>
                <w:szCs w:val="21"/>
              </w:rPr>
              <w:t>历史余额</w:t>
            </w:r>
            <w:r w:rsidRPr="0062552E">
              <w:rPr>
                <w:rFonts w:ascii="宋体" w:hAnsi="宋体" w:hint="eastAsia"/>
                <w:szCs w:val="21"/>
              </w:rPr>
              <w:t>查询</w:t>
            </w:r>
            <w:r>
              <w:rPr>
                <w:rFonts w:ascii="宋体" w:hAnsi="宋体" w:hint="eastAsia"/>
                <w:szCs w:val="21"/>
              </w:rPr>
              <w:t>-明细</w:t>
            </w:r>
          </w:p>
        </w:tc>
        <w:tc>
          <w:tcPr>
            <w:tcW w:w="708" w:type="dxa"/>
            <w:tcBorders>
              <w:top w:val="single" w:sz="4" w:space="0" w:color="auto"/>
              <w:left w:val="single" w:sz="4" w:space="0" w:color="auto"/>
              <w:bottom w:val="single" w:sz="4" w:space="0" w:color="auto"/>
              <w:right w:val="single" w:sz="4" w:space="0" w:color="auto"/>
            </w:tcBorders>
          </w:tcPr>
          <w:p w14:paraId="1A1F552F" w14:textId="77777777" w:rsidR="00F21884" w:rsidRPr="00531C5E" w:rsidRDefault="00F21884"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3F139B6E" w14:textId="452AAA00" w:rsidR="00F21884" w:rsidRDefault="00B60A0A" w:rsidP="00F21884">
            <w:r>
              <w:rPr>
                <w:rFonts w:ascii="宋体" w:hAnsi="宋体" w:hint="eastAsia"/>
              </w:rPr>
              <w:t>详细显示指定总账账户的日总账、月总账、年总账、旬总账、季总账、半年总账的余额信息。</w:t>
            </w:r>
          </w:p>
        </w:tc>
      </w:tr>
      <w:tr w:rsidR="00E8091E" w:rsidRPr="00531C5E" w14:paraId="60789F24" w14:textId="77777777" w:rsidTr="00101D1D">
        <w:trPr>
          <w:trHeight w:val="454"/>
        </w:trPr>
        <w:tc>
          <w:tcPr>
            <w:tcW w:w="1807" w:type="dxa"/>
            <w:vMerge w:val="restart"/>
            <w:tcBorders>
              <w:left w:val="single" w:sz="18" w:space="0" w:color="auto"/>
              <w:right w:val="single" w:sz="4" w:space="0" w:color="auto"/>
            </w:tcBorders>
            <w:vAlign w:val="center"/>
          </w:tcPr>
          <w:p w14:paraId="731A2B97" w14:textId="77777777" w:rsidR="00E8091E" w:rsidRDefault="00E8091E" w:rsidP="00F21884">
            <w:pPr>
              <w:rPr>
                <w:rFonts w:ascii="宋体" w:hAnsi="宋体"/>
                <w:szCs w:val="21"/>
              </w:rPr>
            </w:pPr>
            <w:r w:rsidRPr="00554637">
              <w:rPr>
                <w:rFonts w:ascii="宋体" w:hAnsi="宋体" w:hint="eastAsia"/>
                <w:szCs w:val="21"/>
              </w:rPr>
              <w:t>总账</w:t>
            </w:r>
            <w:r>
              <w:rPr>
                <w:rFonts w:ascii="宋体" w:hAnsi="宋体" w:hint="eastAsia"/>
                <w:szCs w:val="21"/>
              </w:rPr>
              <w:t>历史</w:t>
            </w:r>
            <w:r w:rsidRPr="00554637">
              <w:rPr>
                <w:rFonts w:ascii="宋体" w:hAnsi="宋体" w:hint="eastAsia"/>
                <w:szCs w:val="21"/>
              </w:rPr>
              <w:t>交易查询</w:t>
            </w:r>
          </w:p>
        </w:tc>
        <w:tc>
          <w:tcPr>
            <w:tcW w:w="1134" w:type="dxa"/>
            <w:tcBorders>
              <w:top w:val="single" w:sz="4" w:space="0" w:color="auto"/>
              <w:left w:val="single" w:sz="4" w:space="0" w:color="auto"/>
              <w:bottom w:val="single" w:sz="4" w:space="0" w:color="auto"/>
              <w:right w:val="single" w:sz="4" w:space="0" w:color="auto"/>
            </w:tcBorders>
          </w:tcPr>
          <w:p w14:paraId="4E07465A" w14:textId="77777777" w:rsidR="00E8091E" w:rsidRPr="0062552E" w:rsidRDefault="00E8091E" w:rsidP="00F21884">
            <w:pPr>
              <w:rPr>
                <w:rFonts w:ascii="宋体" w:hAnsi="宋体"/>
                <w:szCs w:val="21"/>
              </w:rPr>
            </w:pPr>
            <w:r w:rsidRPr="0062552E">
              <w:rPr>
                <w:rFonts w:ascii="宋体" w:hAnsi="宋体"/>
                <w:szCs w:val="21"/>
              </w:rPr>
              <w:t>0018520</w:t>
            </w:r>
          </w:p>
        </w:tc>
        <w:tc>
          <w:tcPr>
            <w:tcW w:w="3039" w:type="dxa"/>
            <w:tcBorders>
              <w:top w:val="single" w:sz="4" w:space="0" w:color="auto"/>
              <w:left w:val="single" w:sz="4" w:space="0" w:color="auto"/>
              <w:bottom w:val="single" w:sz="4" w:space="0" w:color="auto"/>
              <w:right w:val="single" w:sz="4" w:space="0" w:color="auto"/>
            </w:tcBorders>
          </w:tcPr>
          <w:p w14:paraId="0822C656" w14:textId="77777777" w:rsidR="00E8091E" w:rsidRPr="0062552E" w:rsidRDefault="00E8091E" w:rsidP="00F21884">
            <w:pPr>
              <w:rPr>
                <w:rFonts w:ascii="宋体" w:hAnsi="宋体"/>
                <w:szCs w:val="21"/>
              </w:rPr>
            </w:pPr>
            <w:r w:rsidRPr="0062552E">
              <w:rPr>
                <w:rFonts w:ascii="宋体" w:hAnsi="宋体" w:hint="eastAsia"/>
                <w:szCs w:val="21"/>
              </w:rPr>
              <w:t>总账</w:t>
            </w:r>
            <w:r>
              <w:rPr>
                <w:rFonts w:ascii="宋体" w:hAnsi="宋体" w:hint="eastAsia"/>
                <w:szCs w:val="21"/>
              </w:rPr>
              <w:t>历史</w:t>
            </w:r>
            <w:r w:rsidRPr="0062552E">
              <w:rPr>
                <w:rFonts w:ascii="宋体" w:hAnsi="宋体" w:hint="eastAsia"/>
                <w:szCs w:val="21"/>
              </w:rPr>
              <w:t>交易查询</w:t>
            </w:r>
            <w:r>
              <w:rPr>
                <w:rFonts w:ascii="宋体" w:hAnsi="宋体" w:hint="eastAsia"/>
                <w:szCs w:val="21"/>
              </w:rPr>
              <w:t>-</w:t>
            </w:r>
            <w:r w:rsidRPr="0062552E">
              <w:rPr>
                <w:rFonts w:ascii="宋体" w:hAnsi="宋体" w:hint="eastAsia"/>
                <w:szCs w:val="21"/>
              </w:rPr>
              <w:t>入口</w:t>
            </w:r>
          </w:p>
        </w:tc>
        <w:tc>
          <w:tcPr>
            <w:tcW w:w="708" w:type="dxa"/>
            <w:tcBorders>
              <w:top w:val="single" w:sz="4" w:space="0" w:color="auto"/>
              <w:left w:val="single" w:sz="4" w:space="0" w:color="auto"/>
              <w:bottom w:val="single" w:sz="4" w:space="0" w:color="auto"/>
              <w:right w:val="single" w:sz="4" w:space="0" w:color="auto"/>
            </w:tcBorders>
          </w:tcPr>
          <w:p w14:paraId="391F8A57" w14:textId="77777777" w:rsidR="00E8091E" w:rsidRPr="00531C5E" w:rsidRDefault="00E8091E"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0A0AEED2" w14:textId="0BA25EEE" w:rsidR="00E8091E" w:rsidRDefault="0011520C" w:rsidP="00F21884">
            <w:r>
              <w:rPr>
                <w:rFonts w:ascii="宋体" w:hAnsi="宋体" w:cs="Arial" w:hint="eastAsia"/>
              </w:rPr>
              <w:t>用于浏览满足查询条件的总账相关的历史交易明细信息，提供总账历史交易传票明细和详细查询的入口</w:t>
            </w:r>
            <w:r w:rsidR="000603DB">
              <w:rPr>
                <w:rFonts w:ascii="宋体" w:hAnsi="宋体" w:cs="Arial" w:hint="eastAsia"/>
              </w:rPr>
              <w:t>。</w:t>
            </w:r>
          </w:p>
        </w:tc>
      </w:tr>
      <w:tr w:rsidR="00E8091E" w:rsidRPr="00531C5E" w14:paraId="622A4940" w14:textId="77777777" w:rsidTr="00101D1D">
        <w:trPr>
          <w:trHeight w:val="454"/>
        </w:trPr>
        <w:tc>
          <w:tcPr>
            <w:tcW w:w="1807" w:type="dxa"/>
            <w:vMerge/>
            <w:tcBorders>
              <w:left w:val="single" w:sz="18" w:space="0" w:color="auto"/>
              <w:right w:val="single" w:sz="4" w:space="0" w:color="auto"/>
            </w:tcBorders>
            <w:vAlign w:val="center"/>
          </w:tcPr>
          <w:p w14:paraId="009F2A0D" w14:textId="77777777" w:rsidR="00E8091E" w:rsidRDefault="00E8091E"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tcPr>
          <w:p w14:paraId="751CDFA8" w14:textId="77777777" w:rsidR="00E8091E" w:rsidRPr="0062552E" w:rsidRDefault="00E8091E" w:rsidP="00F21884">
            <w:pPr>
              <w:rPr>
                <w:rFonts w:ascii="宋体" w:hAnsi="宋体"/>
                <w:szCs w:val="21"/>
              </w:rPr>
            </w:pPr>
            <w:r w:rsidRPr="0062552E">
              <w:rPr>
                <w:rFonts w:ascii="宋体" w:hAnsi="宋体"/>
                <w:szCs w:val="21"/>
              </w:rPr>
              <w:t>0018523</w:t>
            </w:r>
          </w:p>
        </w:tc>
        <w:tc>
          <w:tcPr>
            <w:tcW w:w="3039" w:type="dxa"/>
            <w:tcBorders>
              <w:top w:val="single" w:sz="4" w:space="0" w:color="auto"/>
              <w:left w:val="single" w:sz="4" w:space="0" w:color="auto"/>
              <w:bottom w:val="single" w:sz="4" w:space="0" w:color="auto"/>
              <w:right w:val="single" w:sz="4" w:space="0" w:color="auto"/>
            </w:tcBorders>
          </w:tcPr>
          <w:p w14:paraId="6FBD23F0" w14:textId="6C10A6F9" w:rsidR="00E8091E" w:rsidRPr="0062552E" w:rsidRDefault="00E8091E" w:rsidP="00130A22">
            <w:pPr>
              <w:rPr>
                <w:rFonts w:ascii="宋体" w:hAnsi="宋体"/>
                <w:szCs w:val="21"/>
              </w:rPr>
            </w:pPr>
            <w:r w:rsidRPr="0062552E">
              <w:rPr>
                <w:rFonts w:ascii="宋体" w:hAnsi="宋体" w:hint="eastAsia"/>
                <w:szCs w:val="21"/>
              </w:rPr>
              <w:t>总账</w:t>
            </w:r>
            <w:r>
              <w:rPr>
                <w:rFonts w:ascii="宋体" w:hAnsi="宋体" w:hint="eastAsia"/>
                <w:szCs w:val="21"/>
              </w:rPr>
              <w:t>历史</w:t>
            </w:r>
            <w:r w:rsidRPr="0062552E">
              <w:rPr>
                <w:rFonts w:ascii="宋体" w:hAnsi="宋体" w:hint="eastAsia"/>
                <w:szCs w:val="21"/>
              </w:rPr>
              <w:t>交易</w:t>
            </w:r>
            <w:r>
              <w:rPr>
                <w:rFonts w:ascii="宋体" w:hAnsi="宋体" w:hint="eastAsia"/>
                <w:szCs w:val="21"/>
              </w:rPr>
              <w:t>查询-详细信息</w:t>
            </w:r>
          </w:p>
        </w:tc>
        <w:tc>
          <w:tcPr>
            <w:tcW w:w="708" w:type="dxa"/>
            <w:tcBorders>
              <w:top w:val="single" w:sz="4" w:space="0" w:color="auto"/>
              <w:left w:val="single" w:sz="4" w:space="0" w:color="auto"/>
              <w:bottom w:val="single" w:sz="4" w:space="0" w:color="auto"/>
              <w:right w:val="single" w:sz="4" w:space="0" w:color="auto"/>
            </w:tcBorders>
          </w:tcPr>
          <w:p w14:paraId="46189B35" w14:textId="77777777" w:rsidR="00E8091E" w:rsidRPr="00531C5E" w:rsidRDefault="00E8091E"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3907252F" w14:textId="0BE180D3" w:rsidR="00E8091E" w:rsidRDefault="0011520C" w:rsidP="00F21884">
            <w:r>
              <w:rPr>
                <w:rFonts w:ascii="宋体" w:hAnsi="宋体" w:hint="eastAsia"/>
              </w:rPr>
              <w:t>查询指定总账交易记录的详细信息</w:t>
            </w:r>
            <w:r w:rsidR="000603DB">
              <w:rPr>
                <w:rFonts w:ascii="宋体" w:hAnsi="宋体" w:hint="eastAsia"/>
              </w:rPr>
              <w:t>。</w:t>
            </w:r>
          </w:p>
        </w:tc>
      </w:tr>
      <w:tr w:rsidR="00E8091E" w:rsidRPr="00531C5E" w14:paraId="01A871BD" w14:textId="77777777" w:rsidTr="00101D1D">
        <w:trPr>
          <w:trHeight w:val="454"/>
        </w:trPr>
        <w:tc>
          <w:tcPr>
            <w:tcW w:w="1807" w:type="dxa"/>
            <w:vMerge/>
            <w:tcBorders>
              <w:left w:val="single" w:sz="18" w:space="0" w:color="auto"/>
              <w:right w:val="single" w:sz="4" w:space="0" w:color="auto"/>
            </w:tcBorders>
            <w:vAlign w:val="center"/>
          </w:tcPr>
          <w:p w14:paraId="0B48F98A" w14:textId="77777777" w:rsidR="00E8091E" w:rsidRDefault="00E8091E"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tcPr>
          <w:p w14:paraId="0999DC15" w14:textId="77777777" w:rsidR="00E8091E" w:rsidRPr="0062552E" w:rsidRDefault="00E8091E" w:rsidP="00F21884">
            <w:pPr>
              <w:rPr>
                <w:rFonts w:ascii="宋体" w:hAnsi="宋体"/>
                <w:szCs w:val="21"/>
              </w:rPr>
            </w:pPr>
            <w:r w:rsidRPr="0062552E">
              <w:rPr>
                <w:rFonts w:ascii="宋体" w:hAnsi="宋体"/>
                <w:szCs w:val="21"/>
              </w:rPr>
              <w:t>0018525</w:t>
            </w:r>
          </w:p>
        </w:tc>
        <w:tc>
          <w:tcPr>
            <w:tcW w:w="3039" w:type="dxa"/>
            <w:tcBorders>
              <w:top w:val="single" w:sz="4" w:space="0" w:color="auto"/>
              <w:left w:val="single" w:sz="4" w:space="0" w:color="auto"/>
              <w:bottom w:val="single" w:sz="4" w:space="0" w:color="auto"/>
              <w:right w:val="single" w:sz="4" w:space="0" w:color="auto"/>
            </w:tcBorders>
          </w:tcPr>
          <w:p w14:paraId="6E9CC6E7" w14:textId="77777777" w:rsidR="00E8091E" w:rsidRPr="0062552E" w:rsidRDefault="00E8091E" w:rsidP="00F21884">
            <w:pPr>
              <w:rPr>
                <w:rFonts w:ascii="宋体" w:hAnsi="宋体"/>
                <w:szCs w:val="21"/>
              </w:rPr>
            </w:pPr>
            <w:r w:rsidRPr="0062552E">
              <w:rPr>
                <w:rFonts w:ascii="宋体" w:hAnsi="宋体" w:hint="eastAsia"/>
                <w:szCs w:val="21"/>
              </w:rPr>
              <w:t>总账</w:t>
            </w:r>
            <w:r>
              <w:rPr>
                <w:rFonts w:ascii="宋体" w:hAnsi="宋体" w:hint="eastAsia"/>
                <w:szCs w:val="21"/>
              </w:rPr>
              <w:t>历史交易</w:t>
            </w:r>
            <w:r w:rsidRPr="0062552E">
              <w:rPr>
                <w:rFonts w:ascii="宋体" w:hAnsi="宋体" w:hint="eastAsia"/>
                <w:szCs w:val="21"/>
              </w:rPr>
              <w:t>查询</w:t>
            </w:r>
            <w:r>
              <w:rPr>
                <w:rFonts w:ascii="宋体" w:hAnsi="宋体" w:hint="eastAsia"/>
                <w:szCs w:val="21"/>
              </w:rPr>
              <w:t>-</w:t>
            </w:r>
            <w:r w:rsidRPr="0062552E">
              <w:rPr>
                <w:rFonts w:ascii="宋体" w:hAnsi="宋体" w:hint="eastAsia"/>
                <w:szCs w:val="21"/>
              </w:rPr>
              <w:t>传票</w:t>
            </w:r>
            <w:r>
              <w:rPr>
                <w:rFonts w:ascii="宋体" w:hAnsi="宋体" w:hint="eastAsia"/>
                <w:szCs w:val="21"/>
              </w:rPr>
              <w:t>明细</w:t>
            </w:r>
          </w:p>
        </w:tc>
        <w:tc>
          <w:tcPr>
            <w:tcW w:w="708" w:type="dxa"/>
            <w:tcBorders>
              <w:top w:val="single" w:sz="4" w:space="0" w:color="auto"/>
              <w:left w:val="single" w:sz="4" w:space="0" w:color="auto"/>
              <w:bottom w:val="single" w:sz="4" w:space="0" w:color="auto"/>
              <w:right w:val="single" w:sz="4" w:space="0" w:color="auto"/>
            </w:tcBorders>
          </w:tcPr>
          <w:p w14:paraId="0F876B61" w14:textId="77777777" w:rsidR="00E8091E" w:rsidRPr="00531C5E" w:rsidRDefault="00E8091E"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592F2B99" w14:textId="3EC658EF" w:rsidR="00E8091E" w:rsidRDefault="0011520C" w:rsidP="00F21884">
            <w:r>
              <w:rPr>
                <w:rFonts w:ascii="宋体" w:hAnsi="宋体" w:hint="eastAsia"/>
              </w:rPr>
              <w:t>查询指定总账交易的整套传票信息</w:t>
            </w:r>
            <w:r w:rsidR="000603DB">
              <w:rPr>
                <w:rFonts w:ascii="宋体" w:hAnsi="宋体" w:hint="eastAsia"/>
              </w:rPr>
              <w:t>。</w:t>
            </w:r>
          </w:p>
        </w:tc>
      </w:tr>
      <w:tr w:rsidR="00E8091E" w:rsidRPr="00531C5E" w14:paraId="00720F25" w14:textId="77777777" w:rsidTr="00101D1D">
        <w:trPr>
          <w:trHeight w:val="454"/>
        </w:trPr>
        <w:tc>
          <w:tcPr>
            <w:tcW w:w="1807" w:type="dxa"/>
            <w:vMerge/>
            <w:tcBorders>
              <w:left w:val="single" w:sz="18" w:space="0" w:color="auto"/>
              <w:right w:val="single" w:sz="4" w:space="0" w:color="auto"/>
            </w:tcBorders>
            <w:vAlign w:val="center"/>
          </w:tcPr>
          <w:p w14:paraId="36201B61" w14:textId="77777777" w:rsidR="00E8091E" w:rsidRPr="0062552E" w:rsidRDefault="00E8091E"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tcPr>
          <w:p w14:paraId="08C7292A" w14:textId="77777777" w:rsidR="00E8091E" w:rsidRPr="0062552E" w:rsidRDefault="00E8091E" w:rsidP="00F21884">
            <w:pPr>
              <w:rPr>
                <w:rFonts w:ascii="宋体" w:hAnsi="宋体"/>
                <w:szCs w:val="21"/>
              </w:rPr>
            </w:pPr>
            <w:r w:rsidRPr="0062552E">
              <w:rPr>
                <w:rFonts w:ascii="宋体" w:hAnsi="宋体"/>
                <w:szCs w:val="21"/>
              </w:rPr>
              <w:t>0018525</w:t>
            </w:r>
          </w:p>
        </w:tc>
        <w:tc>
          <w:tcPr>
            <w:tcW w:w="3039" w:type="dxa"/>
            <w:tcBorders>
              <w:top w:val="single" w:sz="4" w:space="0" w:color="auto"/>
              <w:left w:val="single" w:sz="4" w:space="0" w:color="auto"/>
              <w:bottom w:val="single" w:sz="4" w:space="0" w:color="auto"/>
              <w:right w:val="single" w:sz="4" w:space="0" w:color="auto"/>
            </w:tcBorders>
          </w:tcPr>
          <w:p w14:paraId="5B82F5CA" w14:textId="77777777" w:rsidR="00E8091E" w:rsidRPr="0062552E" w:rsidRDefault="00E8091E" w:rsidP="00F21884">
            <w:pPr>
              <w:rPr>
                <w:rFonts w:ascii="宋体" w:hAnsi="宋体"/>
                <w:szCs w:val="21"/>
              </w:rPr>
            </w:pPr>
            <w:r w:rsidRPr="0062552E">
              <w:rPr>
                <w:rFonts w:ascii="宋体" w:hAnsi="宋体" w:hint="eastAsia"/>
                <w:szCs w:val="21"/>
              </w:rPr>
              <w:t>总账</w:t>
            </w:r>
            <w:r>
              <w:rPr>
                <w:rFonts w:ascii="宋体" w:hAnsi="宋体" w:hint="eastAsia"/>
                <w:szCs w:val="21"/>
              </w:rPr>
              <w:t>历史交易</w:t>
            </w:r>
            <w:r w:rsidRPr="0062552E">
              <w:rPr>
                <w:rFonts w:ascii="宋体" w:hAnsi="宋体" w:hint="eastAsia"/>
                <w:szCs w:val="21"/>
              </w:rPr>
              <w:t>查询</w:t>
            </w:r>
            <w:r>
              <w:rPr>
                <w:rFonts w:ascii="宋体" w:hAnsi="宋体" w:hint="eastAsia"/>
                <w:szCs w:val="21"/>
              </w:rPr>
              <w:t>-</w:t>
            </w:r>
            <w:r w:rsidRPr="0062552E">
              <w:rPr>
                <w:rFonts w:ascii="宋体" w:hAnsi="宋体" w:hint="eastAsia"/>
                <w:szCs w:val="21"/>
              </w:rPr>
              <w:t>传票</w:t>
            </w:r>
            <w:r>
              <w:rPr>
                <w:rFonts w:ascii="宋体" w:hAnsi="宋体" w:hint="eastAsia"/>
                <w:szCs w:val="21"/>
              </w:rPr>
              <w:t>详细</w:t>
            </w:r>
          </w:p>
        </w:tc>
        <w:tc>
          <w:tcPr>
            <w:tcW w:w="708" w:type="dxa"/>
            <w:tcBorders>
              <w:top w:val="single" w:sz="4" w:space="0" w:color="auto"/>
              <w:left w:val="single" w:sz="4" w:space="0" w:color="auto"/>
              <w:bottom w:val="single" w:sz="4" w:space="0" w:color="auto"/>
              <w:right w:val="single" w:sz="4" w:space="0" w:color="auto"/>
            </w:tcBorders>
          </w:tcPr>
          <w:p w14:paraId="4A1C35CD" w14:textId="77777777" w:rsidR="00E8091E" w:rsidRPr="00D56684" w:rsidRDefault="00E8091E"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3748D722" w14:textId="41A45900" w:rsidR="00E8091E" w:rsidRDefault="0011520C" w:rsidP="00F21884">
            <w:r>
              <w:rPr>
                <w:rFonts w:ascii="宋体" w:hAnsi="宋体" w:hint="eastAsia"/>
              </w:rPr>
              <w:t>查询选择传票记录的详细信息</w:t>
            </w:r>
            <w:r w:rsidR="000603DB">
              <w:rPr>
                <w:rFonts w:ascii="宋体" w:hAnsi="宋体" w:hint="eastAsia"/>
              </w:rPr>
              <w:t>。</w:t>
            </w:r>
          </w:p>
        </w:tc>
      </w:tr>
      <w:tr w:rsidR="00F21884" w:rsidRPr="00531C5E" w14:paraId="4B5D883A" w14:textId="77777777" w:rsidTr="00101D1D">
        <w:trPr>
          <w:trHeight w:val="454"/>
        </w:trPr>
        <w:tc>
          <w:tcPr>
            <w:tcW w:w="1807" w:type="dxa"/>
            <w:vMerge w:val="restart"/>
            <w:tcBorders>
              <w:left w:val="single" w:sz="18" w:space="0" w:color="auto"/>
              <w:right w:val="single" w:sz="4" w:space="0" w:color="auto"/>
            </w:tcBorders>
            <w:vAlign w:val="center"/>
          </w:tcPr>
          <w:p w14:paraId="32BB9F1C" w14:textId="6650426F" w:rsidR="00F21884" w:rsidRDefault="00F21884" w:rsidP="00F21884">
            <w:pPr>
              <w:rPr>
                <w:rFonts w:ascii="宋体" w:hAnsi="宋体"/>
                <w:szCs w:val="21"/>
              </w:rPr>
            </w:pPr>
            <w:r w:rsidRPr="0062552E">
              <w:rPr>
                <w:rFonts w:ascii="宋体" w:hAnsi="宋体" w:hint="eastAsia"/>
                <w:szCs w:val="21"/>
              </w:rPr>
              <w:t>总账实时余额查询</w:t>
            </w:r>
          </w:p>
        </w:tc>
        <w:tc>
          <w:tcPr>
            <w:tcW w:w="1134" w:type="dxa"/>
            <w:tcBorders>
              <w:top w:val="single" w:sz="4" w:space="0" w:color="auto"/>
              <w:left w:val="single" w:sz="4" w:space="0" w:color="auto"/>
              <w:bottom w:val="single" w:sz="4" w:space="0" w:color="auto"/>
              <w:right w:val="single" w:sz="4" w:space="0" w:color="auto"/>
            </w:tcBorders>
          </w:tcPr>
          <w:p w14:paraId="62D3D681" w14:textId="77777777" w:rsidR="00F21884" w:rsidRPr="0062552E" w:rsidRDefault="00F21884" w:rsidP="00F21884">
            <w:pPr>
              <w:rPr>
                <w:rFonts w:ascii="宋体" w:hAnsi="宋体"/>
                <w:szCs w:val="21"/>
              </w:rPr>
            </w:pPr>
            <w:r w:rsidRPr="0062552E">
              <w:rPr>
                <w:rFonts w:ascii="宋体" w:hAnsi="宋体"/>
                <w:szCs w:val="21"/>
              </w:rPr>
              <w:t>0018530</w:t>
            </w:r>
          </w:p>
        </w:tc>
        <w:tc>
          <w:tcPr>
            <w:tcW w:w="3039" w:type="dxa"/>
            <w:tcBorders>
              <w:top w:val="single" w:sz="4" w:space="0" w:color="auto"/>
              <w:left w:val="single" w:sz="4" w:space="0" w:color="auto"/>
              <w:bottom w:val="single" w:sz="4" w:space="0" w:color="auto"/>
              <w:right w:val="single" w:sz="4" w:space="0" w:color="auto"/>
            </w:tcBorders>
          </w:tcPr>
          <w:p w14:paraId="73D8F654" w14:textId="77777777" w:rsidR="00F21884" w:rsidRPr="0062552E" w:rsidRDefault="00F21884" w:rsidP="00F21884">
            <w:pPr>
              <w:rPr>
                <w:rFonts w:ascii="宋体" w:hAnsi="宋体"/>
                <w:szCs w:val="21"/>
              </w:rPr>
            </w:pPr>
            <w:r w:rsidRPr="0062552E">
              <w:rPr>
                <w:rFonts w:ascii="宋体" w:hAnsi="宋体" w:hint="eastAsia"/>
                <w:szCs w:val="21"/>
              </w:rPr>
              <w:t>总账</w:t>
            </w:r>
            <w:r>
              <w:rPr>
                <w:rFonts w:ascii="宋体" w:hAnsi="宋体" w:hint="eastAsia"/>
                <w:szCs w:val="21"/>
              </w:rPr>
              <w:t>实时</w:t>
            </w:r>
            <w:r w:rsidRPr="0062552E">
              <w:rPr>
                <w:rFonts w:ascii="宋体" w:hAnsi="宋体" w:hint="eastAsia"/>
                <w:szCs w:val="21"/>
              </w:rPr>
              <w:t>余额查询-入口</w:t>
            </w:r>
          </w:p>
        </w:tc>
        <w:tc>
          <w:tcPr>
            <w:tcW w:w="708" w:type="dxa"/>
            <w:tcBorders>
              <w:top w:val="single" w:sz="4" w:space="0" w:color="auto"/>
              <w:left w:val="single" w:sz="4" w:space="0" w:color="auto"/>
              <w:bottom w:val="single" w:sz="4" w:space="0" w:color="auto"/>
              <w:right w:val="single" w:sz="4" w:space="0" w:color="auto"/>
            </w:tcBorders>
          </w:tcPr>
          <w:p w14:paraId="656EE668" w14:textId="77777777" w:rsidR="00F21884" w:rsidRPr="00531C5E" w:rsidRDefault="00F21884"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tcPr>
          <w:p w14:paraId="6A8A0137" w14:textId="19A37511" w:rsidR="00F21884" w:rsidRDefault="000603DB" w:rsidP="000603DB">
            <w:r>
              <w:rPr>
                <w:rFonts w:hAnsi="宋体" w:hint="eastAsia"/>
              </w:rPr>
              <w:t>浏览</w:t>
            </w:r>
            <w:r>
              <w:rPr>
                <w:rFonts w:hAnsi="宋体"/>
              </w:rPr>
              <w:t>满足查询条件的总账的</w:t>
            </w:r>
            <w:r>
              <w:rPr>
                <w:rFonts w:hAnsi="宋体" w:hint="eastAsia"/>
              </w:rPr>
              <w:t>当前实时余额</w:t>
            </w:r>
            <w:r>
              <w:rPr>
                <w:rFonts w:hAnsi="宋体"/>
              </w:rPr>
              <w:t>信息</w:t>
            </w:r>
            <w:r>
              <w:rPr>
                <w:rFonts w:hAnsi="宋体" w:hint="eastAsia"/>
              </w:rPr>
              <w:t>。</w:t>
            </w:r>
          </w:p>
        </w:tc>
      </w:tr>
      <w:tr w:rsidR="00F21884" w:rsidRPr="00531C5E" w14:paraId="05F678C3" w14:textId="77777777" w:rsidTr="00101D1D">
        <w:trPr>
          <w:trHeight w:val="454"/>
        </w:trPr>
        <w:tc>
          <w:tcPr>
            <w:tcW w:w="1807" w:type="dxa"/>
            <w:vMerge/>
            <w:tcBorders>
              <w:left w:val="single" w:sz="18" w:space="0" w:color="auto"/>
              <w:right w:val="single" w:sz="4" w:space="0" w:color="auto"/>
            </w:tcBorders>
            <w:vAlign w:val="center"/>
          </w:tcPr>
          <w:p w14:paraId="5E3FEC77"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tcPr>
          <w:p w14:paraId="555F7170" w14:textId="77777777" w:rsidR="00F21884" w:rsidRPr="0062552E" w:rsidRDefault="00F21884" w:rsidP="00F21884">
            <w:pPr>
              <w:rPr>
                <w:rFonts w:ascii="宋体" w:hAnsi="宋体"/>
                <w:szCs w:val="21"/>
              </w:rPr>
            </w:pPr>
            <w:r w:rsidRPr="0062552E">
              <w:rPr>
                <w:rFonts w:ascii="宋体" w:hAnsi="宋体"/>
                <w:szCs w:val="21"/>
              </w:rPr>
              <w:t xml:space="preserve">0018532 </w:t>
            </w:r>
          </w:p>
        </w:tc>
        <w:tc>
          <w:tcPr>
            <w:tcW w:w="3039" w:type="dxa"/>
            <w:tcBorders>
              <w:top w:val="single" w:sz="4" w:space="0" w:color="auto"/>
              <w:left w:val="single" w:sz="4" w:space="0" w:color="auto"/>
              <w:bottom w:val="single" w:sz="4" w:space="0" w:color="auto"/>
              <w:right w:val="single" w:sz="4" w:space="0" w:color="auto"/>
            </w:tcBorders>
          </w:tcPr>
          <w:p w14:paraId="498FB838" w14:textId="77777777" w:rsidR="00F21884" w:rsidRPr="0062552E" w:rsidRDefault="00F21884" w:rsidP="00F21884">
            <w:pPr>
              <w:rPr>
                <w:rFonts w:ascii="宋体" w:hAnsi="宋体"/>
                <w:szCs w:val="21"/>
              </w:rPr>
            </w:pPr>
            <w:r w:rsidRPr="0062552E">
              <w:rPr>
                <w:rFonts w:ascii="宋体" w:hAnsi="宋体" w:hint="eastAsia"/>
                <w:szCs w:val="21"/>
              </w:rPr>
              <w:t>总账</w:t>
            </w:r>
            <w:r>
              <w:rPr>
                <w:rFonts w:ascii="宋体" w:hAnsi="宋体" w:hint="eastAsia"/>
                <w:szCs w:val="21"/>
              </w:rPr>
              <w:t>实时</w:t>
            </w:r>
            <w:r w:rsidRPr="0062552E">
              <w:rPr>
                <w:rFonts w:ascii="宋体" w:hAnsi="宋体" w:hint="eastAsia"/>
                <w:szCs w:val="21"/>
              </w:rPr>
              <w:t>余额查询</w:t>
            </w:r>
            <w:r>
              <w:rPr>
                <w:rFonts w:ascii="宋体" w:hAnsi="宋体" w:hint="eastAsia"/>
                <w:szCs w:val="21"/>
              </w:rPr>
              <w:t>-明细</w:t>
            </w:r>
          </w:p>
        </w:tc>
        <w:tc>
          <w:tcPr>
            <w:tcW w:w="708" w:type="dxa"/>
            <w:tcBorders>
              <w:top w:val="single" w:sz="4" w:space="0" w:color="auto"/>
              <w:left w:val="single" w:sz="4" w:space="0" w:color="auto"/>
              <w:bottom w:val="single" w:sz="4" w:space="0" w:color="auto"/>
              <w:right w:val="single" w:sz="4" w:space="0" w:color="auto"/>
            </w:tcBorders>
          </w:tcPr>
          <w:p w14:paraId="299B10B7" w14:textId="77777777" w:rsidR="00F21884" w:rsidRPr="00531C5E" w:rsidRDefault="00F21884" w:rsidP="00F21884">
            <w:pPr>
              <w:rPr>
                <w:rFonts w:ascii="宋体" w:hAnsi="宋体"/>
                <w:szCs w:val="21"/>
              </w:rPr>
            </w:pPr>
            <w:r w:rsidRPr="00D56684">
              <w:rPr>
                <w:rFonts w:ascii="宋体" w:hAnsi="宋体" w:hint="eastAsia"/>
                <w:szCs w:val="21"/>
              </w:rPr>
              <w:t>联机</w:t>
            </w:r>
          </w:p>
        </w:tc>
        <w:tc>
          <w:tcPr>
            <w:tcW w:w="2541" w:type="dxa"/>
            <w:tcBorders>
              <w:top w:val="single" w:sz="4" w:space="0" w:color="auto"/>
              <w:left w:val="single" w:sz="4" w:space="0" w:color="auto"/>
              <w:bottom w:val="single" w:sz="4" w:space="0" w:color="auto"/>
              <w:right w:val="single" w:sz="18" w:space="0" w:color="auto"/>
            </w:tcBorders>
            <w:vAlign w:val="center"/>
          </w:tcPr>
          <w:p w14:paraId="3CDD0430" w14:textId="552B29C0" w:rsidR="00F21884" w:rsidRPr="00531C5E" w:rsidRDefault="000603DB" w:rsidP="00F21884">
            <w:pPr>
              <w:rPr>
                <w:rFonts w:ascii="宋体" w:hAnsi="宋体"/>
                <w:szCs w:val="21"/>
              </w:rPr>
            </w:pPr>
            <w:r>
              <w:rPr>
                <w:rFonts w:hAnsi="宋体" w:hint="eastAsia"/>
              </w:rPr>
              <w:t>详细</w:t>
            </w:r>
            <w:r>
              <w:rPr>
                <w:rFonts w:hAnsi="宋体"/>
              </w:rPr>
              <w:t>查询指定总账记录的</w:t>
            </w:r>
            <w:r>
              <w:rPr>
                <w:rFonts w:hAnsi="宋体" w:hint="eastAsia"/>
              </w:rPr>
              <w:t>当前实时</w:t>
            </w:r>
            <w:r>
              <w:rPr>
                <w:rFonts w:hAnsi="宋体"/>
              </w:rPr>
              <w:t>余额</w:t>
            </w:r>
            <w:r>
              <w:rPr>
                <w:rFonts w:hAnsi="宋体" w:hint="eastAsia"/>
              </w:rPr>
              <w:t>详细</w:t>
            </w:r>
            <w:r>
              <w:rPr>
                <w:rFonts w:hAnsi="宋体"/>
              </w:rPr>
              <w:t>信息</w:t>
            </w:r>
          </w:p>
        </w:tc>
      </w:tr>
      <w:tr w:rsidR="00723428" w:rsidRPr="00531C5E" w14:paraId="247298DC" w14:textId="77777777" w:rsidTr="00101D1D">
        <w:trPr>
          <w:trHeight w:val="454"/>
        </w:trPr>
        <w:tc>
          <w:tcPr>
            <w:tcW w:w="1807" w:type="dxa"/>
            <w:tcBorders>
              <w:left w:val="single" w:sz="18" w:space="0" w:color="auto"/>
              <w:right w:val="single" w:sz="4" w:space="0" w:color="auto"/>
            </w:tcBorders>
            <w:vAlign w:val="center"/>
          </w:tcPr>
          <w:p w14:paraId="0D7795EC" w14:textId="06E25C86" w:rsidR="00723428" w:rsidRPr="00065DBE" w:rsidRDefault="008D5D13" w:rsidP="00F21884">
            <w:pPr>
              <w:rPr>
                <w:rFonts w:ascii="宋体" w:hAnsi="宋体"/>
                <w:szCs w:val="21"/>
                <w:highlight w:val="yellow"/>
              </w:rPr>
            </w:pPr>
            <w:r w:rsidRPr="00065DBE">
              <w:rPr>
                <w:rFonts w:ascii="宋体" w:hAnsi="宋体" w:hint="eastAsia"/>
                <w:szCs w:val="21"/>
                <w:highlight w:val="yellow"/>
              </w:rPr>
              <w:t>存款准实时余额统计查询交易</w:t>
            </w:r>
          </w:p>
        </w:tc>
        <w:tc>
          <w:tcPr>
            <w:tcW w:w="1134" w:type="dxa"/>
            <w:tcBorders>
              <w:top w:val="single" w:sz="4" w:space="0" w:color="auto"/>
              <w:left w:val="single" w:sz="4" w:space="0" w:color="auto"/>
              <w:bottom w:val="single" w:sz="4" w:space="0" w:color="auto"/>
              <w:right w:val="single" w:sz="4" w:space="0" w:color="auto"/>
            </w:tcBorders>
          </w:tcPr>
          <w:p w14:paraId="3FBF2E2A" w14:textId="77777777" w:rsidR="00723428" w:rsidRPr="00065DBE" w:rsidRDefault="00723428" w:rsidP="00F21884">
            <w:pPr>
              <w:rPr>
                <w:rFonts w:ascii="宋体" w:hAnsi="宋体"/>
                <w:szCs w:val="21"/>
                <w:highlight w:val="yellow"/>
              </w:rPr>
            </w:pPr>
          </w:p>
        </w:tc>
        <w:tc>
          <w:tcPr>
            <w:tcW w:w="3039" w:type="dxa"/>
            <w:tcBorders>
              <w:top w:val="single" w:sz="4" w:space="0" w:color="auto"/>
              <w:left w:val="single" w:sz="4" w:space="0" w:color="auto"/>
              <w:bottom w:val="single" w:sz="4" w:space="0" w:color="auto"/>
              <w:right w:val="single" w:sz="4" w:space="0" w:color="auto"/>
            </w:tcBorders>
          </w:tcPr>
          <w:p w14:paraId="245ADA46" w14:textId="3B5C337C" w:rsidR="00723428" w:rsidRPr="00065DBE" w:rsidRDefault="008D5D13" w:rsidP="00F21884">
            <w:pPr>
              <w:rPr>
                <w:rFonts w:ascii="宋体" w:hAnsi="宋体"/>
                <w:szCs w:val="21"/>
                <w:highlight w:val="yellow"/>
              </w:rPr>
            </w:pPr>
            <w:r w:rsidRPr="00065DBE">
              <w:rPr>
                <w:rFonts w:ascii="宋体" w:hAnsi="宋体" w:hint="eastAsia"/>
                <w:szCs w:val="21"/>
                <w:highlight w:val="yellow"/>
              </w:rPr>
              <w:t>增加存款准</w:t>
            </w:r>
            <w:proofErr w:type="gramStart"/>
            <w:r w:rsidRPr="00065DBE">
              <w:rPr>
                <w:rFonts w:ascii="宋体" w:hAnsi="宋体" w:hint="eastAsia"/>
                <w:szCs w:val="21"/>
                <w:highlight w:val="yellow"/>
              </w:rPr>
              <w:t>实时实时</w:t>
            </w:r>
            <w:proofErr w:type="gramEnd"/>
            <w:r w:rsidRPr="00065DBE">
              <w:rPr>
                <w:rFonts w:ascii="宋体" w:hAnsi="宋体" w:hint="eastAsia"/>
                <w:szCs w:val="21"/>
                <w:highlight w:val="yellow"/>
              </w:rPr>
              <w:t>余额统计查询交易</w:t>
            </w:r>
          </w:p>
        </w:tc>
        <w:tc>
          <w:tcPr>
            <w:tcW w:w="708" w:type="dxa"/>
            <w:tcBorders>
              <w:top w:val="single" w:sz="4" w:space="0" w:color="auto"/>
              <w:left w:val="single" w:sz="4" w:space="0" w:color="auto"/>
              <w:bottom w:val="single" w:sz="4" w:space="0" w:color="auto"/>
              <w:right w:val="single" w:sz="4" w:space="0" w:color="auto"/>
            </w:tcBorders>
          </w:tcPr>
          <w:p w14:paraId="4C74812D" w14:textId="5A0867B0" w:rsidR="00723428" w:rsidRPr="00065DBE" w:rsidRDefault="008D5D13" w:rsidP="00F21884">
            <w:pPr>
              <w:rPr>
                <w:rFonts w:ascii="宋体" w:hAnsi="宋体"/>
                <w:szCs w:val="21"/>
                <w:highlight w:val="yellow"/>
              </w:rPr>
            </w:pPr>
            <w:r w:rsidRPr="00065DBE">
              <w:rPr>
                <w:rFonts w:ascii="宋体" w:hAnsi="宋体" w:hint="eastAsia"/>
                <w:szCs w:val="21"/>
                <w:highlight w:val="yellow"/>
              </w:rPr>
              <w:t>联机</w:t>
            </w:r>
          </w:p>
        </w:tc>
        <w:tc>
          <w:tcPr>
            <w:tcW w:w="2541" w:type="dxa"/>
            <w:tcBorders>
              <w:top w:val="single" w:sz="4" w:space="0" w:color="auto"/>
              <w:left w:val="single" w:sz="4" w:space="0" w:color="auto"/>
              <w:bottom w:val="single" w:sz="4" w:space="0" w:color="auto"/>
              <w:right w:val="single" w:sz="18" w:space="0" w:color="auto"/>
            </w:tcBorders>
            <w:vAlign w:val="center"/>
          </w:tcPr>
          <w:p w14:paraId="2C8C7BB5" w14:textId="6ACF40F4" w:rsidR="00723428" w:rsidRPr="00065DBE" w:rsidRDefault="008D5D13" w:rsidP="00F21884">
            <w:pPr>
              <w:rPr>
                <w:rFonts w:hAnsi="宋体"/>
                <w:highlight w:val="yellow"/>
              </w:rPr>
            </w:pPr>
            <w:r w:rsidRPr="00065DBE">
              <w:rPr>
                <w:rFonts w:hAnsi="宋体" w:hint="eastAsia"/>
                <w:highlight w:val="yellow"/>
              </w:rPr>
              <w:t>用于查询交易指定机构下属存款科目余额统计</w:t>
            </w:r>
          </w:p>
        </w:tc>
      </w:tr>
      <w:tr w:rsidR="00723428" w:rsidRPr="00531C5E" w14:paraId="648C09BC" w14:textId="77777777" w:rsidTr="00101D1D">
        <w:trPr>
          <w:trHeight w:val="454"/>
        </w:trPr>
        <w:tc>
          <w:tcPr>
            <w:tcW w:w="1807" w:type="dxa"/>
            <w:tcBorders>
              <w:left w:val="single" w:sz="18" w:space="0" w:color="auto"/>
              <w:right w:val="single" w:sz="4" w:space="0" w:color="auto"/>
            </w:tcBorders>
            <w:vAlign w:val="center"/>
          </w:tcPr>
          <w:p w14:paraId="2D69786E" w14:textId="7EFD8416" w:rsidR="00723428" w:rsidRPr="00065DBE" w:rsidRDefault="008F0D79" w:rsidP="00F21884">
            <w:pPr>
              <w:rPr>
                <w:rFonts w:ascii="宋体" w:hAnsi="宋体"/>
                <w:szCs w:val="21"/>
                <w:highlight w:val="yellow"/>
              </w:rPr>
            </w:pPr>
            <w:r w:rsidRPr="00065DBE">
              <w:rPr>
                <w:rFonts w:ascii="宋体" w:hAnsi="宋体" w:hint="eastAsia"/>
                <w:szCs w:val="21"/>
                <w:highlight w:val="yellow"/>
              </w:rPr>
              <w:t>损益试算准实时查询交易</w:t>
            </w:r>
          </w:p>
        </w:tc>
        <w:tc>
          <w:tcPr>
            <w:tcW w:w="1134" w:type="dxa"/>
            <w:tcBorders>
              <w:top w:val="single" w:sz="4" w:space="0" w:color="auto"/>
              <w:left w:val="single" w:sz="4" w:space="0" w:color="auto"/>
              <w:bottom w:val="single" w:sz="4" w:space="0" w:color="auto"/>
              <w:right w:val="single" w:sz="4" w:space="0" w:color="auto"/>
            </w:tcBorders>
          </w:tcPr>
          <w:p w14:paraId="423DDF1D" w14:textId="77777777" w:rsidR="00723428" w:rsidRPr="00065DBE" w:rsidRDefault="00723428" w:rsidP="00F21884">
            <w:pPr>
              <w:rPr>
                <w:rFonts w:ascii="宋体" w:hAnsi="宋体"/>
                <w:szCs w:val="21"/>
                <w:highlight w:val="yellow"/>
              </w:rPr>
            </w:pPr>
          </w:p>
        </w:tc>
        <w:tc>
          <w:tcPr>
            <w:tcW w:w="3039" w:type="dxa"/>
            <w:tcBorders>
              <w:top w:val="single" w:sz="4" w:space="0" w:color="auto"/>
              <w:left w:val="single" w:sz="4" w:space="0" w:color="auto"/>
              <w:bottom w:val="single" w:sz="4" w:space="0" w:color="auto"/>
              <w:right w:val="single" w:sz="4" w:space="0" w:color="auto"/>
            </w:tcBorders>
          </w:tcPr>
          <w:p w14:paraId="5AA53C7E" w14:textId="78B69B6B" w:rsidR="00723428" w:rsidRPr="00065DBE" w:rsidRDefault="008F0D79" w:rsidP="00F21884">
            <w:pPr>
              <w:rPr>
                <w:rFonts w:ascii="宋体" w:hAnsi="宋体"/>
                <w:szCs w:val="21"/>
                <w:highlight w:val="yellow"/>
              </w:rPr>
            </w:pPr>
            <w:r w:rsidRPr="00065DBE">
              <w:rPr>
                <w:rFonts w:ascii="宋体" w:hAnsi="宋体" w:hint="eastAsia"/>
                <w:szCs w:val="21"/>
                <w:highlight w:val="yellow"/>
              </w:rPr>
              <w:t>增加损益试算准实时查询交易</w:t>
            </w:r>
          </w:p>
        </w:tc>
        <w:tc>
          <w:tcPr>
            <w:tcW w:w="708" w:type="dxa"/>
            <w:tcBorders>
              <w:top w:val="single" w:sz="4" w:space="0" w:color="auto"/>
              <w:left w:val="single" w:sz="4" w:space="0" w:color="auto"/>
              <w:bottom w:val="single" w:sz="4" w:space="0" w:color="auto"/>
              <w:right w:val="single" w:sz="4" w:space="0" w:color="auto"/>
            </w:tcBorders>
          </w:tcPr>
          <w:p w14:paraId="100E8944" w14:textId="217B7BC9" w:rsidR="00723428" w:rsidRPr="00065DBE" w:rsidRDefault="008F0D79" w:rsidP="00F21884">
            <w:pPr>
              <w:rPr>
                <w:rFonts w:ascii="宋体" w:hAnsi="宋体"/>
                <w:szCs w:val="21"/>
                <w:highlight w:val="yellow"/>
              </w:rPr>
            </w:pPr>
            <w:r w:rsidRPr="00065DBE">
              <w:rPr>
                <w:rFonts w:ascii="宋体" w:hAnsi="宋体" w:hint="eastAsia"/>
                <w:szCs w:val="21"/>
                <w:highlight w:val="yellow"/>
              </w:rPr>
              <w:t>联机</w:t>
            </w:r>
          </w:p>
        </w:tc>
        <w:tc>
          <w:tcPr>
            <w:tcW w:w="2541" w:type="dxa"/>
            <w:tcBorders>
              <w:top w:val="single" w:sz="4" w:space="0" w:color="auto"/>
              <w:left w:val="single" w:sz="4" w:space="0" w:color="auto"/>
              <w:bottom w:val="single" w:sz="4" w:space="0" w:color="auto"/>
              <w:right w:val="single" w:sz="18" w:space="0" w:color="auto"/>
            </w:tcBorders>
            <w:vAlign w:val="center"/>
          </w:tcPr>
          <w:p w14:paraId="18B4A0DD" w14:textId="54BE9E04" w:rsidR="00723428" w:rsidRPr="00065DBE" w:rsidRDefault="008F0D79" w:rsidP="00F21884">
            <w:pPr>
              <w:rPr>
                <w:rFonts w:hAnsi="宋体"/>
                <w:highlight w:val="yellow"/>
              </w:rPr>
            </w:pPr>
            <w:r w:rsidRPr="00065DBE">
              <w:rPr>
                <w:rFonts w:hAnsi="宋体" w:hint="eastAsia"/>
                <w:highlight w:val="yellow"/>
              </w:rPr>
              <w:t>用于查询交易指定机构下属损益类科目余额统计</w:t>
            </w:r>
          </w:p>
        </w:tc>
      </w:tr>
      <w:tr w:rsidR="00F21884" w:rsidRPr="00531C5E" w14:paraId="6824D8BD" w14:textId="77777777" w:rsidTr="00101D1D">
        <w:trPr>
          <w:trHeight w:val="454"/>
        </w:trPr>
        <w:tc>
          <w:tcPr>
            <w:tcW w:w="1807" w:type="dxa"/>
            <w:tcBorders>
              <w:left w:val="single" w:sz="18" w:space="0" w:color="auto"/>
              <w:right w:val="single" w:sz="4" w:space="0" w:color="auto"/>
            </w:tcBorders>
            <w:vAlign w:val="center"/>
          </w:tcPr>
          <w:p w14:paraId="5B8383B7"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F60EA21" w14:textId="77777777" w:rsidR="00F21884" w:rsidRDefault="00F21884" w:rsidP="00F21884">
            <w:pPr>
              <w:rPr>
                <w:rFonts w:ascii="宋体" w:hAnsi="宋体"/>
                <w:szCs w:val="21"/>
              </w:rPr>
            </w:pPr>
            <w:r w:rsidRPr="00D9032A">
              <w:rPr>
                <w:rFonts w:ascii="宋体" w:hAnsi="宋体" w:hint="eastAsia"/>
                <w:szCs w:val="21"/>
              </w:rPr>
              <w:t>AIB008</w:t>
            </w:r>
          </w:p>
        </w:tc>
        <w:tc>
          <w:tcPr>
            <w:tcW w:w="3039" w:type="dxa"/>
            <w:tcBorders>
              <w:top w:val="single" w:sz="4" w:space="0" w:color="auto"/>
              <w:left w:val="single" w:sz="4" w:space="0" w:color="auto"/>
              <w:bottom w:val="single" w:sz="4" w:space="0" w:color="auto"/>
              <w:right w:val="single" w:sz="4" w:space="0" w:color="auto"/>
            </w:tcBorders>
            <w:vAlign w:val="center"/>
          </w:tcPr>
          <w:p w14:paraId="2402EE59" w14:textId="77777777" w:rsidR="00F21884" w:rsidRPr="00326D01" w:rsidRDefault="00F21884" w:rsidP="00F21884">
            <w:pPr>
              <w:rPr>
                <w:rFonts w:ascii="宋体" w:hAnsi="宋体"/>
                <w:szCs w:val="21"/>
              </w:rPr>
            </w:pPr>
            <w:r w:rsidRPr="00D9032A">
              <w:rPr>
                <w:rFonts w:ascii="宋体" w:hAnsi="宋体" w:hint="eastAsia"/>
                <w:szCs w:val="21"/>
              </w:rPr>
              <w:t>准零级清算</w:t>
            </w:r>
          </w:p>
        </w:tc>
        <w:tc>
          <w:tcPr>
            <w:tcW w:w="708" w:type="dxa"/>
            <w:tcBorders>
              <w:top w:val="single" w:sz="4" w:space="0" w:color="auto"/>
              <w:left w:val="single" w:sz="4" w:space="0" w:color="auto"/>
              <w:bottom w:val="single" w:sz="4" w:space="0" w:color="auto"/>
              <w:right w:val="single" w:sz="4" w:space="0" w:color="auto"/>
            </w:tcBorders>
          </w:tcPr>
          <w:p w14:paraId="1F7E9790" w14:textId="77777777" w:rsidR="00F21884" w:rsidRPr="00D56684" w:rsidRDefault="00F21884" w:rsidP="00F21884">
            <w:pPr>
              <w:rPr>
                <w:rFonts w:ascii="宋体" w:hAnsi="宋体"/>
                <w:szCs w:val="21"/>
              </w:rPr>
            </w:pPr>
            <w:r>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568930E0" w14:textId="7362CC65" w:rsidR="00F21884" w:rsidRPr="00DF224D" w:rsidRDefault="00B5224E" w:rsidP="00F21884">
            <w:pPr>
              <w:rPr>
                <w:rFonts w:ascii="宋体" w:hAnsi="宋体"/>
                <w:szCs w:val="21"/>
              </w:rPr>
            </w:pPr>
            <w:r w:rsidRPr="00316546">
              <w:rPr>
                <w:rFonts w:ascii="宋体" w:hAnsi="宋体" w:hint="eastAsia"/>
              </w:rPr>
              <w:t>对于批量业务，系统将所有批</w:t>
            </w:r>
            <w:r>
              <w:rPr>
                <w:rFonts w:ascii="宋体" w:hAnsi="宋体" w:hint="eastAsia"/>
              </w:rPr>
              <w:t>次处理</w:t>
            </w:r>
            <w:r w:rsidRPr="00316546">
              <w:rPr>
                <w:rFonts w:ascii="宋体" w:hAnsi="宋体" w:hint="eastAsia"/>
              </w:rPr>
              <w:t>产生的传票汇总后，统一进行内部清算。</w:t>
            </w:r>
          </w:p>
        </w:tc>
      </w:tr>
      <w:tr w:rsidR="00F21884" w:rsidRPr="00531C5E" w14:paraId="40377052" w14:textId="77777777" w:rsidTr="00101D1D">
        <w:trPr>
          <w:trHeight w:val="454"/>
        </w:trPr>
        <w:tc>
          <w:tcPr>
            <w:tcW w:w="1807" w:type="dxa"/>
            <w:tcBorders>
              <w:left w:val="single" w:sz="18" w:space="0" w:color="auto"/>
              <w:right w:val="single" w:sz="4" w:space="0" w:color="auto"/>
            </w:tcBorders>
            <w:vAlign w:val="center"/>
          </w:tcPr>
          <w:p w14:paraId="5EA3AB63"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7F2CAD5" w14:textId="77777777" w:rsidR="00F21884" w:rsidRDefault="00F21884" w:rsidP="00F21884">
            <w:pPr>
              <w:rPr>
                <w:rFonts w:ascii="宋体" w:hAnsi="宋体"/>
                <w:szCs w:val="21"/>
              </w:rPr>
            </w:pPr>
            <w:r w:rsidRPr="00D9032A">
              <w:rPr>
                <w:rFonts w:ascii="宋体" w:hAnsi="宋体" w:hint="eastAsia"/>
                <w:szCs w:val="21"/>
              </w:rPr>
              <w:t>AIB010</w:t>
            </w:r>
          </w:p>
        </w:tc>
        <w:tc>
          <w:tcPr>
            <w:tcW w:w="3039" w:type="dxa"/>
            <w:tcBorders>
              <w:top w:val="single" w:sz="4" w:space="0" w:color="auto"/>
              <w:left w:val="single" w:sz="4" w:space="0" w:color="auto"/>
              <w:bottom w:val="single" w:sz="4" w:space="0" w:color="auto"/>
              <w:right w:val="single" w:sz="4" w:space="0" w:color="auto"/>
            </w:tcBorders>
            <w:vAlign w:val="center"/>
          </w:tcPr>
          <w:p w14:paraId="485C2D5D" w14:textId="77777777" w:rsidR="00F21884" w:rsidRPr="00326D01" w:rsidRDefault="00F21884" w:rsidP="00F21884">
            <w:pPr>
              <w:rPr>
                <w:rFonts w:ascii="宋体" w:hAnsi="宋体"/>
                <w:szCs w:val="21"/>
              </w:rPr>
            </w:pPr>
            <w:r>
              <w:rPr>
                <w:rFonts w:ascii="宋体" w:hAnsi="宋体" w:hint="eastAsia"/>
                <w:szCs w:val="21"/>
              </w:rPr>
              <w:t>生成科目总账</w:t>
            </w:r>
          </w:p>
        </w:tc>
        <w:tc>
          <w:tcPr>
            <w:tcW w:w="708" w:type="dxa"/>
            <w:tcBorders>
              <w:top w:val="single" w:sz="4" w:space="0" w:color="auto"/>
              <w:left w:val="single" w:sz="4" w:space="0" w:color="auto"/>
              <w:bottom w:val="single" w:sz="4" w:space="0" w:color="auto"/>
              <w:right w:val="single" w:sz="4" w:space="0" w:color="auto"/>
            </w:tcBorders>
          </w:tcPr>
          <w:p w14:paraId="1345166A"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5C799AE0" w14:textId="30C85DCB" w:rsidR="00F21884" w:rsidRPr="00DF224D" w:rsidRDefault="00B5224E" w:rsidP="00F21884">
            <w:pPr>
              <w:rPr>
                <w:rFonts w:ascii="宋体" w:hAnsi="宋体"/>
                <w:szCs w:val="21"/>
              </w:rPr>
            </w:pPr>
            <w:r w:rsidRPr="00507D66">
              <w:rPr>
                <w:rFonts w:ascii="宋体" w:hAnsi="宋体" w:hint="eastAsia"/>
              </w:rPr>
              <w:t>根据批量传票文件，进行总账加工，更新</w:t>
            </w:r>
            <w:r>
              <w:rPr>
                <w:rFonts w:ascii="宋体" w:hAnsi="宋体" w:hint="eastAsia"/>
              </w:rPr>
              <w:t>当前</w:t>
            </w:r>
            <w:r w:rsidRPr="00507D66">
              <w:rPr>
                <w:rFonts w:ascii="宋体" w:hAnsi="宋体" w:hint="eastAsia"/>
              </w:rPr>
              <w:t>总账</w:t>
            </w:r>
            <w:r>
              <w:rPr>
                <w:rFonts w:ascii="宋体" w:hAnsi="宋体" w:hint="eastAsia"/>
              </w:rPr>
              <w:t>信息。</w:t>
            </w:r>
          </w:p>
        </w:tc>
      </w:tr>
      <w:tr w:rsidR="00F21884" w:rsidRPr="00531C5E" w14:paraId="48363A01" w14:textId="77777777" w:rsidTr="00101D1D">
        <w:trPr>
          <w:trHeight w:val="454"/>
        </w:trPr>
        <w:tc>
          <w:tcPr>
            <w:tcW w:w="1807" w:type="dxa"/>
            <w:tcBorders>
              <w:left w:val="single" w:sz="18" w:space="0" w:color="auto"/>
              <w:right w:val="single" w:sz="4" w:space="0" w:color="auto"/>
            </w:tcBorders>
            <w:vAlign w:val="center"/>
          </w:tcPr>
          <w:p w14:paraId="29DCD7AD"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84AD22E" w14:textId="77777777" w:rsidR="00F21884" w:rsidRDefault="00F21884" w:rsidP="00F21884">
            <w:pPr>
              <w:rPr>
                <w:rFonts w:ascii="宋体" w:hAnsi="宋体"/>
                <w:szCs w:val="21"/>
              </w:rPr>
            </w:pPr>
            <w:r>
              <w:rPr>
                <w:rFonts w:ascii="宋体" w:hAnsi="宋体" w:hint="eastAsia"/>
                <w:szCs w:val="21"/>
              </w:rPr>
              <w:t>AIB017</w:t>
            </w:r>
          </w:p>
        </w:tc>
        <w:tc>
          <w:tcPr>
            <w:tcW w:w="3039" w:type="dxa"/>
            <w:tcBorders>
              <w:top w:val="single" w:sz="4" w:space="0" w:color="auto"/>
              <w:left w:val="single" w:sz="4" w:space="0" w:color="auto"/>
              <w:bottom w:val="single" w:sz="4" w:space="0" w:color="auto"/>
              <w:right w:val="single" w:sz="4" w:space="0" w:color="auto"/>
            </w:tcBorders>
            <w:vAlign w:val="center"/>
          </w:tcPr>
          <w:p w14:paraId="096DE962" w14:textId="77777777" w:rsidR="00F21884" w:rsidRPr="00326D01" w:rsidRDefault="00F21884" w:rsidP="00F21884">
            <w:pPr>
              <w:rPr>
                <w:rFonts w:ascii="宋体" w:hAnsi="宋体"/>
                <w:szCs w:val="21"/>
              </w:rPr>
            </w:pPr>
            <w:r w:rsidRPr="00D9032A">
              <w:rPr>
                <w:rFonts w:ascii="宋体" w:hAnsi="宋体" w:hint="eastAsia"/>
                <w:szCs w:val="21"/>
              </w:rPr>
              <w:t>生成</w:t>
            </w:r>
            <w:r>
              <w:rPr>
                <w:rFonts w:ascii="宋体" w:hAnsi="宋体" w:hint="eastAsia"/>
                <w:szCs w:val="21"/>
              </w:rPr>
              <w:t>日/</w:t>
            </w:r>
            <w:r w:rsidRPr="00D9032A">
              <w:rPr>
                <w:rFonts w:ascii="宋体" w:hAnsi="宋体" w:hint="eastAsia"/>
                <w:szCs w:val="21"/>
              </w:rPr>
              <w:t>旬</w:t>
            </w:r>
            <w:r>
              <w:rPr>
                <w:rFonts w:ascii="宋体" w:hAnsi="宋体" w:hint="eastAsia"/>
                <w:szCs w:val="21"/>
              </w:rPr>
              <w:t>/</w:t>
            </w:r>
            <w:r w:rsidRPr="00D9032A">
              <w:rPr>
                <w:rFonts w:ascii="宋体" w:hAnsi="宋体" w:hint="eastAsia"/>
                <w:szCs w:val="21"/>
              </w:rPr>
              <w:t>季</w:t>
            </w:r>
            <w:r>
              <w:rPr>
                <w:rFonts w:ascii="宋体" w:hAnsi="宋体" w:hint="eastAsia"/>
                <w:szCs w:val="21"/>
              </w:rPr>
              <w:t>/</w:t>
            </w:r>
            <w:r w:rsidRPr="00D9032A">
              <w:rPr>
                <w:rFonts w:ascii="宋体" w:hAnsi="宋体" w:hint="eastAsia"/>
                <w:szCs w:val="21"/>
              </w:rPr>
              <w:t>半年</w:t>
            </w:r>
            <w:r>
              <w:rPr>
                <w:rFonts w:ascii="宋体" w:hAnsi="宋体" w:hint="eastAsia"/>
                <w:szCs w:val="21"/>
              </w:rPr>
              <w:t>/年</w:t>
            </w:r>
            <w:r w:rsidRPr="00D9032A">
              <w:rPr>
                <w:rFonts w:ascii="宋体" w:hAnsi="宋体" w:hint="eastAsia"/>
                <w:szCs w:val="21"/>
              </w:rPr>
              <w:t>总账处理</w:t>
            </w:r>
          </w:p>
        </w:tc>
        <w:tc>
          <w:tcPr>
            <w:tcW w:w="708" w:type="dxa"/>
            <w:tcBorders>
              <w:top w:val="single" w:sz="4" w:space="0" w:color="auto"/>
              <w:left w:val="single" w:sz="4" w:space="0" w:color="auto"/>
              <w:bottom w:val="single" w:sz="4" w:space="0" w:color="auto"/>
              <w:right w:val="single" w:sz="4" w:space="0" w:color="auto"/>
            </w:tcBorders>
          </w:tcPr>
          <w:p w14:paraId="589F10B1"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69504A10" w14:textId="5FDC9E1D" w:rsidR="00F21884" w:rsidRPr="00DF224D" w:rsidRDefault="00B5224E" w:rsidP="00F21884">
            <w:pPr>
              <w:rPr>
                <w:rFonts w:ascii="宋体" w:hAnsi="宋体"/>
                <w:szCs w:val="21"/>
              </w:rPr>
            </w:pPr>
            <w:r w:rsidRPr="001B3D03">
              <w:rPr>
                <w:rFonts w:ascii="宋体" w:hAnsi="宋体" w:hint="eastAsia"/>
              </w:rPr>
              <w:t>统计生成</w:t>
            </w:r>
            <w:r>
              <w:rPr>
                <w:rFonts w:ascii="宋体" w:hAnsi="宋体" w:hint="eastAsia"/>
              </w:rPr>
              <w:t>日、</w:t>
            </w:r>
            <w:r w:rsidRPr="00C02BB3">
              <w:rPr>
                <w:rFonts w:ascii="宋体" w:hAnsi="宋体" w:hint="eastAsia"/>
              </w:rPr>
              <w:t>旬、</w:t>
            </w:r>
            <w:r>
              <w:rPr>
                <w:rFonts w:ascii="宋体" w:hAnsi="宋体" w:hint="eastAsia"/>
              </w:rPr>
              <w:t>月、</w:t>
            </w:r>
            <w:r w:rsidRPr="00C02BB3">
              <w:rPr>
                <w:rFonts w:ascii="宋体" w:hAnsi="宋体" w:hint="eastAsia"/>
              </w:rPr>
              <w:t>季、半年</w:t>
            </w:r>
            <w:r>
              <w:rPr>
                <w:rFonts w:ascii="宋体" w:hAnsi="宋体" w:hint="eastAsia"/>
              </w:rPr>
              <w:t>、年</w:t>
            </w:r>
            <w:r w:rsidRPr="00C02BB3">
              <w:rPr>
                <w:rFonts w:ascii="宋体" w:hAnsi="宋体" w:hint="eastAsia"/>
              </w:rPr>
              <w:t>总账</w:t>
            </w:r>
            <w:r w:rsidRPr="001B3D03">
              <w:rPr>
                <w:rFonts w:ascii="宋体" w:hAnsi="宋体" w:hint="eastAsia"/>
              </w:rPr>
              <w:t>数据</w:t>
            </w:r>
          </w:p>
        </w:tc>
      </w:tr>
      <w:tr w:rsidR="00F21884" w:rsidRPr="00531C5E" w14:paraId="058EF3D5" w14:textId="77777777" w:rsidTr="00101D1D">
        <w:trPr>
          <w:trHeight w:val="454"/>
        </w:trPr>
        <w:tc>
          <w:tcPr>
            <w:tcW w:w="1807" w:type="dxa"/>
            <w:tcBorders>
              <w:left w:val="single" w:sz="18" w:space="0" w:color="auto"/>
              <w:right w:val="single" w:sz="4" w:space="0" w:color="auto"/>
            </w:tcBorders>
            <w:vAlign w:val="center"/>
          </w:tcPr>
          <w:p w14:paraId="635C0B4F"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D2AB276" w14:textId="77777777" w:rsidR="00F21884" w:rsidRDefault="00F21884" w:rsidP="00F21884">
            <w:pPr>
              <w:rPr>
                <w:rFonts w:ascii="宋体" w:hAnsi="宋体"/>
                <w:szCs w:val="21"/>
              </w:rPr>
            </w:pPr>
            <w:r w:rsidRPr="00D9032A">
              <w:rPr>
                <w:rFonts w:ascii="宋体" w:hAnsi="宋体" w:hint="eastAsia"/>
                <w:szCs w:val="21"/>
              </w:rPr>
              <w:t>AIB012</w:t>
            </w:r>
          </w:p>
        </w:tc>
        <w:tc>
          <w:tcPr>
            <w:tcW w:w="3039" w:type="dxa"/>
            <w:tcBorders>
              <w:top w:val="single" w:sz="4" w:space="0" w:color="auto"/>
              <w:left w:val="single" w:sz="4" w:space="0" w:color="auto"/>
              <w:bottom w:val="single" w:sz="4" w:space="0" w:color="auto"/>
              <w:right w:val="single" w:sz="4" w:space="0" w:color="auto"/>
            </w:tcBorders>
            <w:vAlign w:val="center"/>
          </w:tcPr>
          <w:p w14:paraId="4A0D2DC3" w14:textId="77777777" w:rsidR="00F21884" w:rsidRPr="00326D01" w:rsidRDefault="00F21884" w:rsidP="00F21884">
            <w:pPr>
              <w:rPr>
                <w:rFonts w:ascii="宋体" w:hAnsi="宋体"/>
                <w:szCs w:val="21"/>
              </w:rPr>
            </w:pPr>
            <w:r w:rsidRPr="00D9032A">
              <w:rPr>
                <w:rFonts w:ascii="宋体" w:hAnsi="宋体" w:hint="eastAsia"/>
                <w:szCs w:val="21"/>
              </w:rPr>
              <w:t>总分核对</w:t>
            </w:r>
            <w:r>
              <w:rPr>
                <w:rFonts w:ascii="宋体" w:hAnsi="宋体" w:hint="eastAsia"/>
                <w:szCs w:val="21"/>
              </w:rPr>
              <w:t>检查</w:t>
            </w:r>
          </w:p>
        </w:tc>
        <w:tc>
          <w:tcPr>
            <w:tcW w:w="708" w:type="dxa"/>
            <w:tcBorders>
              <w:top w:val="single" w:sz="4" w:space="0" w:color="auto"/>
              <w:left w:val="single" w:sz="4" w:space="0" w:color="auto"/>
              <w:bottom w:val="single" w:sz="4" w:space="0" w:color="auto"/>
              <w:right w:val="single" w:sz="4" w:space="0" w:color="auto"/>
            </w:tcBorders>
          </w:tcPr>
          <w:p w14:paraId="76A163F5"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2884B135" w14:textId="40AF9957" w:rsidR="00F21884" w:rsidRPr="00DF224D" w:rsidRDefault="00B5224E" w:rsidP="00F21884">
            <w:pPr>
              <w:rPr>
                <w:rFonts w:ascii="宋体" w:hAnsi="宋体"/>
                <w:szCs w:val="21"/>
              </w:rPr>
            </w:pPr>
            <w:r w:rsidRPr="00A429FB">
              <w:rPr>
                <w:rFonts w:ascii="宋体" w:hAnsi="宋体" w:hint="eastAsia"/>
              </w:rPr>
              <w:t>将各个应用送过来的余额合并起来与总账账户余额相比较，并同时生成总分比</w:t>
            </w:r>
            <w:r w:rsidRPr="00A429FB">
              <w:rPr>
                <w:rFonts w:ascii="宋体" w:hAnsi="宋体" w:hint="eastAsia"/>
              </w:rPr>
              <w:lastRenderedPageBreak/>
              <w:t>较的报表</w:t>
            </w:r>
            <w:r>
              <w:rPr>
                <w:rFonts w:ascii="宋体" w:hAnsi="宋体" w:hint="eastAsia"/>
              </w:rPr>
              <w:t>。</w:t>
            </w:r>
          </w:p>
        </w:tc>
      </w:tr>
      <w:tr w:rsidR="00F21884" w:rsidRPr="00531C5E" w14:paraId="6B9F77B3" w14:textId="77777777" w:rsidTr="00101D1D">
        <w:trPr>
          <w:trHeight w:val="454"/>
        </w:trPr>
        <w:tc>
          <w:tcPr>
            <w:tcW w:w="1807" w:type="dxa"/>
            <w:tcBorders>
              <w:left w:val="single" w:sz="18" w:space="0" w:color="auto"/>
              <w:right w:val="single" w:sz="4" w:space="0" w:color="auto"/>
            </w:tcBorders>
            <w:vAlign w:val="center"/>
          </w:tcPr>
          <w:p w14:paraId="582CE0FC"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CBFFCA3" w14:textId="77777777" w:rsidR="00F21884" w:rsidRDefault="00F21884" w:rsidP="00F21884">
            <w:pPr>
              <w:rPr>
                <w:rFonts w:ascii="宋体" w:hAnsi="宋体"/>
                <w:szCs w:val="21"/>
              </w:rPr>
            </w:pPr>
            <w:r w:rsidRPr="00D9032A">
              <w:rPr>
                <w:rFonts w:ascii="宋体" w:hAnsi="宋体" w:hint="eastAsia"/>
                <w:szCs w:val="21"/>
              </w:rPr>
              <w:t>AIB016</w:t>
            </w:r>
          </w:p>
        </w:tc>
        <w:tc>
          <w:tcPr>
            <w:tcW w:w="3039" w:type="dxa"/>
            <w:tcBorders>
              <w:top w:val="single" w:sz="4" w:space="0" w:color="auto"/>
              <w:left w:val="single" w:sz="4" w:space="0" w:color="auto"/>
              <w:bottom w:val="single" w:sz="4" w:space="0" w:color="auto"/>
              <w:right w:val="single" w:sz="4" w:space="0" w:color="auto"/>
            </w:tcBorders>
            <w:vAlign w:val="center"/>
          </w:tcPr>
          <w:p w14:paraId="7C4BD1ED" w14:textId="77777777" w:rsidR="00F21884" w:rsidRPr="00326D01" w:rsidRDefault="00F21884" w:rsidP="00F21884">
            <w:pPr>
              <w:rPr>
                <w:rFonts w:ascii="宋体" w:hAnsi="宋体"/>
                <w:szCs w:val="21"/>
              </w:rPr>
            </w:pPr>
            <w:r w:rsidRPr="00D9032A">
              <w:rPr>
                <w:rFonts w:ascii="宋体" w:hAnsi="宋体" w:hint="eastAsia"/>
                <w:szCs w:val="21"/>
              </w:rPr>
              <w:t>总账平衡检查</w:t>
            </w:r>
          </w:p>
        </w:tc>
        <w:tc>
          <w:tcPr>
            <w:tcW w:w="708" w:type="dxa"/>
            <w:tcBorders>
              <w:top w:val="single" w:sz="4" w:space="0" w:color="auto"/>
              <w:left w:val="single" w:sz="4" w:space="0" w:color="auto"/>
              <w:bottom w:val="single" w:sz="4" w:space="0" w:color="auto"/>
              <w:right w:val="single" w:sz="4" w:space="0" w:color="auto"/>
            </w:tcBorders>
          </w:tcPr>
          <w:p w14:paraId="03C173B4"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2F806495" w14:textId="670B1C21" w:rsidR="00F21884" w:rsidRPr="00B5224E" w:rsidRDefault="00B5224E" w:rsidP="00B5224E">
            <w:pPr>
              <w:rPr>
                <w:rFonts w:ascii="宋体" w:hAnsi="宋体"/>
              </w:rPr>
            </w:pPr>
            <w:r w:rsidRPr="00622E9A">
              <w:rPr>
                <w:rFonts w:ascii="宋体" w:hAnsi="宋体" w:hint="eastAsia"/>
              </w:rPr>
              <w:t>总账余额的横向平衡和纵向平衡检查。如果平衡检查异常生成异常报表。</w:t>
            </w:r>
          </w:p>
        </w:tc>
      </w:tr>
      <w:tr w:rsidR="00F21884" w:rsidRPr="00531C5E" w14:paraId="165E3BAD" w14:textId="77777777" w:rsidTr="00101D1D">
        <w:trPr>
          <w:trHeight w:val="454"/>
        </w:trPr>
        <w:tc>
          <w:tcPr>
            <w:tcW w:w="1807" w:type="dxa"/>
            <w:tcBorders>
              <w:left w:val="single" w:sz="18" w:space="0" w:color="auto"/>
              <w:right w:val="single" w:sz="4" w:space="0" w:color="auto"/>
            </w:tcBorders>
            <w:vAlign w:val="center"/>
          </w:tcPr>
          <w:p w14:paraId="5FC00A7B"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55F05A5" w14:textId="77777777" w:rsidR="00F21884" w:rsidRDefault="00F21884" w:rsidP="00F21884">
            <w:pPr>
              <w:rPr>
                <w:rFonts w:ascii="宋体" w:hAnsi="宋体"/>
                <w:szCs w:val="21"/>
              </w:rPr>
            </w:pPr>
            <w:r>
              <w:rPr>
                <w:rFonts w:ascii="宋体" w:hAnsi="宋体" w:hint="eastAsia"/>
                <w:szCs w:val="21"/>
              </w:rPr>
              <w:t>AIB017</w:t>
            </w:r>
          </w:p>
        </w:tc>
        <w:tc>
          <w:tcPr>
            <w:tcW w:w="3039" w:type="dxa"/>
            <w:tcBorders>
              <w:top w:val="single" w:sz="4" w:space="0" w:color="auto"/>
              <w:left w:val="single" w:sz="4" w:space="0" w:color="auto"/>
              <w:bottom w:val="single" w:sz="4" w:space="0" w:color="auto"/>
              <w:right w:val="single" w:sz="4" w:space="0" w:color="auto"/>
            </w:tcBorders>
            <w:vAlign w:val="center"/>
          </w:tcPr>
          <w:p w14:paraId="0968798A" w14:textId="62406CAF" w:rsidR="00F21884" w:rsidRPr="00326D01" w:rsidRDefault="0043615C" w:rsidP="00F21884">
            <w:pPr>
              <w:rPr>
                <w:rFonts w:ascii="宋体" w:hAnsi="宋体"/>
                <w:szCs w:val="21"/>
              </w:rPr>
            </w:pPr>
            <w:r>
              <w:rPr>
                <w:rFonts w:ascii="宋体" w:hAnsi="宋体" w:cs="Arial" w:hint="eastAsia"/>
              </w:rPr>
              <w:t>行</w:t>
            </w:r>
            <w:r w:rsidRPr="00E23D26">
              <w:rPr>
                <w:rFonts w:ascii="宋体" w:hAnsi="宋体" w:cs="Arial" w:hint="eastAsia"/>
              </w:rPr>
              <w:t>内往来</w:t>
            </w:r>
            <w:r w:rsidR="00F21884">
              <w:rPr>
                <w:rFonts w:ascii="宋体" w:hAnsi="宋体" w:hint="eastAsia"/>
                <w:szCs w:val="21"/>
              </w:rPr>
              <w:t>科目检查</w:t>
            </w:r>
          </w:p>
        </w:tc>
        <w:tc>
          <w:tcPr>
            <w:tcW w:w="708" w:type="dxa"/>
            <w:tcBorders>
              <w:top w:val="single" w:sz="4" w:space="0" w:color="auto"/>
              <w:left w:val="single" w:sz="4" w:space="0" w:color="auto"/>
              <w:bottom w:val="single" w:sz="4" w:space="0" w:color="auto"/>
              <w:right w:val="single" w:sz="4" w:space="0" w:color="auto"/>
            </w:tcBorders>
          </w:tcPr>
          <w:p w14:paraId="080B5A82"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369BE99F" w14:textId="390743AA" w:rsidR="00F21884" w:rsidRPr="00DF224D" w:rsidRDefault="00B5224E" w:rsidP="00F21884">
            <w:pPr>
              <w:rPr>
                <w:rFonts w:ascii="宋体" w:hAnsi="宋体"/>
                <w:szCs w:val="21"/>
              </w:rPr>
            </w:pPr>
            <w:r>
              <w:rPr>
                <w:rFonts w:ascii="宋体" w:hAnsi="宋体" w:hint="eastAsia"/>
              </w:rPr>
              <w:t>对于</w:t>
            </w:r>
            <w:r w:rsidR="006A69F8">
              <w:rPr>
                <w:rFonts w:ascii="宋体" w:hAnsi="宋体" w:hint="eastAsia"/>
              </w:rPr>
              <w:t>行</w:t>
            </w:r>
            <w:r>
              <w:rPr>
                <w:rFonts w:ascii="宋体" w:hAnsi="宋体" w:hint="eastAsia"/>
              </w:rPr>
              <w:t>内往来科目，进行全行轧差为0检查</w:t>
            </w:r>
            <w:r w:rsidRPr="00622E9A">
              <w:rPr>
                <w:rFonts w:ascii="宋体" w:hAnsi="宋体" w:hint="eastAsia"/>
              </w:rPr>
              <w:t>。如果</w:t>
            </w:r>
            <w:r w:rsidR="006A69F8">
              <w:rPr>
                <w:rFonts w:ascii="宋体" w:hAnsi="宋体" w:hint="eastAsia"/>
              </w:rPr>
              <w:t>行内</w:t>
            </w:r>
            <w:r>
              <w:rPr>
                <w:rFonts w:ascii="宋体" w:hAnsi="宋体" w:hint="eastAsia"/>
              </w:rPr>
              <w:t>往来科目全行轧差不为0,</w:t>
            </w:r>
            <w:r w:rsidRPr="00622E9A">
              <w:rPr>
                <w:rFonts w:ascii="宋体" w:hAnsi="宋体" w:hint="eastAsia"/>
              </w:rPr>
              <w:t>生成异常报表。</w:t>
            </w:r>
          </w:p>
        </w:tc>
      </w:tr>
      <w:tr w:rsidR="00F21884" w:rsidRPr="00531C5E" w14:paraId="015A8A06" w14:textId="77777777" w:rsidTr="00101D1D">
        <w:trPr>
          <w:trHeight w:val="454"/>
        </w:trPr>
        <w:tc>
          <w:tcPr>
            <w:tcW w:w="1807" w:type="dxa"/>
            <w:tcBorders>
              <w:left w:val="single" w:sz="18" w:space="0" w:color="auto"/>
              <w:right w:val="single" w:sz="4" w:space="0" w:color="auto"/>
            </w:tcBorders>
            <w:vAlign w:val="center"/>
          </w:tcPr>
          <w:p w14:paraId="38241731"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B9A873E" w14:textId="77777777" w:rsidR="00F21884" w:rsidRDefault="00F21884" w:rsidP="00F21884">
            <w:pPr>
              <w:rPr>
                <w:rFonts w:ascii="宋体" w:hAnsi="宋体"/>
                <w:szCs w:val="21"/>
              </w:rPr>
            </w:pPr>
            <w:r>
              <w:rPr>
                <w:rFonts w:ascii="宋体" w:hAnsi="宋体" w:hint="eastAsia"/>
                <w:szCs w:val="21"/>
              </w:rPr>
              <w:t>AIB019</w:t>
            </w:r>
          </w:p>
        </w:tc>
        <w:tc>
          <w:tcPr>
            <w:tcW w:w="3039" w:type="dxa"/>
            <w:tcBorders>
              <w:top w:val="single" w:sz="4" w:space="0" w:color="auto"/>
              <w:left w:val="single" w:sz="4" w:space="0" w:color="auto"/>
              <w:bottom w:val="single" w:sz="4" w:space="0" w:color="auto"/>
              <w:right w:val="single" w:sz="4" w:space="0" w:color="auto"/>
            </w:tcBorders>
            <w:vAlign w:val="center"/>
          </w:tcPr>
          <w:p w14:paraId="52434A90" w14:textId="55E28F86" w:rsidR="00F21884" w:rsidRPr="00326D01" w:rsidRDefault="00F21884" w:rsidP="00443120">
            <w:pPr>
              <w:rPr>
                <w:rFonts w:ascii="宋体" w:hAnsi="宋体"/>
                <w:szCs w:val="21"/>
              </w:rPr>
            </w:pPr>
            <w:r w:rsidRPr="00D9032A">
              <w:rPr>
                <w:rFonts w:ascii="宋体" w:hAnsi="宋体" w:hint="eastAsia"/>
                <w:szCs w:val="21"/>
              </w:rPr>
              <w:t>汇兑损益处理</w:t>
            </w:r>
          </w:p>
        </w:tc>
        <w:tc>
          <w:tcPr>
            <w:tcW w:w="708" w:type="dxa"/>
            <w:tcBorders>
              <w:top w:val="single" w:sz="4" w:space="0" w:color="auto"/>
              <w:left w:val="single" w:sz="4" w:space="0" w:color="auto"/>
              <w:bottom w:val="single" w:sz="4" w:space="0" w:color="auto"/>
              <w:right w:val="single" w:sz="4" w:space="0" w:color="auto"/>
            </w:tcBorders>
          </w:tcPr>
          <w:p w14:paraId="7A904582"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637AC0AC" w14:textId="77777777" w:rsidR="00F21884" w:rsidRDefault="00B5224E" w:rsidP="00F21884">
            <w:pPr>
              <w:rPr>
                <w:rFonts w:ascii="宋体" w:hAnsi="宋体"/>
              </w:rPr>
            </w:pPr>
            <w:r w:rsidRPr="00280F6B">
              <w:rPr>
                <w:rFonts w:ascii="宋体" w:hAnsi="宋体" w:hint="eastAsia"/>
              </w:rPr>
              <w:t>每</w:t>
            </w:r>
            <w:r>
              <w:rPr>
                <w:rFonts w:ascii="宋体" w:hAnsi="宋体" w:hint="eastAsia"/>
              </w:rPr>
              <w:t>日</w:t>
            </w:r>
            <w:proofErr w:type="gramStart"/>
            <w:r>
              <w:rPr>
                <w:rFonts w:ascii="宋体" w:hAnsi="宋体" w:hint="eastAsia"/>
              </w:rPr>
              <w:t>日终</w:t>
            </w:r>
            <w:r w:rsidRPr="00280F6B">
              <w:rPr>
                <w:rFonts w:ascii="宋体" w:hAnsi="宋体" w:hint="eastAsia"/>
              </w:rPr>
              <w:t>对于</w:t>
            </w:r>
            <w:proofErr w:type="gramEnd"/>
            <w:r w:rsidRPr="00280F6B">
              <w:rPr>
                <w:rFonts w:ascii="宋体" w:hAnsi="宋体" w:hint="eastAsia"/>
              </w:rPr>
              <w:t>结售汇、兑换、外汇买卖产生的</w:t>
            </w:r>
            <w:r w:rsidRPr="001B3D03">
              <w:rPr>
                <w:rFonts w:ascii="宋体" w:hAnsi="宋体" w:hint="eastAsia"/>
              </w:rPr>
              <w:t>外汇敞口进行汇兑损益处理</w:t>
            </w:r>
            <w:r>
              <w:rPr>
                <w:rFonts w:ascii="宋体" w:hAnsi="宋体" w:hint="eastAsia"/>
              </w:rPr>
              <w:t>。</w:t>
            </w:r>
          </w:p>
          <w:p w14:paraId="0BC78C35" w14:textId="1C4C0364" w:rsidR="00B5224E" w:rsidRPr="00DF224D" w:rsidRDefault="00B5224E" w:rsidP="00F21884">
            <w:pPr>
              <w:rPr>
                <w:rFonts w:ascii="宋体" w:hAnsi="宋体"/>
                <w:szCs w:val="21"/>
              </w:rPr>
            </w:pPr>
            <w:del w:id="194" w:author="胡增祥" w:date="2025-06-16T10:23:00Z">
              <w:r w:rsidRPr="00B5224E" w:rsidDel="003F4984">
                <w:rPr>
                  <w:rFonts w:ascii="宋体" w:hAnsi="宋体"/>
                  <w:highlight w:val="yellow"/>
                </w:rPr>
                <w:delText>苏州银行</w:delText>
              </w:r>
            </w:del>
            <w:ins w:id="195" w:author="胡增祥" w:date="2025-06-16T10:23:00Z">
              <w:r w:rsidR="003F4984">
                <w:rPr>
                  <w:rFonts w:ascii="宋体" w:hAnsi="宋体"/>
                  <w:highlight w:val="yellow"/>
                </w:rPr>
                <w:t>XX银行</w:t>
              </w:r>
            </w:ins>
            <w:r w:rsidRPr="00B5224E">
              <w:rPr>
                <w:rFonts w:ascii="宋体" w:hAnsi="宋体"/>
                <w:highlight w:val="yellow"/>
              </w:rPr>
              <w:t>汇兑损益处理</w:t>
            </w:r>
            <w:r w:rsidRPr="00B5224E">
              <w:rPr>
                <w:rFonts w:ascii="宋体" w:hAnsi="宋体" w:hint="eastAsia"/>
                <w:highlight w:val="yellow"/>
              </w:rPr>
              <w:t>由</w:t>
            </w:r>
            <w:r w:rsidRPr="00B5224E">
              <w:rPr>
                <w:rFonts w:ascii="宋体" w:hAnsi="宋体"/>
                <w:highlight w:val="yellow"/>
              </w:rPr>
              <w:t>大总账处理</w:t>
            </w:r>
            <w:r w:rsidRPr="00B5224E">
              <w:rPr>
                <w:rFonts w:ascii="宋体" w:hAnsi="宋体" w:hint="eastAsia"/>
                <w:highlight w:val="yellow"/>
              </w:rPr>
              <w:t>，</w:t>
            </w:r>
            <w:r w:rsidRPr="00B5224E">
              <w:rPr>
                <w:rFonts w:ascii="宋体" w:hAnsi="宋体"/>
                <w:highlight w:val="yellow"/>
              </w:rPr>
              <w:t>该功能暂封</w:t>
            </w:r>
            <w:r w:rsidRPr="00B5224E">
              <w:rPr>
                <w:rFonts w:ascii="宋体" w:hAnsi="宋体" w:hint="eastAsia"/>
                <w:highlight w:val="yellow"/>
              </w:rPr>
              <w:t>。</w:t>
            </w:r>
          </w:p>
        </w:tc>
      </w:tr>
      <w:tr w:rsidR="00F21884" w:rsidRPr="00531C5E" w14:paraId="4A0356EC" w14:textId="77777777" w:rsidTr="00101D1D">
        <w:trPr>
          <w:trHeight w:val="454"/>
        </w:trPr>
        <w:tc>
          <w:tcPr>
            <w:tcW w:w="1807" w:type="dxa"/>
            <w:tcBorders>
              <w:left w:val="single" w:sz="18" w:space="0" w:color="auto"/>
              <w:right w:val="single" w:sz="4" w:space="0" w:color="auto"/>
            </w:tcBorders>
            <w:vAlign w:val="center"/>
          </w:tcPr>
          <w:p w14:paraId="7DC1A815"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95A26F1" w14:textId="77777777" w:rsidR="00F21884" w:rsidRDefault="00F21884" w:rsidP="00F21884">
            <w:pPr>
              <w:rPr>
                <w:rFonts w:ascii="宋体" w:hAnsi="宋体"/>
                <w:szCs w:val="21"/>
              </w:rPr>
            </w:pPr>
            <w:r>
              <w:rPr>
                <w:rFonts w:ascii="宋体" w:hAnsi="宋体" w:hint="eastAsia"/>
                <w:szCs w:val="21"/>
              </w:rPr>
              <w:t>AIB022</w:t>
            </w:r>
          </w:p>
        </w:tc>
        <w:tc>
          <w:tcPr>
            <w:tcW w:w="3039" w:type="dxa"/>
            <w:tcBorders>
              <w:top w:val="single" w:sz="4" w:space="0" w:color="auto"/>
              <w:left w:val="single" w:sz="4" w:space="0" w:color="auto"/>
              <w:bottom w:val="single" w:sz="4" w:space="0" w:color="auto"/>
              <w:right w:val="single" w:sz="4" w:space="0" w:color="auto"/>
            </w:tcBorders>
            <w:vAlign w:val="center"/>
          </w:tcPr>
          <w:p w14:paraId="6294A206" w14:textId="77777777" w:rsidR="00F21884" w:rsidRPr="00D76EAC" w:rsidRDefault="00F21884" w:rsidP="00F21884">
            <w:pPr>
              <w:rPr>
                <w:rFonts w:ascii="宋体" w:hAnsi="宋体"/>
                <w:szCs w:val="21"/>
              </w:rPr>
            </w:pPr>
            <w:r w:rsidRPr="004C51AD">
              <w:rPr>
                <w:rFonts w:ascii="宋体" w:hAnsi="宋体" w:hint="eastAsia"/>
                <w:szCs w:val="21"/>
              </w:rPr>
              <w:t>生成外围交易明细对账清单</w:t>
            </w:r>
          </w:p>
        </w:tc>
        <w:tc>
          <w:tcPr>
            <w:tcW w:w="708" w:type="dxa"/>
            <w:tcBorders>
              <w:top w:val="single" w:sz="4" w:space="0" w:color="auto"/>
              <w:left w:val="single" w:sz="4" w:space="0" w:color="auto"/>
              <w:bottom w:val="single" w:sz="4" w:space="0" w:color="auto"/>
              <w:right w:val="single" w:sz="4" w:space="0" w:color="auto"/>
            </w:tcBorders>
          </w:tcPr>
          <w:p w14:paraId="7B189C0A" w14:textId="77777777" w:rsidR="00F21884" w:rsidRDefault="00F21884" w:rsidP="00F21884">
            <w:r w:rsidRPr="0027769A">
              <w:rPr>
                <w:rFonts w:ascii="宋体" w:hAnsi="宋体" w:hint="eastAsia"/>
                <w:szCs w:val="21"/>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7A271FFE" w14:textId="77777777" w:rsidR="00F21884" w:rsidRPr="00DF224D" w:rsidRDefault="00F21884" w:rsidP="00F21884">
            <w:pPr>
              <w:rPr>
                <w:rFonts w:ascii="宋体" w:hAnsi="宋体"/>
                <w:szCs w:val="21"/>
              </w:rPr>
            </w:pPr>
          </w:p>
        </w:tc>
      </w:tr>
      <w:tr w:rsidR="00990F04" w:rsidRPr="00531C5E" w14:paraId="3FCC6303" w14:textId="77777777" w:rsidTr="00E2328D">
        <w:trPr>
          <w:trHeight w:val="454"/>
        </w:trPr>
        <w:tc>
          <w:tcPr>
            <w:tcW w:w="1807" w:type="dxa"/>
            <w:tcBorders>
              <w:left w:val="single" w:sz="18" w:space="0" w:color="auto"/>
              <w:bottom w:val="single" w:sz="4" w:space="0" w:color="auto"/>
              <w:right w:val="single" w:sz="4" w:space="0" w:color="auto"/>
            </w:tcBorders>
            <w:vAlign w:val="center"/>
          </w:tcPr>
          <w:p w14:paraId="2B0920B0" w14:textId="77777777" w:rsidR="00990F04" w:rsidRDefault="00990F0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837C5D9" w14:textId="7CF0D56D" w:rsidR="00990F04" w:rsidRPr="00990F04" w:rsidRDefault="00990F04" w:rsidP="00F21884">
            <w:pPr>
              <w:rPr>
                <w:rFonts w:ascii="宋体" w:hAnsi="宋体"/>
                <w:szCs w:val="21"/>
                <w:highlight w:val="yellow"/>
              </w:rPr>
            </w:pPr>
            <w:r w:rsidRPr="00990F04">
              <w:rPr>
                <w:rFonts w:ascii="宋体" w:hAnsi="宋体" w:hint="eastAsia"/>
                <w:szCs w:val="21"/>
                <w:highlight w:val="yellow"/>
              </w:rPr>
              <w:t>AIB023</w:t>
            </w:r>
          </w:p>
        </w:tc>
        <w:tc>
          <w:tcPr>
            <w:tcW w:w="3039" w:type="dxa"/>
            <w:tcBorders>
              <w:top w:val="single" w:sz="4" w:space="0" w:color="auto"/>
              <w:left w:val="single" w:sz="4" w:space="0" w:color="auto"/>
              <w:bottom w:val="single" w:sz="4" w:space="0" w:color="auto"/>
              <w:right w:val="single" w:sz="4" w:space="0" w:color="auto"/>
            </w:tcBorders>
            <w:vAlign w:val="center"/>
          </w:tcPr>
          <w:p w14:paraId="2EADDB5E" w14:textId="27ED9326" w:rsidR="00990F04" w:rsidRPr="00990F04" w:rsidRDefault="00990F04" w:rsidP="00F21884">
            <w:pPr>
              <w:rPr>
                <w:rFonts w:ascii="宋体" w:hAnsi="宋体"/>
                <w:szCs w:val="21"/>
                <w:highlight w:val="yellow"/>
              </w:rPr>
            </w:pPr>
            <w:r w:rsidRPr="00990F04">
              <w:rPr>
                <w:rFonts w:ascii="宋体" w:hAnsi="宋体" w:hint="eastAsia"/>
                <w:szCs w:val="21"/>
                <w:highlight w:val="yellow"/>
              </w:rPr>
              <w:t>利息税上划月终批处理</w:t>
            </w:r>
          </w:p>
        </w:tc>
        <w:tc>
          <w:tcPr>
            <w:tcW w:w="708" w:type="dxa"/>
            <w:tcBorders>
              <w:top w:val="single" w:sz="4" w:space="0" w:color="auto"/>
              <w:left w:val="single" w:sz="4" w:space="0" w:color="auto"/>
              <w:bottom w:val="single" w:sz="4" w:space="0" w:color="auto"/>
              <w:right w:val="single" w:sz="4" w:space="0" w:color="auto"/>
            </w:tcBorders>
          </w:tcPr>
          <w:p w14:paraId="5EC56E34" w14:textId="0E375CD3" w:rsidR="00990F04" w:rsidRPr="00990F04" w:rsidRDefault="00990F04" w:rsidP="00F21884">
            <w:pPr>
              <w:rPr>
                <w:rFonts w:ascii="宋体" w:hAnsi="宋体"/>
                <w:szCs w:val="21"/>
                <w:highlight w:val="yellow"/>
              </w:rPr>
            </w:pPr>
            <w:r w:rsidRPr="00990F04">
              <w:rPr>
                <w:rFonts w:ascii="宋体" w:hAnsi="宋体" w:hint="eastAsia"/>
                <w:szCs w:val="21"/>
                <w:highlight w:val="yellow"/>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57219E8D" w14:textId="7A69F41D" w:rsidR="00990F04" w:rsidRPr="00990F04" w:rsidRDefault="00990F04" w:rsidP="00F21884">
            <w:pPr>
              <w:rPr>
                <w:rFonts w:ascii="宋体" w:hAnsi="宋体"/>
                <w:szCs w:val="21"/>
                <w:highlight w:val="yellow"/>
              </w:rPr>
            </w:pPr>
            <w:r w:rsidRPr="00990F04">
              <w:rPr>
                <w:rFonts w:ascii="宋体" w:hAnsi="宋体" w:hint="eastAsia"/>
                <w:szCs w:val="21"/>
                <w:highlight w:val="yellow"/>
              </w:rPr>
              <w:t>将各网点利息税原币上划指定机构。</w:t>
            </w:r>
          </w:p>
        </w:tc>
      </w:tr>
      <w:tr w:rsidR="00990F04" w:rsidRPr="00531C5E" w14:paraId="231106D3" w14:textId="77777777" w:rsidTr="005C22C7">
        <w:trPr>
          <w:trHeight w:val="454"/>
        </w:trPr>
        <w:tc>
          <w:tcPr>
            <w:tcW w:w="1807" w:type="dxa"/>
            <w:tcBorders>
              <w:top w:val="single" w:sz="4" w:space="0" w:color="auto"/>
              <w:left w:val="single" w:sz="18" w:space="0" w:color="auto"/>
              <w:bottom w:val="single" w:sz="4" w:space="0" w:color="auto"/>
              <w:right w:val="single" w:sz="4" w:space="0" w:color="auto"/>
            </w:tcBorders>
            <w:vAlign w:val="center"/>
          </w:tcPr>
          <w:p w14:paraId="1EFF3120" w14:textId="77777777" w:rsidR="00990F04" w:rsidRDefault="00990F0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F0C5398" w14:textId="3E38C171" w:rsidR="00990F04" w:rsidRPr="00990F04" w:rsidRDefault="00990F04" w:rsidP="00F21884">
            <w:pPr>
              <w:rPr>
                <w:rFonts w:ascii="宋体" w:hAnsi="宋体"/>
                <w:szCs w:val="21"/>
                <w:highlight w:val="yellow"/>
              </w:rPr>
            </w:pPr>
            <w:r w:rsidRPr="00990F04">
              <w:rPr>
                <w:rFonts w:ascii="宋体" w:hAnsi="宋体" w:hint="eastAsia"/>
                <w:szCs w:val="21"/>
                <w:highlight w:val="yellow"/>
              </w:rPr>
              <w:t>AIB024</w:t>
            </w:r>
          </w:p>
        </w:tc>
        <w:tc>
          <w:tcPr>
            <w:tcW w:w="3039" w:type="dxa"/>
            <w:tcBorders>
              <w:top w:val="single" w:sz="4" w:space="0" w:color="auto"/>
              <w:left w:val="single" w:sz="4" w:space="0" w:color="auto"/>
              <w:bottom w:val="single" w:sz="4" w:space="0" w:color="auto"/>
              <w:right w:val="single" w:sz="4" w:space="0" w:color="auto"/>
            </w:tcBorders>
            <w:vAlign w:val="center"/>
          </w:tcPr>
          <w:p w14:paraId="56EFC62F" w14:textId="5230A014" w:rsidR="00990F04" w:rsidRPr="00990F04" w:rsidRDefault="00990F04" w:rsidP="00F21884">
            <w:pPr>
              <w:rPr>
                <w:rFonts w:ascii="宋体" w:hAnsi="宋体"/>
                <w:szCs w:val="21"/>
                <w:highlight w:val="yellow"/>
              </w:rPr>
            </w:pPr>
            <w:r w:rsidRPr="00990F04">
              <w:rPr>
                <w:rFonts w:ascii="宋体" w:hAnsi="宋体" w:hint="eastAsia"/>
                <w:szCs w:val="21"/>
                <w:highlight w:val="yellow"/>
              </w:rPr>
              <w:t>外币利息税结汇批处理</w:t>
            </w:r>
          </w:p>
        </w:tc>
        <w:tc>
          <w:tcPr>
            <w:tcW w:w="708" w:type="dxa"/>
            <w:tcBorders>
              <w:top w:val="single" w:sz="4" w:space="0" w:color="auto"/>
              <w:left w:val="single" w:sz="4" w:space="0" w:color="auto"/>
              <w:bottom w:val="single" w:sz="4" w:space="0" w:color="auto"/>
              <w:right w:val="single" w:sz="4" w:space="0" w:color="auto"/>
            </w:tcBorders>
          </w:tcPr>
          <w:p w14:paraId="4792DC5B" w14:textId="2CA33F69" w:rsidR="00990F04" w:rsidRPr="00990F04" w:rsidRDefault="00990F04" w:rsidP="00F21884">
            <w:pPr>
              <w:rPr>
                <w:rFonts w:ascii="宋体" w:hAnsi="宋体"/>
                <w:szCs w:val="21"/>
                <w:highlight w:val="yellow"/>
              </w:rPr>
            </w:pPr>
            <w:r w:rsidRPr="00990F04">
              <w:rPr>
                <w:rFonts w:ascii="宋体" w:hAnsi="宋体" w:hint="eastAsia"/>
                <w:szCs w:val="21"/>
                <w:highlight w:val="yellow"/>
              </w:rPr>
              <w:t>批量</w:t>
            </w:r>
          </w:p>
        </w:tc>
        <w:tc>
          <w:tcPr>
            <w:tcW w:w="2541" w:type="dxa"/>
            <w:tcBorders>
              <w:top w:val="single" w:sz="4" w:space="0" w:color="auto"/>
              <w:left w:val="single" w:sz="4" w:space="0" w:color="auto"/>
              <w:bottom w:val="single" w:sz="4" w:space="0" w:color="auto"/>
              <w:right w:val="single" w:sz="18" w:space="0" w:color="auto"/>
            </w:tcBorders>
            <w:vAlign w:val="center"/>
          </w:tcPr>
          <w:p w14:paraId="681C5C62" w14:textId="364D4B1B" w:rsidR="00990F04" w:rsidRPr="00990F04" w:rsidRDefault="00990F04" w:rsidP="00F21884">
            <w:pPr>
              <w:rPr>
                <w:rFonts w:ascii="宋体" w:hAnsi="宋体"/>
                <w:szCs w:val="21"/>
                <w:highlight w:val="yellow"/>
              </w:rPr>
            </w:pPr>
            <w:r w:rsidRPr="00990F04">
              <w:rPr>
                <w:rFonts w:ascii="宋体" w:hAnsi="宋体" w:hint="eastAsia"/>
                <w:szCs w:val="21"/>
                <w:highlight w:val="yellow"/>
              </w:rPr>
              <w:t>将外币利息税按照上月末外币折人民币中间价进行结汇。</w:t>
            </w:r>
          </w:p>
        </w:tc>
      </w:tr>
      <w:tr w:rsidR="00B62595" w:rsidRPr="00531C5E" w14:paraId="70C35C72" w14:textId="77777777" w:rsidTr="00E2328D">
        <w:trPr>
          <w:trHeight w:val="454"/>
        </w:trPr>
        <w:tc>
          <w:tcPr>
            <w:tcW w:w="1807" w:type="dxa"/>
            <w:tcBorders>
              <w:top w:val="single" w:sz="4" w:space="0" w:color="auto"/>
              <w:left w:val="single" w:sz="18" w:space="0" w:color="auto"/>
              <w:bottom w:val="single" w:sz="18" w:space="0" w:color="auto"/>
              <w:right w:val="single" w:sz="4" w:space="0" w:color="auto"/>
            </w:tcBorders>
            <w:vAlign w:val="center"/>
          </w:tcPr>
          <w:p w14:paraId="3F53FFA0" w14:textId="77777777" w:rsidR="00B62595" w:rsidRPr="00065DBE" w:rsidRDefault="00B62595" w:rsidP="00F21884">
            <w:pPr>
              <w:rPr>
                <w:rFonts w:ascii="宋体" w:hAnsi="宋体"/>
                <w:szCs w:val="21"/>
                <w:highlight w:val="yellow"/>
              </w:rPr>
            </w:pPr>
          </w:p>
        </w:tc>
        <w:tc>
          <w:tcPr>
            <w:tcW w:w="1134" w:type="dxa"/>
            <w:tcBorders>
              <w:top w:val="single" w:sz="4" w:space="0" w:color="auto"/>
              <w:left w:val="single" w:sz="4" w:space="0" w:color="auto"/>
              <w:bottom w:val="single" w:sz="18" w:space="0" w:color="auto"/>
              <w:right w:val="single" w:sz="4" w:space="0" w:color="auto"/>
            </w:tcBorders>
            <w:vAlign w:val="center"/>
          </w:tcPr>
          <w:p w14:paraId="14826176" w14:textId="5348EA1D" w:rsidR="00B62595" w:rsidRPr="00065DBE" w:rsidRDefault="00B62595" w:rsidP="00F21884">
            <w:pPr>
              <w:rPr>
                <w:rFonts w:ascii="宋体" w:hAnsi="宋体"/>
                <w:szCs w:val="21"/>
                <w:highlight w:val="yellow"/>
              </w:rPr>
            </w:pPr>
            <w:r w:rsidRPr="00065DBE">
              <w:rPr>
                <w:rFonts w:ascii="宋体" w:hAnsi="宋体" w:hint="eastAsia"/>
                <w:szCs w:val="21"/>
                <w:highlight w:val="yellow"/>
              </w:rPr>
              <w:t>AIB025</w:t>
            </w:r>
          </w:p>
        </w:tc>
        <w:tc>
          <w:tcPr>
            <w:tcW w:w="3039" w:type="dxa"/>
            <w:tcBorders>
              <w:top w:val="single" w:sz="4" w:space="0" w:color="auto"/>
              <w:left w:val="single" w:sz="4" w:space="0" w:color="auto"/>
              <w:bottom w:val="single" w:sz="18" w:space="0" w:color="auto"/>
              <w:right w:val="single" w:sz="4" w:space="0" w:color="auto"/>
            </w:tcBorders>
            <w:vAlign w:val="center"/>
          </w:tcPr>
          <w:p w14:paraId="68E1B884" w14:textId="4D34270A" w:rsidR="00B62595" w:rsidRPr="00065DBE" w:rsidRDefault="00B62595" w:rsidP="00F21884">
            <w:pPr>
              <w:rPr>
                <w:rFonts w:ascii="宋体" w:hAnsi="宋体"/>
                <w:szCs w:val="21"/>
                <w:highlight w:val="yellow"/>
              </w:rPr>
            </w:pPr>
            <w:r w:rsidRPr="00065DBE">
              <w:rPr>
                <w:rFonts w:ascii="宋体" w:hAnsi="宋体" w:hint="eastAsia"/>
                <w:szCs w:val="21"/>
                <w:highlight w:val="yellow"/>
              </w:rPr>
              <w:t>增加或有资产、或有负债的平衡检查</w:t>
            </w:r>
          </w:p>
        </w:tc>
        <w:tc>
          <w:tcPr>
            <w:tcW w:w="708" w:type="dxa"/>
            <w:tcBorders>
              <w:top w:val="single" w:sz="4" w:space="0" w:color="auto"/>
              <w:left w:val="single" w:sz="4" w:space="0" w:color="auto"/>
              <w:bottom w:val="single" w:sz="18" w:space="0" w:color="auto"/>
              <w:right w:val="single" w:sz="4" w:space="0" w:color="auto"/>
            </w:tcBorders>
          </w:tcPr>
          <w:p w14:paraId="36709930" w14:textId="06085DD4" w:rsidR="00B62595" w:rsidRPr="00065DBE" w:rsidRDefault="00B62595" w:rsidP="00F21884">
            <w:pPr>
              <w:rPr>
                <w:rFonts w:ascii="宋体" w:hAnsi="宋体"/>
                <w:szCs w:val="21"/>
                <w:highlight w:val="yellow"/>
              </w:rPr>
            </w:pPr>
            <w:r w:rsidRPr="00065DBE">
              <w:rPr>
                <w:rFonts w:ascii="宋体" w:hAnsi="宋体" w:hint="eastAsia"/>
                <w:szCs w:val="21"/>
                <w:highlight w:val="yellow"/>
              </w:rPr>
              <w:t>批量</w:t>
            </w:r>
          </w:p>
        </w:tc>
        <w:tc>
          <w:tcPr>
            <w:tcW w:w="2541" w:type="dxa"/>
            <w:tcBorders>
              <w:top w:val="single" w:sz="4" w:space="0" w:color="auto"/>
              <w:left w:val="single" w:sz="4" w:space="0" w:color="auto"/>
              <w:bottom w:val="single" w:sz="18" w:space="0" w:color="auto"/>
              <w:right w:val="single" w:sz="18" w:space="0" w:color="auto"/>
            </w:tcBorders>
            <w:vAlign w:val="center"/>
          </w:tcPr>
          <w:p w14:paraId="18B19C3C" w14:textId="6D50FAF9" w:rsidR="00B62595" w:rsidRPr="00065DBE" w:rsidRDefault="00B62595" w:rsidP="00F21884">
            <w:pPr>
              <w:rPr>
                <w:rFonts w:ascii="宋体" w:hAnsi="宋体"/>
                <w:szCs w:val="21"/>
                <w:highlight w:val="yellow"/>
              </w:rPr>
            </w:pPr>
            <w:r w:rsidRPr="00065DBE">
              <w:rPr>
                <w:rFonts w:ascii="宋体" w:hAnsi="宋体" w:hint="eastAsia"/>
                <w:szCs w:val="21"/>
                <w:highlight w:val="yellow"/>
              </w:rPr>
              <w:t>日终批处理，根据设置的参数表，对日总账进行或有资产、或有负债的平衡检查。如果不平，生成或有资产或有负债不平报表。</w:t>
            </w:r>
          </w:p>
        </w:tc>
      </w:tr>
    </w:tbl>
    <w:p w14:paraId="7D2A7B1D" w14:textId="77777777" w:rsidR="00F21884" w:rsidRDefault="00F21884" w:rsidP="00F21884">
      <w:pPr>
        <w:spacing w:line="360" w:lineRule="auto"/>
        <w:ind w:firstLineChars="200" w:firstLine="420"/>
        <w:rPr>
          <w:rFonts w:ascii="宋体" w:hAnsi="宋体"/>
          <w:szCs w:val="21"/>
        </w:rPr>
      </w:pPr>
    </w:p>
    <w:p w14:paraId="61C21081" w14:textId="77777777" w:rsidR="00F21884" w:rsidRPr="00742B1D" w:rsidRDefault="00F21884" w:rsidP="00B87A41">
      <w:pPr>
        <w:pStyle w:val="20"/>
      </w:pPr>
      <w:bookmarkStart w:id="196" w:name="_Toc395257112"/>
      <w:bookmarkStart w:id="197" w:name="_Toc454875443"/>
      <w:r>
        <w:rPr>
          <w:rFonts w:hint="eastAsia"/>
        </w:rPr>
        <w:t>年终决算</w:t>
      </w:r>
      <w:bookmarkEnd w:id="196"/>
      <w:bookmarkEnd w:id="197"/>
    </w:p>
    <w:p w14:paraId="6D000033" w14:textId="77777777" w:rsidR="00F21884" w:rsidRPr="00860D08" w:rsidRDefault="00F21884" w:rsidP="00B87A41">
      <w:pPr>
        <w:pStyle w:val="30"/>
      </w:pPr>
      <w:bookmarkStart w:id="198" w:name="_Toc395257113"/>
      <w:bookmarkStart w:id="199" w:name="_Toc454875444"/>
      <w:r w:rsidRPr="00860D08">
        <w:rPr>
          <w:rFonts w:hint="eastAsia"/>
        </w:rPr>
        <w:t>概述</w:t>
      </w:r>
      <w:bookmarkEnd w:id="198"/>
      <w:bookmarkEnd w:id="199"/>
    </w:p>
    <w:p w14:paraId="34148E7A" w14:textId="6905A1D0" w:rsidR="00F21884" w:rsidRDefault="00972534" w:rsidP="00F21884">
      <w:pPr>
        <w:spacing w:line="360" w:lineRule="auto"/>
        <w:ind w:firstLineChars="200" w:firstLine="420"/>
        <w:rPr>
          <w:rFonts w:ascii="宋体" w:hAnsi="宋体"/>
        </w:rPr>
      </w:pPr>
      <w:r>
        <w:rPr>
          <w:rFonts w:ascii="宋体" w:hAnsi="宋体" w:hint="eastAsia"/>
        </w:rPr>
        <w:t>银行</w:t>
      </w:r>
      <w:r w:rsidR="00F21884" w:rsidRPr="000A2796">
        <w:rPr>
          <w:rFonts w:ascii="宋体" w:hAnsi="宋体" w:hint="eastAsia"/>
        </w:rPr>
        <w:t>年终决算功能主要包括</w:t>
      </w:r>
      <w:r w:rsidR="00F21884" w:rsidRPr="000A2796">
        <w:rPr>
          <w:rFonts w:ascii="宋体" w:hAnsi="宋体" w:cs="Arial" w:hint="eastAsia"/>
        </w:rPr>
        <w:t>损益类科目自动结转、利润自动结转、分支机构利润自动上划</w:t>
      </w:r>
      <w:r w:rsidR="00F21884" w:rsidRPr="000A2796">
        <w:rPr>
          <w:rFonts w:ascii="宋体" w:hAnsi="宋体" w:hint="eastAsia"/>
        </w:rPr>
        <w:t>。</w:t>
      </w:r>
    </w:p>
    <w:p w14:paraId="753A69E6" w14:textId="2B2AD724" w:rsidR="00972534" w:rsidRPr="00972534" w:rsidRDefault="00972534" w:rsidP="00F21884">
      <w:pPr>
        <w:spacing w:line="360" w:lineRule="auto"/>
        <w:ind w:firstLineChars="200" w:firstLine="420"/>
        <w:rPr>
          <w:rFonts w:ascii="宋体" w:hAnsi="宋体"/>
        </w:rPr>
      </w:pPr>
      <w:del w:id="200" w:author="胡增祥" w:date="2025-06-16T10:23:00Z">
        <w:r w:rsidDel="003F4984">
          <w:rPr>
            <w:rFonts w:ascii="宋体" w:hAnsi="宋体" w:hint="eastAsia"/>
            <w:kern w:val="0"/>
            <w:szCs w:val="21"/>
            <w:highlight w:val="yellow"/>
          </w:rPr>
          <w:delText>苏州银行</w:delText>
        </w:r>
      </w:del>
      <w:ins w:id="201" w:author="胡增祥" w:date="2025-06-16T10:23:00Z">
        <w:r w:rsidR="003F4984">
          <w:rPr>
            <w:rFonts w:ascii="宋体" w:hAnsi="宋体" w:hint="eastAsia"/>
            <w:kern w:val="0"/>
            <w:szCs w:val="21"/>
            <w:highlight w:val="yellow"/>
          </w:rPr>
          <w:t>XX银行</w:t>
        </w:r>
      </w:ins>
      <w:r w:rsidRPr="000F7ED2">
        <w:rPr>
          <w:rFonts w:ascii="宋体" w:hAnsi="宋体" w:hint="eastAsia"/>
          <w:kern w:val="0"/>
          <w:szCs w:val="21"/>
          <w:highlight w:val="yellow"/>
        </w:rPr>
        <w:t>年终结算处理，由大总账系统负责。核心系统的年终结算主要处理只是将损益</w:t>
      </w:r>
      <w:r w:rsidRPr="000F7ED2">
        <w:rPr>
          <w:rFonts w:ascii="宋体" w:hAnsi="宋体" w:hint="eastAsia"/>
          <w:kern w:val="0"/>
          <w:szCs w:val="21"/>
          <w:highlight w:val="yellow"/>
        </w:rPr>
        <w:lastRenderedPageBreak/>
        <w:t>类科目自动结转到某个指定科目</w:t>
      </w:r>
      <w:r>
        <w:rPr>
          <w:rFonts w:ascii="宋体" w:hAnsi="宋体" w:hint="eastAsia"/>
          <w:kern w:val="0"/>
          <w:szCs w:val="21"/>
          <w:highlight w:val="yellow"/>
        </w:rPr>
        <w:t>（</w:t>
      </w:r>
      <w:proofErr w:type="gramStart"/>
      <w:r w:rsidR="00F57031">
        <w:rPr>
          <w:rFonts w:ascii="宋体" w:hAnsi="宋体" w:hint="eastAsia"/>
          <w:kern w:val="0"/>
          <w:szCs w:val="21"/>
          <w:highlight w:val="yellow"/>
        </w:rPr>
        <w:t>账</w:t>
      </w:r>
      <w:r>
        <w:rPr>
          <w:rFonts w:ascii="宋体" w:hAnsi="宋体" w:hint="eastAsia"/>
          <w:kern w:val="0"/>
          <w:szCs w:val="21"/>
          <w:highlight w:val="yellow"/>
        </w:rPr>
        <w:t>套参数</w:t>
      </w:r>
      <w:proofErr w:type="gramEnd"/>
      <w:r>
        <w:rPr>
          <w:rFonts w:ascii="宋体" w:hAnsi="宋体" w:hint="eastAsia"/>
          <w:kern w:val="0"/>
          <w:szCs w:val="21"/>
          <w:highlight w:val="yellow"/>
        </w:rPr>
        <w:t>维护）</w:t>
      </w:r>
      <w:r w:rsidRPr="000F7ED2">
        <w:rPr>
          <w:rFonts w:ascii="宋体" w:hAnsi="宋体" w:hint="eastAsia"/>
          <w:kern w:val="0"/>
          <w:szCs w:val="21"/>
          <w:highlight w:val="yellow"/>
        </w:rPr>
        <w:t>，核心损益结转传票不需发送给大总账系统。</w:t>
      </w:r>
    </w:p>
    <w:p w14:paraId="13AAB22B" w14:textId="77777777" w:rsidR="00F21884" w:rsidRPr="00860D08" w:rsidRDefault="00F21884" w:rsidP="00B87A41">
      <w:pPr>
        <w:pStyle w:val="30"/>
      </w:pPr>
      <w:bookmarkStart w:id="202" w:name="_Toc395257114"/>
      <w:bookmarkStart w:id="203" w:name="_Toc454875445"/>
      <w:r w:rsidRPr="00860D08">
        <w:rPr>
          <w:rFonts w:hint="eastAsia"/>
        </w:rPr>
        <w:t>业务规则</w:t>
      </w:r>
      <w:bookmarkEnd w:id="202"/>
      <w:bookmarkEnd w:id="203"/>
    </w:p>
    <w:p w14:paraId="1681D8EA" w14:textId="77777777" w:rsidR="00F21884" w:rsidRDefault="00F21884" w:rsidP="00FA7F5D">
      <w:pPr>
        <w:numPr>
          <w:ilvl w:val="0"/>
          <w:numId w:val="78"/>
        </w:numPr>
        <w:spacing w:line="360" w:lineRule="auto"/>
        <w:rPr>
          <w:rFonts w:ascii="宋体" w:hAnsi="宋体" w:cs="Arial"/>
        </w:rPr>
      </w:pPr>
      <w:r w:rsidRPr="008D619C">
        <w:rPr>
          <w:rFonts w:ascii="宋体" w:hAnsi="宋体" w:cs="Arial" w:hint="eastAsia"/>
        </w:rPr>
        <w:t>参考“年终决算总体业务规则”。</w:t>
      </w:r>
    </w:p>
    <w:p w14:paraId="0E6B52D1" w14:textId="77777777" w:rsidR="00F21884" w:rsidRPr="00860D08" w:rsidRDefault="00F21884" w:rsidP="00B87A41">
      <w:pPr>
        <w:pStyle w:val="30"/>
      </w:pPr>
      <w:bookmarkStart w:id="204" w:name="_Toc395257115"/>
      <w:bookmarkStart w:id="205" w:name="_Toc454875446"/>
      <w:r w:rsidRPr="00860D08">
        <w:rPr>
          <w:rFonts w:hint="eastAsia"/>
        </w:rPr>
        <w:t>业务流程图</w:t>
      </w:r>
      <w:bookmarkEnd w:id="204"/>
      <w:bookmarkEnd w:id="205"/>
    </w:p>
    <w:p w14:paraId="2FF147E5" w14:textId="4405C2B4" w:rsidR="00F21884" w:rsidRDefault="00B87A1E" w:rsidP="00C77E9A">
      <w:pPr>
        <w:spacing w:line="360" w:lineRule="auto"/>
        <w:ind w:firstLineChars="202" w:firstLine="424"/>
        <w:rPr>
          <w:rFonts w:ascii="宋体" w:hAnsi="宋体" w:cs="Arial"/>
          <w:color w:val="000000"/>
        </w:rPr>
      </w:pPr>
      <w:r>
        <w:rPr>
          <w:rFonts w:ascii="宋体" w:hAnsi="宋体" w:cs="Arial" w:hint="eastAsia"/>
          <w:color w:val="000000"/>
        </w:rPr>
        <w:t xml:space="preserve"> </w:t>
      </w:r>
    </w:p>
    <w:p w14:paraId="0A747F2C" w14:textId="13453892" w:rsidR="00D94FB7" w:rsidRPr="00C77E9A" w:rsidRDefault="00D94FB7" w:rsidP="00C77E9A">
      <w:pPr>
        <w:spacing w:line="360" w:lineRule="auto"/>
        <w:ind w:firstLineChars="202" w:firstLine="424"/>
        <w:rPr>
          <w:rFonts w:ascii="宋体" w:hAnsi="宋体" w:cs="Arial"/>
          <w:color w:val="000000"/>
        </w:rPr>
      </w:pPr>
      <w:r>
        <w:object w:dxaOrig="11149" w:dyaOrig="12680" w14:anchorId="51A2E4B2">
          <v:shape id="_x0000_i1033" type="#_x0000_t75" style="width:414.65pt;height:471.65pt" o:ole="">
            <v:imagedata r:id="rId38" o:title=""/>
          </v:shape>
          <o:OLEObject Type="Embed" ProgID="Visio.Drawing.11" ShapeID="_x0000_i1033" DrawAspect="Content" ObjectID="_1814162642" r:id="rId39"/>
        </w:object>
      </w:r>
    </w:p>
    <w:p w14:paraId="565FE5EB" w14:textId="77777777" w:rsidR="00F21884" w:rsidRDefault="00F21884" w:rsidP="00F21884">
      <w:pPr>
        <w:pStyle w:val="30"/>
      </w:pPr>
      <w:bookmarkStart w:id="206" w:name="_Toc395257116"/>
      <w:bookmarkStart w:id="207" w:name="_Toc454875447"/>
      <w:r w:rsidRPr="00860D08">
        <w:rPr>
          <w:rFonts w:hint="eastAsia"/>
        </w:rPr>
        <w:t>功能列表</w:t>
      </w:r>
      <w:bookmarkEnd w:id="206"/>
      <w:bookmarkEnd w:id="207"/>
    </w:p>
    <w:tbl>
      <w:tblPr>
        <w:tblW w:w="9229"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302"/>
        <w:gridCol w:w="981"/>
        <w:gridCol w:w="3493"/>
        <w:gridCol w:w="851"/>
        <w:gridCol w:w="2602"/>
      </w:tblGrid>
      <w:tr w:rsidR="00F21884" w:rsidRPr="00531C5E" w14:paraId="66D32DD1" w14:textId="77777777" w:rsidTr="00236F49">
        <w:trPr>
          <w:trHeight w:val="454"/>
          <w:tblHeader/>
        </w:trPr>
        <w:tc>
          <w:tcPr>
            <w:tcW w:w="1302" w:type="dxa"/>
            <w:shd w:val="clear" w:color="auto" w:fill="8DB3E2"/>
            <w:vAlign w:val="center"/>
          </w:tcPr>
          <w:p w14:paraId="38045E62" w14:textId="77777777" w:rsidR="00F21884" w:rsidRPr="00531C5E" w:rsidRDefault="00F21884" w:rsidP="00F21884">
            <w:pPr>
              <w:rPr>
                <w:rFonts w:ascii="宋体" w:hAnsi="宋体"/>
                <w:b/>
                <w:bCs/>
                <w:szCs w:val="21"/>
              </w:rPr>
            </w:pPr>
            <w:r w:rsidRPr="00531C5E">
              <w:rPr>
                <w:rFonts w:ascii="宋体" w:hAnsi="宋体" w:hint="eastAsia"/>
                <w:b/>
                <w:bCs/>
                <w:szCs w:val="21"/>
              </w:rPr>
              <w:t>功能分类</w:t>
            </w:r>
          </w:p>
        </w:tc>
        <w:tc>
          <w:tcPr>
            <w:tcW w:w="981" w:type="dxa"/>
            <w:shd w:val="clear" w:color="auto" w:fill="8DB3E2"/>
            <w:vAlign w:val="center"/>
          </w:tcPr>
          <w:p w14:paraId="1AA5B2AA" w14:textId="77777777" w:rsidR="00F21884" w:rsidRPr="00531C5E" w:rsidRDefault="00F21884" w:rsidP="00F21884">
            <w:pPr>
              <w:rPr>
                <w:rFonts w:ascii="宋体" w:hAnsi="宋体"/>
                <w:b/>
                <w:bCs/>
                <w:szCs w:val="21"/>
              </w:rPr>
            </w:pPr>
            <w:r w:rsidRPr="00531C5E">
              <w:rPr>
                <w:rFonts w:ascii="宋体" w:hAnsi="宋体" w:hint="eastAsia"/>
                <w:b/>
                <w:bCs/>
                <w:szCs w:val="21"/>
              </w:rPr>
              <w:t>功能编号</w:t>
            </w:r>
          </w:p>
        </w:tc>
        <w:tc>
          <w:tcPr>
            <w:tcW w:w="3493" w:type="dxa"/>
            <w:shd w:val="clear" w:color="auto" w:fill="8DB3E2"/>
            <w:vAlign w:val="center"/>
          </w:tcPr>
          <w:p w14:paraId="61C3EE29" w14:textId="77777777" w:rsidR="00F21884" w:rsidRPr="00531C5E" w:rsidRDefault="00F21884" w:rsidP="00F21884">
            <w:pPr>
              <w:rPr>
                <w:rFonts w:ascii="宋体" w:hAnsi="宋体"/>
                <w:b/>
                <w:bCs/>
                <w:szCs w:val="21"/>
              </w:rPr>
            </w:pPr>
            <w:r w:rsidRPr="00531C5E">
              <w:rPr>
                <w:rFonts w:ascii="宋体" w:hAnsi="宋体" w:hint="eastAsia"/>
                <w:b/>
                <w:bCs/>
                <w:szCs w:val="21"/>
              </w:rPr>
              <w:t>功能名称</w:t>
            </w:r>
          </w:p>
        </w:tc>
        <w:tc>
          <w:tcPr>
            <w:tcW w:w="851" w:type="dxa"/>
            <w:shd w:val="clear" w:color="auto" w:fill="8DB3E2"/>
            <w:vAlign w:val="center"/>
          </w:tcPr>
          <w:p w14:paraId="349482E5" w14:textId="77777777" w:rsidR="00F21884" w:rsidRPr="00531C5E" w:rsidRDefault="00F21884" w:rsidP="00F21884">
            <w:pPr>
              <w:rPr>
                <w:rFonts w:ascii="宋体" w:hAnsi="宋体"/>
                <w:b/>
                <w:bCs/>
                <w:szCs w:val="21"/>
              </w:rPr>
            </w:pPr>
            <w:r w:rsidRPr="00531C5E">
              <w:rPr>
                <w:rFonts w:ascii="宋体" w:hAnsi="宋体" w:hint="eastAsia"/>
                <w:b/>
                <w:bCs/>
                <w:szCs w:val="21"/>
              </w:rPr>
              <w:t>类型</w:t>
            </w:r>
          </w:p>
        </w:tc>
        <w:tc>
          <w:tcPr>
            <w:tcW w:w="2602" w:type="dxa"/>
            <w:shd w:val="clear" w:color="auto" w:fill="8DB3E2"/>
            <w:vAlign w:val="center"/>
          </w:tcPr>
          <w:p w14:paraId="406E6987" w14:textId="77777777" w:rsidR="00F21884" w:rsidRPr="00531C5E" w:rsidRDefault="00F21884" w:rsidP="00F21884">
            <w:pPr>
              <w:ind w:firstLineChars="200" w:firstLine="422"/>
              <w:rPr>
                <w:rFonts w:ascii="宋体" w:hAnsi="宋体"/>
                <w:b/>
                <w:bCs/>
                <w:szCs w:val="21"/>
              </w:rPr>
            </w:pPr>
            <w:r w:rsidRPr="00531C5E">
              <w:rPr>
                <w:rFonts w:ascii="宋体" w:hAnsi="宋体" w:hint="eastAsia"/>
                <w:b/>
                <w:bCs/>
                <w:szCs w:val="21"/>
              </w:rPr>
              <w:t>功能说明</w:t>
            </w:r>
          </w:p>
        </w:tc>
      </w:tr>
      <w:tr w:rsidR="00F21884" w:rsidRPr="00531C5E" w14:paraId="3E3E67A4" w14:textId="77777777" w:rsidTr="00236F49">
        <w:trPr>
          <w:trHeight w:val="615"/>
        </w:trPr>
        <w:tc>
          <w:tcPr>
            <w:tcW w:w="1302" w:type="dxa"/>
            <w:vAlign w:val="center"/>
          </w:tcPr>
          <w:p w14:paraId="6644EA53" w14:textId="436F621E" w:rsidR="00F21884" w:rsidRPr="00531C5E" w:rsidRDefault="00236F49" w:rsidP="00236F49">
            <w:pPr>
              <w:rPr>
                <w:rFonts w:ascii="宋体" w:hAnsi="宋体"/>
                <w:szCs w:val="21"/>
              </w:rPr>
            </w:pPr>
            <w:r>
              <w:rPr>
                <w:rFonts w:ascii="宋体" w:hAnsi="宋体"/>
                <w:szCs w:val="21"/>
              </w:rPr>
              <w:t>年终结算</w:t>
            </w:r>
          </w:p>
        </w:tc>
        <w:tc>
          <w:tcPr>
            <w:tcW w:w="981" w:type="dxa"/>
            <w:vAlign w:val="center"/>
          </w:tcPr>
          <w:p w14:paraId="7CDE561A" w14:textId="77777777" w:rsidR="00F21884" w:rsidRPr="00531C5E" w:rsidRDefault="00F21884" w:rsidP="00F21884">
            <w:pPr>
              <w:rPr>
                <w:rFonts w:ascii="宋体" w:hAnsi="宋体"/>
                <w:szCs w:val="21"/>
              </w:rPr>
            </w:pPr>
            <w:r>
              <w:rPr>
                <w:rFonts w:ascii="宋体" w:hAnsi="宋体" w:hint="eastAsia"/>
                <w:szCs w:val="21"/>
              </w:rPr>
              <w:t>AIB042</w:t>
            </w:r>
          </w:p>
        </w:tc>
        <w:tc>
          <w:tcPr>
            <w:tcW w:w="3493" w:type="dxa"/>
            <w:vAlign w:val="center"/>
          </w:tcPr>
          <w:p w14:paraId="789A2F7C" w14:textId="77777777" w:rsidR="00F21884" w:rsidRPr="0001701D" w:rsidRDefault="00F21884" w:rsidP="00F21884">
            <w:pPr>
              <w:rPr>
                <w:rFonts w:ascii="宋体" w:hAnsi="宋体"/>
                <w:szCs w:val="21"/>
              </w:rPr>
            </w:pPr>
            <w:r w:rsidRPr="0001701D">
              <w:rPr>
                <w:rFonts w:ascii="宋体" w:hAnsi="宋体" w:hint="eastAsia"/>
                <w:szCs w:val="21"/>
              </w:rPr>
              <w:t>损益类科目自动结转</w:t>
            </w:r>
          </w:p>
        </w:tc>
        <w:tc>
          <w:tcPr>
            <w:tcW w:w="851" w:type="dxa"/>
            <w:vAlign w:val="center"/>
          </w:tcPr>
          <w:p w14:paraId="4E1C949E" w14:textId="77777777" w:rsidR="00F21884" w:rsidRPr="00531C5E" w:rsidRDefault="00F21884" w:rsidP="00F21884">
            <w:pPr>
              <w:rPr>
                <w:rFonts w:ascii="宋体" w:hAnsi="宋体"/>
                <w:szCs w:val="21"/>
              </w:rPr>
            </w:pPr>
            <w:r w:rsidRPr="00531C5E">
              <w:rPr>
                <w:rFonts w:ascii="宋体" w:hAnsi="宋体" w:hint="eastAsia"/>
                <w:szCs w:val="21"/>
              </w:rPr>
              <w:t>批量</w:t>
            </w:r>
          </w:p>
        </w:tc>
        <w:tc>
          <w:tcPr>
            <w:tcW w:w="2602" w:type="dxa"/>
            <w:vAlign w:val="center"/>
          </w:tcPr>
          <w:p w14:paraId="397E52E2" w14:textId="77777777" w:rsidR="00F21884" w:rsidRPr="00531C5E" w:rsidRDefault="00F21884" w:rsidP="00F21884">
            <w:pPr>
              <w:rPr>
                <w:rFonts w:ascii="宋体" w:hAnsi="宋体"/>
                <w:szCs w:val="21"/>
              </w:rPr>
            </w:pPr>
          </w:p>
        </w:tc>
      </w:tr>
    </w:tbl>
    <w:p w14:paraId="76A34C5A" w14:textId="77777777" w:rsidR="00F21884" w:rsidRDefault="00F21884" w:rsidP="00F21884">
      <w:pPr>
        <w:spacing w:line="360" w:lineRule="auto"/>
        <w:ind w:firstLineChars="200" w:firstLine="420"/>
        <w:rPr>
          <w:rFonts w:ascii="宋体" w:hAnsi="宋体"/>
          <w:szCs w:val="21"/>
        </w:rPr>
      </w:pPr>
    </w:p>
    <w:p w14:paraId="71B509D6" w14:textId="77777777" w:rsidR="00F21884" w:rsidRPr="00742B1D" w:rsidRDefault="00F21884" w:rsidP="00B87A41">
      <w:pPr>
        <w:pStyle w:val="20"/>
      </w:pPr>
      <w:bookmarkStart w:id="208" w:name="_Toc395257117"/>
      <w:bookmarkStart w:id="209" w:name="_Toc454875448"/>
      <w:r>
        <w:rPr>
          <w:rFonts w:hint="eastAsia"/>
        </w:rPr>
        <w:t>参数管理</w:t>
      </w:r>
      <w:bookmarkEnd w:id="208"/>
      <w:bookmarkEnd w:id="209"/>
    </w:p>
    <w:p w14:paraId="49473B5F" w14:textId="77777777" w:rsidR="00F21884" w:rsidRPr="00860D08" w:rsidRDefault="00F21884" w:rsidP="00B87A41">
      <w:pPr>
        <w:pStyle w:val="30"/>
      </w:pPr>
      <w:bookmarkStart w:id="210" w:name="_Toc395257118"/>
      <w:bookmarkStart w:id="211" w:name="_Toc454875449"/>
      <w:r w:rsidRPr="00860D08">
        <w:rPr>
          <w:rFonts w:hint="eastAsia"/>
        </w:rPr>
        <w:t>概述</w:t>
      </w:r>
      <w:bookmarkEnd w:id="210"/>
      <w:bookmarkEnd w:id="211"/>
    </w:p>
    <w:p w14:paraId="4CBD8341" w14:textId="77777777" w:rsidR="00F21884" w:rsidRPr="003D5439" w:rsidRDefault="00F21884" w:rsidP="00F21884">
      <w:pPr>
        <w:spacing w:line="360" w:lineRule="auto"/>
        <w:ind w:firstLineChars="200" w:firstLine="420"/>
        <w:rPr>
          <w:rFonts w:ascii="宋体" w:hAnsi="宋体"/>
        </w:rPr>
      </w:pPr>
      <w:r w:rsidRPr="003D5439">
        <w:rPr>
          <w:rFonts w:ascii="宋体" w:hAnsi="宋体" w:cs="Arial" w:hint="eastAsia"/>
        </w:rPr>
        <w:t>配置总账相关的</w:t>
      </w:r>
      <w:proofErr w:type="gramStart"/>
      <w:r w:rsidRPr="003D5439">
        <w:rPr>
          <w:rFonts w:ascii="宋体" w:hAnsi="宋体" w:cs="Arial" w:hint="eastAsia"/>
        </w:rPr>
        <w:t>的</w:t>
      </w:r>
      <w:proofErr w:type="gramEnd"/>
      <w:r w:rsidRPr="003D5439">
        <w:rPr>
          <w:rFonts w:ascii="宋体" w:hAnsi="宋体" w:cs="Arial" w:hint="eastAsia"/>
        </w:rPr>
        <w:t>参数，通过参数配置使功能增强功能的扩展性，交易更加灵活。</w:t>
      </w:r>
    </w:p>
    <w:p w14:paraId="1D6122FE" w14:textId="77777777" w:rsidR="00F21884" w:rsidRPr="00860D08" w:rsidRDefault="00F21884" w:rsidP="00B87A41">
      <w:pPr>
        <w:pStyle w:val="30"/>
      </w:pPr>
      <w:bookmarkStart w:id="212" w:name="_Toc395257119"/>
      <w:bookmarkStart w:id="213" w:name="_Toc454875450"/>
      <w:r w:rsidRPr="00860D08">
        <w:rPr>
          <w:rFonts w:hint="eastAsia"/>
        </w:rPr>
        <w:t>业务规则</w:t>
      </w:r>
      <w:bookmarkEnd w:id="212"/>
      <w:bookmarkEnd w:id="213"/>
    </w:p>
    <w:p w14:paraId="32881D9A" w14:textId="77777777" w:rsidR="00F21884" w:rsidRDefault="00F21884" w:rsidP="00344D81">
      <w:pPr>
        <w:pStyle w:val="-31"/>
        <w:numPr>
          <w:ilvl w:val="0"/>
          <w:numId w:val="69"/>
        </w:numPr>
        <w:spacing w:line="360" w:lineRule="auto"/>
        <w:ind w:firstLineChars="0"/>
        <w:rPr>
          <w:rFonts w:ascii="宋体" w:hAnsi="宋体" w:cs="Arial"/>
        </w:rPr>
      </w:pPr>
      <w:r w:rsidRPr="003D5439">
        <w:rPr>
          <w:rFonts w:ascii="宋体" w:hAnsi="宋体" w:cs="Arial" w:hint="eastAsia"/>
        </w:rPr>
        <w:t>参考总体业务规则</w:t>
      </w:r>
    </w:p>
    <w:p w14:paraId="2AE460AF" w14:textId="77777777" w:rsidR="00F21884" w:rsidRPr="00860D08" w:rsidRDefault="00F21884" w:rsidP="00B87A41">
      <w:pPr>
        <w:pStyle w:val="30"/>
      </w:pPr>
      <w:bookmarkStart w:id="214" w:name="_Toc395257120"/>
      <w:bookmarkStart w:id="215" w:name="_Toc454875451"/>
      <w:r w:rsidRPr="00860D08">
        <w:rPr>
          <w:rFonts w:hint="eastAsia"/>
        </w:rPr>
        <w:t>业务流程图</w:t>
      </w:r>
      <w:bookmarkEnd w:id="214"/>
      <w:bookmarkEnd w:id="215"/>
    </w:p>
    <w:p w14:paraId="165DD4D8" w14:textId="77777777" w:rsidR="00F21884" w:rsidRDefault="00AE6544" w:rsidP="00F21884">
      <w:pPr>
        <w:spacing w:line="360" w:lineRule="auto"/>
        <w:rPr>
          <w:color w:val="95B3D7"/>
        </w:rPr>
      </w:pPr>
      <w:r>
        <w:object w:dxaOrig="9506" w:dyaOrig="6235" w14:anchorId="72608E8E">
          <v:shape id="_x0000_i1034" type="#_x0000_t75" style="width:464.35pt;height:306.35pt" o:ole="">
            <v:imagedata r:id="rId40" o:title=""/>
          </v:shape>
          <o:OLEObject Type="Embed" ProgID="Visio.Drawing.11" ShapeID="_x0000_i1034" DrawAspect="Content" ObjectID="_1814162643" r:id="rId41"/>
        </w:object>
      </w:r>
      <w:r w:rsidR="00F849D0">
        <w:fldChar w:fldCharType="begin"/>
      </w:r>
      <w:r w:rsidR="00F849D0">
        <w:fldChar w:fldCharType="end"/>
      </w:r>
    </w:p>
    <w:p w14:paraId="28BB2FF2" w14:textId="77777777" w:rsidR="00F21884" w:rsidRPr="006A7786" w:rsidRDefault="00F21884" w:rsidP="00F21884">
      <w:pPr>
        <w:spacing w:line="360" w:lineRule="auto"/>
        <w:rPr>
          <w:color w:val="95B3D7"/>
        </w:rPr>
      </w:pPr>
    </w:p>
    <w:p w14:paraId="302B29B6" w14:textId="77777777" w:rsidR="00F21884" w:rsidRPr="00563C2B" w:rsidRDefault="00F21884" w:rsidP="00F21884">
      <w:pPr>
        <w:spacing w:line="360" w:lineRule="auto"/>
        <w:ind w:firstLineChars="202" w:firstLine="424"/>
        <w:rPr>
          <w:rFonts w:ascii="宋体" w:hAnsi="宋体" w:cs="Arial"/>
          <w:color w:val="000000"/>
        </w:rPr>
      </w:pPr>
      <w:r w:rsidRPr="00563C2B">
        <w:rPr>
          <w:rFonts w:ascii="宋体" w:hAnsi="宋体" w:cs="Arial" w:hint="eastAsia"/>
          <w:color w:val="000000"/>
        </w:rPr>
        <w:lastRenderedPageBreak/>
        <w:t>流程补充说明：</w:t>
      </w:r>
    </w:p>
    <w:p w14:paraId="02EBF9F2" w14:textId="77777777" w:rsidR="00F21884" w:rsidRPr="00563C2B" w:rsidRDefault="00F21884" w:rsidP="00F21884">
      <w:pPr>
        <w:pStyle w:val="-31"/>
        <w:spacing w:line="360" w:lineRule="auto"/>
        <w:ind w:left="448" w:firstLineChars="0" w:firstLine="0"/>
        <w:rPr>
          <w:rFonts w:ascii="宋体" w:hAnsi="宋体" w:cs="Arial"/>
        </w:rPr>
      </w:pPr>
      <w:r w:rsidRPr="00563C2B">
        <w:rPr>
          <w:rFonts w:ascii="宋体" w:hAnsi="宋体" w:cs="Arial" w:hint="eastAsia"/>
        </w:rPr>
        <w:t>无</w:t>
      </w:r>
    </w:p>
    <w:p w14:paraId="31E06FB0" w14:textId="77777777" w:rsidR="00F21884" w:rsidRPr="00362C03" w:rsidRDefault="00F21884" w:rsidP="00B87A41">
      <w:pPr>
        <w:pStyle w:val="30"/>
      </w:pPr>
      <w:bookmarkStart w:id="216" w:name="_Toc395257121"/>
      <w:bookmarkStart w:id="217" w:name="_Toc454875452"/>
      <w:r w:rsidRPr="00860D08">
        <w:rPr>
          <w:rFonts w:hint="eastAsia"/>
        </w:rPr>
        <w:t>功能列表</w:t>
      </w:r>
      <w:bookmarkEnd w:id="216"/>
      <w:bookmarkEnd w:id="217"/>
    </w:p>
    <w:tbl>
      <w:tblPr>
        <w:tblW w:w="9229"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807"/>
        <w:gridCol w:w="1134"/>
        <w:gridCol w:w="2755"/>
        <w:gridCol w:w="567"/>
        <w:gridCol w:w="2966"/>
      </w:tblGrid>
      <w:tr w:rsidR="00F21884" w:rsidRPr="00531C5E" w14:paraId="6B7C94FA" w14:textId="77777777" w:rsidTr="000805D3">
        <w:trPr>
          <w:trHeight w:val="454"/>
          <w:tblHeader/>
        </w:trPr>
        <w:tc>
          <w:tcPr>
            <w:tcW w:w="1807" w:type="dxa"/>
            <w:tcBorders>
              <w:top w:val="single" w:sz="18" w:space="0" w:color="auto"/>
              <w:left w:val="single" w:sz="18" w:space="0" w:color="auto"/>
              <w:bottom w:val="single" w:sz="4" w:space="0" w:color="auto"/>
            </w:tcBorders>
            <w:shd w:val="clear" w:color="auto" w:fill="8DB3E2"/>
            <w:vAlign w:val="center"/>
          </w:tcPr>
          <w:p w14:paraId="0A298451" w14:textId="77777777" w:rsidR="00F21884" w:rsidRPr="00531C5E" w:rsidRDefault="00F21884" w:rsidP="00F21884">
            <w:pPr>
              <w:rPr>
                <w:rFonts w:ascii="宋体" w:hAnsi="宋体"/>
                <w:b/>
                <w:bCs/>
                <w:szCs w:val="21"/>
              </w:rPr>
            </w:pPr>
            <w:bookmarkStart w:id="218" w:name="OLE_LINK10"/>
            <w:bookmarkStart w:id="219" w:name="OLE_LINK11"/>
            <w:r>
              <w:rPr>
                <w:rFonts w:ascii="宋体" w:hAnsi="宋体" w:hint="eastAsia"/>
                <w:b/>
                <w:bCs/>
                <w:szCs w:val="21"/>
              </w:rPr>
              <w:t>功能</w:t>
            </w:r>
            <w:r w:rsidRPr="00531C5E">
              <w:rPr>
                <w:rFonts w:ascii="宋体" w:hAnsi="宋体" w:hint="eastAsia"/>
                <w:b/>
                <w:bCs/>
                <w:szCs w:val="21"/>
              </w:rPr>
              <w:t>分类</w:t>
            </w:r>
          </w:p>
        </w:tc>
        <w:tc>
          <w:tcPr>
            <w:tcW w:w="1134" w:type="dxa"/>
            <w:tcBorders>
              <w:top w:val="single" w:sz="18" w:space="0" w:color="auto"/>
              <w:bottom w:val="single" w:sz="4" w:space="0" w:color="auto"/>
            </w:tcBorders>
            <w:shd w:val="clear" w:color="auto" w:fill="8DB3E2"/>
            <w:vAlign w:val="center"/>
          </w:tcPr>
          <w:p w14:paraId="75C5C594" w14:textId="77777777" w:rsidR="00F21884" w:rsidRPr="00531C5E" w:rsidRDefault="00F21884" w:rsidP="00F21884">
            <w:pPr>
              <w:rPr>
                <w:rFonts w:ascii="宋体" w:hAnsi="宋体"/>
                <w:b/>
                <w:bCs/>
                <w:szCs w:val="21"/>
              </w:rPr>
            </w:pPr>
            <w:r>
              <w:rPr>
                <w:rFonts w:ascii="宋体" w:hAnsi="宋体" w:hint="eastAsia"/>
                <w:b/>
                <w:bCs/>
                <w:szCs w:val="21"/>
              </w:rPr>
              <w:t>功能</w:t>
            </w:r>
            <w:r w:rsidRPr="00531C5E">
              <w:rPr>
                <w:rFonts w:ascii="宋体" w:hAnsi="宋体" w:hint="eastAsia"/>
                <w:b/>
                <w:bCs/>
                <w:szCs w:val="21"/>
              </w:rPr>
              <w:t>编号</w:t>
            </w:r>
          </w:p>
        </w:tc>
        <w:tc>
          <w:tcPr>
            <w:tcW w:w="2755" w:type="dxa"/>
            <w:tcBorders>
              <w:top w:val="single" w:sz="18" w:space="0" w:color="auto"/>
              <w:bottom w:val="single" w:sz="4" w:space="0" w:color="auto"/>
            </w:tcBorders>
            <w:shd w:val="clear" w:color="auto" w:fill="8DB3E2"/>
            <w:vAlign w:val="center"/>
          </w:tcPr>
          <w:p w14:paraId="3F39BAC6" w14:textId="77777777" w:rsidR="00F21884" w:rsidRPr="00531C5E" w:rsidRDefault="00F21884" w:rsidP="00F21884">
            <w:pPr>
              <w:rPr>
                <w:rFonts w:ascii="宋体" w:hAnsi="宋体"/>
                <w:b/>
                <w:bCs/>
                <w:szCs w:val="21"/>
              </w:rPr>
            </w:pPr>
            <w:r>
              <w:rPr>
                <w:rFonts w:ascii="宋体" w:hAnsi="宋体" w:hint="eastAsia"/>
                <w:b/>
                <w:bCs/>
                <w:szCs w:val="21"/>
              </w:rPr>
              <w:t>功能</w:t>
            </w:r>
            <w:r w:rsidRPr="00531C5E">
              <w:rPr>
                <w:rFonts w:ascii="宋体" w:hAnsi="宋体" w:hint="eastAsia"/>
                <w:b/>
                <w:bCs/>
                <w:szCs w:val="21"/>
              </w:rPr>
              <w:t>名称</w:t>
            </w:r>
          </w:p>
        </w:tc>
        <w:tc>
          <w:tcPr>
            <w:tcW w:w="567" w:type="dxa"/>
            <w:tcBorders>
              <w:top w:val="single" w:sz="18" w:space="0" w:color="auto"/>
              <w:bottom w:val="single" w:sz="4" w:space="0" w:color="auto"/>
            </w:tcBorders>
            <w:shd w:val="clear" w:color="auto" w:fill="8DB3E2"/>
            <w:vAlign w:val="center"/>
          </w:tcPr>
          <w:p w14:paraId="24BF0916" w14:textId="77777777" w:rsidR="00F21884" w:rsidRPr="00531C5E" w:rsidRDefault="00F21884" w:rsidP="00F21884">
            <w:pPr>
              <w:rPr>
                <w:rFonts w:ascii="宋体" w:hAnsi="宋体"/>
                <w:b/>
                <w:bCs/>
                <w:szCs w:val="21"/>
              </w:rPr>
            </w:pPr>
            <w:r w:rsidRPr="00531C5E">
              <w:rPr>
                <w:rFonts w:ascii="宋体" w:hAnsi="宋体" w:hint="eastAsia"/>
                <w:b/>
                <w:bCs/>
                <w:szCs w:val="21"/>
              </w:rPr>
              <w:t>类型</w:t>
            </w:r>
          </w:p>
        </w:tc>
        <w:tc>
          <w:tcPr>
            <w:tcW w:w="2966" w:type="dxa"/>
            <w:tcBorders>
              <w:top w:val="single" w:sz="18" w:space="0" w:color="auto"/>
              <w:bottom w:val="single" w:sz="4" w:space="0" w:color="auto"/>
              <w:right w:val="single" w:sz="18" w:space="0" w:color="auto"/>
            </w:tcBorders>
            <w:shd w:val="clear" w:color="auto" w:fill="8DB3E2"/>
            <w:vAlign w:val="center"/>
          </w:tcPr>
          <w:p w14:paraId="4FCC4B96" w14:textId="77777777" w:rsidR="00F21884" w:rsidRPr="00531C5E" w:rsidRDefault="00F21884" w:rsidP="00F21884">
            <w:pPr>
              <w:ind w:firstLineChars="200" w:firstLine="422"/>
              <w:rPr>
                <w:rFonts w:ascii="宋体" w:hAnsi="宋体"/>
                <w:b/>
                <w:bCs/>
                <w:szCs w:val="21"/>
              </w:rPr>
            </w:pPr>
            <w:r>
              <w:rPr>
                <w:rFonts w:ascii="宋体" w:hAnsi="宋体" w:hint="eastAsia"/>
                <w:b/>
                <w:bCs/>
                <w:szCs w:val="21"/>
              </w:rPr>
              <w:t>功能说明</w:t>
            </w:r>
          </w:p>
        </w:tc>
      </w:tr>
      <w:tr w:rsidR="00AE6544" w:rsidRPr="00531C5E" w14:paraId="3DA6DED1" w14:textId="77777777" w:rsidTr="000805D3">
        <w:trPr>
          <w:trHeight w:val="454"/>
        </w:trPr>
        <w:tc>
          <w:tcPr>
            <w:tcW w:w="1807" w:type="dxa"/>
            <w:vMerge w:val="restart"/>
            <w:tcBorders>
              <w:left w:val="single" w:sz="18" w:space="0" w:color="auto"/>
              <w:right w:val="single" w:sz="4" w:space="0" w:color="auto"/>
            </w:tcBorders>
            <w:vAlign w:val="center"/>
          </w:tcPr>
          <w:p w14:paraId="256C32B5" w14:textId="61770A33" w:rsidR="00AE6544" w:rsidRDefault="00AE6544" w:rsidP="00AE6544">
            <w:pPr>
              <w:rPr>
                <w:rFonts w:ascii="宋体" w:hAnsi="宋体"/>
                <w:szCs w:val="21"/>
              </w:rPr>
            </w:pPr>
            <w:proofErr w:type="gramStart"/>
            <w:r w:rsidRPr="00554637">
              <w:rPr>
                <w:rFonts w:ascii="宋体" w:hAnsi="宋体" w:hint="eastAsia"/>
                <w:szCs w:val="21"/>
              </w:rPr>
              <w:t>账套参数</w:t>
            </w:r>
            <w:proofErr w:type="gramEnd"/>
            <w:r w:rsidRPr="00554637">
              <w:rPr>
                <w:rFonts w:ascii="宋体" w:hAnsi="宋体" w:hint="eastAsia"/>
                <w:szCs w:val="21"/>
              </w:rPr>
              <w:t>维护</w:t>
            </w:r>
          </w:p>
        </w:tc>
        <w:tc>
          <w:tcPr>
            <w:tcW w:w="1134" w:type="dxa"/>
            <w:tcBorders>
              <w:top w:val="single" w:sz="4" w:space="0" w:color="auto"/>
              <w:left w:val="single" w:sz="4" w:space="0" w:color="auto"/>
              <w:bottom w:val="single" w:sz="4" w:space="0" w:color="auto"/>
              <w:right w:val="single" w:sz="4" w:space="0" w:color="auto"/>
            </w:tcBorders>
            <w:vAlign w:val="center"/>
          </w:tcPr>
          <w:p w14:paraId="42E21535" w14:textId="5EC85D66" w:rsidR="00AE6544" w:rsidRPr="0062552E" w:rsidRDefault="00AE6544" w:rsidP="00AE6544">
            <w:pPr>
              <w:rPr>
                <w:rFonts w:ascii="宋体" w:hAnsi="宋体"/>
                <w:szCs w:val="21"/>
              </w:rPr>
            </w:pPr>
            <w:r w:rsidRPr="0062552E">
              <w:rPr>
                <w:rFonts w:ascii="宋体" w:hAnsi="宋体"/>
                <w:szCs w:val="21"/>
              </w:rPr>
              <w:t>9994100</w:t>
            </w:r>
          </w:p>
        </w:tc>
        <w:tc>
          <w:tcPr>
            <w:tcW w:w="2755" w:type="dxa"/>
            <w:tcBorders>
              <w:top w:val="single" w:sz="4" w:space="0" w:color="auto"/>
              <w:left w:val="single" w:sz="4" w:space="0" w:color="auto"/>
              <w:bottom w:val="single" w:sz="4" w:space="0" w:color="auto"/>
              <w:right w:val="single" w:sz="4" w:space="0" w:color="auto"/>
            </w:tcBorders>
            <w:vAlign w:val="center"/>
          </w:tcPr>
          <w:p w14:paraId="765468B8" w14:textId="60C30FF1" w:rsidR="00AE6544" w:rsidRPr="0062552E" w:rsidRDefault="00AE6544" w:rsidP="00AE6544">
            <w:pPr>
              <w:rPr>
                <w:rFonts w:ascii="宋体" w:hAnsi="宋体"/>
                <w:szCs w:val="21"/>
              </w:rPr>
            </w:pPr>
            <w:proofErr w:type="gramStart"/>
            <w:r w:rsidRPr="0062552E">
              <w:rPr>
                <w:rFonts w:ascii="宋体" w:hAnsi="宋体" w:hint="eastAsia"/>
                <w:szCs w:val="21"/>
              </w:rPr>
              <w:t>账套参数</w:t>
            </w:r>
            <w:proofErr w:type="gramEnd"/>
            <w:r w:rsidRPr="0062552E">
              <w:rPr>
                <w:rFonts w:ascii="宋体" w:hAnsi="宋体" w:hint="eastAsia"/>
                <w:szCs w:val="21"/>
              </w:rPr>
              <w:t>维护-入口</w:t>
            </w:r>
          </w:p>
        </w:tc>
        <w:tc>
          <w:tcPr>
            <w:tcW w:w="567" w:type="dxa"/>
            <w:tcBorders>
              <w:top w:val="single" w:sz="4" w:space="0" w:color="auto"/>
              <w:left w:val="single" w:sz="4" w:space="0" w:color="auto"/>
              <w:bottom w:val="single" w:sz="4" w:space="0" w:color="auto"/>
              <w:right w:val="single" w:sz="4" w:space="0" w:color="auto"/>
            </w:tcBorders>
            <w:vAlign w:val="center"/>
          </w:tcPr>
          <w:p w14:paraId="1F424C36" w14:textId="6FCBAD57" w:rsidR="00AE6544" w:rsidRPr="00531C5E"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D7286B6" w14:textId="2EBCAC51" w:rsidR="00AE6544" w:rsidRPr="00531C5E" w:rsidRDefault="00222C8F" w:rsidP="00222C8F">
            <w:pPr>
              <w:rPr>
                <w:rFonts w:ascii="宋体" w:hAnsi="宋体"/>
                <w:szCs w:val="21"/>
              </w:rPr>
            </w:pPr>
            <w:proofErr w:type="gramStart"/>
            <w:r>
              <w:rPr>
                <w:rFonts w:ascii="宋体" w:hAnsi="宋体"/>
                <w:szCs w:val="21"/>
              </w:rPr>
              <w:t>提供</w:t>
            </w:r>
            <w:r>
              <w:rPr>
                <w:rFonts w:ascii="宋体" w:hAnsi="宋体" w:hint="eastAsia"/>
                <w:szCs w:val="21"/>
              </w:rPr>
              <w:t>账套科目</w:t>
            </w:r>
            <w:proofErr w:type="gramEnd"/>
            <w:r>
              <w:rPr>
                <w:rFonts w:ascii="宋体" w:hAnsi="宋体" w:hint="eastAsia"/>
                <w:szCs w:val="21"/>
              </w:rPr>
              <w:t>参数修改、查询操作入口。</w:t>
            </w:r>
          </w:p>
        </w:tc>
      </w:tr>
      <w:tr w:rsidR="00AE6544" w:rsidRPr="00531C5E" w14:paraId="6A7888D6" w14:textId="77777777" w:rsidTr="000805D3">
        <w:trPr>
          <w:trHeight w:val="454"/>
        </w:trPr>
        <w:tc>
          <w:tcPr>
            <w:tcW w:w="1807" w:type="dxa"/>
            <w:vMerge/>
            <w:tcBorders>
              <w:left w:val="single" w:sz="18" w:space="0" w:color="auto"/>
              <w:right w:val="single" w:sz="4" w:space="0" w:color="auto"/>
            </w:tcBorders>
            <w:vAlign w:val="center"/>
          </w:tcPr>
          <w:p w14:paraId="1274A934" w14:textId="77777777" w:rsidR="00AE6544"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08BFC05" w14:textId="735023DD" w:rsidR="00AE6544" w:rsidRPr="0062552E" w:rsidRDefault="00AE6544" w:rsidP="00AE6544">
            <w:pPr>
              <w:rPr>
                <w:rFonts w:ascii="宋体" w:hAnsi="宋体"/>
                <w:szCs w:val="21"/>
              </w:rPr>
            </w:pPr>
            <w:r w:rsidRPr="0062552E">
              <w:rPr>
                <w:rFonts w:ascii="宋体" w:hAnsi="宋体"/>
                <w:szCs w:val="21"/>
              </w:rPr>
              <w:t>9994102</w:t>
            </w:r>
          </w:p>
        </w:tc>
        <w:tc>
          <w:tcPr>
            <w:tcW w:w="2755" w:type="dxa"/>
            <w:tcBorders>
              <w:top w:val="single" w:sz="4" w:space="0" w:color="auto"/>
              <w:left w:val="single" w:sz="4" w:space="0" w:color="auto"/>
              <w:bottom w:val="single" w:sz="4" w:space="0" w:color="auto"/>
              <w:right w:val="single" w:sz="4" w:space="0" w:color="auto"/>
            </w:tcBorders>
            <w:vAlign w:val="center"/>
          </w:tcPr>
          <w:p w14:paraId="35501446" w14:textId="2195EAED" w:rsidR="00AE6544" w:rsidRPr="0062552E" w:rsidRDefault="00AE6544" w:rsidP="00AE6544">
            <w:pPr>
              <w:rPr>
                <w:rFonts w:ascii="宋体" w:hAnsi="宋体"/>
                <w:szCs w:val="21"/>
              </w:rPr>
            </w:pPr>
            <w:proofErr w:type="gramStart"/>
            <w:r w:rsidRPr="0062552E">
              <w:rPr>
                <w:rFonts w:ascii="宋体" w:hAnsi="宋体" w:hint="eastAsia"/>
                <w:szCs w:val="21"/>
              </w:rPr>
              <w:t>账套参数</w:t>
            </w:r>
            <w:proofErr w:type="gramEnd"/>
            <w:r w:rsidRPr="0062552E">
              <w:rPr>
                <w:rFonts w:ascii="宋体" w:hAnsi="宋体" w:hint="eastAsia"/>
                <w:szCs w:val="21"/>
              </w:rPr>
              <w:t>维护-修改</w:t>
            </w:r>
          </w:p>
        </w:tc>
        <w:tc>
          <w:tcPr>
            <w:tcW w:w="567" w:type="dxa"/>
            <w:tcBorders>
              <w:top w:val="single" w:sz="4" w:space="0" w:color="auto"/>
              <w:left w:val="single" w:sz="4" w:space="0" w:color="auto"/>
              <w:bottom w:val="single" w:sz="4" w:space="0" w:color="auto"/>
              <w:right w:val="single" w:sz="4" w:space="0" w:color="auto"/>
            </w:tcBorders>
            <w:vAlign w:val="center"/>
          </w:tcPr>
          <w:p w14:paraId="5C268DB5" w14:textId="45F431D3" w:rsidR="00AE6544" w:rsidRPr="00531C5E"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E172F25" w14:textId="790543B2" w:rsidR="00AE6544" w:rsidRPr="00531C5E" w:rsidRDefault="00222C8F" w:rsidP="00AE6544">
            <w:pPr>
              <w:rPr>
                <w:rFonts w:ascii="宋体" w:hAnsi="宋体"/>
                <w:szCs w:val="21"/>
              </w:rPr>
            </w:pPr>
            <w:r>
              <w:rPr>
                <w:rFonts w:hint="eastAsia"/>
              </w:rPr>
              <w:t>用于</w:t>
            </w:r>
            <w:r>
              <w:rPr>
                <w:rFonts w:ascii="宋体" w:hAnsi="宋体" w:hint="eastAsia"/>
              </w:rPr>
              <w:t>修改</w:t>
            </w:r>
            <w:proofErr w:type="gramStart"/>
            <w:r>
              <w:rPr>
                <w:rFonts w:ascii="宋体" w:hAnsi="宋体" w:hint="eastAsia"/>
              </w:rPr>
              <w:t>指定账套参数</w:t>
            </w:r>
            <w:proofErr w:type="gramEnd"/>
            <w:r>
              <w:rPr>
                <w:rFonts w:ascii="宋体" w:hAnsi="宋体" w:hint="eastAsia"/>
              </w:rPr>
              <w:t>记录信息。</w:t>
            </w:r>
          </w:p>
        </w:tc>
      </w:tr>
      <w:tr w:rsidR="00AE6544" w:rsidRPr="00531C5E" w14:paraId="31605FB8" w14:textId="77777777" w:rsidTr="000805D3">
        <w:trPr>
          <w:trHeight w:val="454"/>
        </w:trPr>
        <w:tc>
          <w:tcPr>
            <w:tcW w:w="1807" w:type="dxa"/>
            <w:vMerge/>
            <w:tcBorders>
              <w:left w:val="single" w:sz="18" w:space="0" w:color="auto"/>
              <w:right w:val="single" w:sz="4" w:space="0" w:color="auto"/>
            </w:tcBorders>
            <w:vAlign w:val="center"/>
          </w:tcPr>
          <w:p w14:paraId="3B788B78" w14:textId="77777777" w:rsidR="00AE6544"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A8B4AC5" w14:textId="55EE8FAA" w:rsidR="00AE6544" w:rsidRPr="0062552E" w:rsidRDefault="00AE6544" w:rsidP="00AE6544">
            <w:pPr>
              <w:rPr>
                <w:rFonts w:ascii="宋体" w:hAnsi="宋体"/>
                <w:szCs w:val="21"/>
              </w:rPr>
            </w:pPr>
            <w:r w:rsidRPr="0062552E">
              <w:rPr>
                <w:rFonts w:ascii="宋体" w:hAnsi="宋体"/>
                <w:szCs w:val="21"/>
              </w:rPr>
              <w:t>9994104</w:t>
            </w:r>
          </w:p>
        </w:tc>
        <w:tc>
          <w:tcPr>
            <w:tcW w:w="2755" w:type="dxa"/>
            <w:tcBorders>
              <w:top w:val="single" w:sz="4" w:space="0" w:color="auto"/>
              <w:left w:val="single" w:sz="4" w:space="0" w:color="auto"/>
              <w:bottom w:val="single" w:sz="4" w:space="0" w:color="auto"/>
              <w:right w:val="single" w:sz="4" w:space="0" w:color="auto"/>
            </w:tcBorders>
            <w:vAlign w:val="center"/>
          </w:tcPr>
          <w:p w14:paraId="6CC028AD" w14:textId="74766865" w:rsidR="00AE6544" w:rsidRPr="0062552E" w:rsidRDefault="00AE6544" w:rsidP="00AE6544">
            <w:pPr>
              <w:rPr>
                <w:rFonts w:ascii="宋体" w:hAnsi="宋体"/>
                <w:szCs w:val="21"/>
              </w:rPr>
            </w:pPr>
            <w:proofErr w:type="gramStart"/>
            <w:r w:rsidRPr="0062552E">
              <w:rPr>
                <w:rFonts w:ascii="宋体" w:hAnsi="宋体" w:hint="eastAsia"/>
                <w:szCs w:val="21"/>
              </w:rPr>
              <w:t>账套参数</w:t>
            </w:r>
            <w:proofErr w:type="gramEnd"/>
            <w:r w:rsidRPr="0062552E">
              <w:rPr>
                <w:rFonts w:ascii="宋体" w:hAnsi="宋体" w:hint="eastAsia"/>
                <w:szCs w:val="21"/>
              </w:rPr>
              <w:t>维护-查询</w:t>
            </w:r>
          </w:p>
        </w:tc>
        <w:tc>
          <w:tcPr>
            <w:tcW w:w="567" w:type="dxa"/>
            <w:tcBorders>
              <w:top w:val="single" w:sz="4" w:space="0" w:color="auto"/>
              <w:left w:val="single" w:sz="4" w:space="0" w:color="auto"/>
              <w:bottom w:val="single" w:sz="4" w:space="0" w:color="auto"/>
              <w:right w:val="single" w:sz="4" w:space="0" w:color="auto"/>
            </w:tcBorders>
            <w:vAlign w:val="center"/>
          </w:tcPr>
          <w:p w14:paraId="22E56F22" w14:textId="11986E88" w:rsidR="00AE6544" w:rsidRPr="00531C5E"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6E52F9C" w14:textId="12549ED8" w:rsidR="00AE6544" w:rsidRPr="00531C5E" w:rsidRDefault="00222C8F" w:rsidP="00AE6544">
            <w:pPr>
              <w:rPr>
                <w:rFonts w:ascii="宋体" w:hAnsi="宋体"/>
                <w:szCs w:val="21"/>
              </w:rPr>
            </w:pPr>
            <w:r>
              <w:rPr>
                <w:rFonts w:hint="eastAsia"/>
              </w:rPr>
              <w:t>用于</w:t>
            </w:r>
            <w:r>
              <w:rPr>
                <w:rFonts w:ascii="宋体" w:hAnsi="宋体" w:hint="eastAsia"/>
              </w:rPr>
              <w:t>查询</w:t>
            </w:r>
            <w:proofErr w:type="gramStart"/>
            <w:r>
              <w:rPr>
                <w:rFonts w:ascii="宋体" w:hAnsi="宋体" w:hint="eastAsia"/>
              </w:rPr>
              <w:t>指定账套参数</w:t>
            </w:r>
            <w:proofErr w:type="gramEnd"/>
            <w:r>
              <w:rPr>
                <w:rFonts w:ascii="宋体" w:hAnsi="宋体" w:hint="eastAsia"/>
              </w:rPr>
              <w:t>记录信息。</w:t>
            </w:r>
          </w:p>
        </w:tc>
      </w:tr>
      <w:tr w:rsidR="00F21884" w:rsidRPr="00531C5E" w14:paraId="4890FA45" w14:textId="77777777" w:rsidTr="000805D3">
        <w:trPr>
          <w:trHeight w:val="454"/>
        </w:trPr>
        <w:tc>
          <w:tcPr>
            <w:tcW w:w="1807" w:type="dxa"/>
            <w:vMerge w:val="restart"/>
            <w:tcBorders>
              <w:left w:val="single" w:sz="18" w:space="0" w:color="auto"/>
              <w:right w:val="single" w:sz="4" w:space="0" w:color="auto"/>
            </w:tcBorders>
            <w:vAlign w:val="center"/>
          </w:tcPr>
          <w:p w14:paraId="4A3A8C51" w14:textId="77777777" w:rsidR="00F21884" w:rsidRDefault="00F21884" w:rsidP="00F21884">
            <w:pPr>
              <w:rPr>
                <w:rFonts w:ascii="宋体" w:hAnsi="宋体"/>
                <w:szCs w:val="21"/>
              </w:rPr>
            </w:pPr>
            <w:r w:rsidRPr="00554637">
              <w:rPr>
                <w:rFonts w:ascii="宋体" w:hAnsi="宋体" w:hint="eastAsia"/>
                <w:szCs w:val="21"/>
              </w:rPr>
              <w:t>各应用的挂账科目维护</w:t>
            </w:r>
          </w:p>
        </w:tc>
        <w:tc>
          <w:tcPr>
            <w:tcW w:w="1134" w:type="dxa"/>
            <w:tcBorders>
              <w:top w:val="single" w:sz="4" w:space="0" w:color="auto"/>
              <w:left w:val="single" w:sz="4" w:space="0" w:color="auto"/>
              <w:bottom w:val="single" w:sz="4" w:space="0" w:color="auto"/>
              <w:right w:val="single" w:sz="4" w:space="0" w:color="auto"/>
            </w:tcBorders>
            <w:vAlign w:val="center"/>
          </w:tcPr>
          <w:p w14:paraId="4325CC14" w14:textId="77777777" w:rsidR="00F21884" w:rsidRPr="0062552E" w:rsidRDefault="00F21884" w:rsidP="00F21884">
            <w:pPr>
              <w:rPr>
                <w:rFonts w:ascii="宋体" w:hAnsi="宋体"/>
                <w:szCs w:val="21"/>
              </w:rPr>
            </w:pPr>
            <w:r w:rsidRPr="0062552E">
              <w:rPr>
                <w:rFonts w:ascii="宋体" w:hAnsi="宋体"/>
                <w:szCs w:val="21"/>
              </w:rPr>
              <w:t>0019057</w:t>
            </w:r>
          </w:p>
        </w:tc>
        <w:tc>
          <w:tcPr>
            <w:tcW w:w="2755" w:type="dxa"/>
            <w:tcBorders>
              <w:top w:val="single" w:sz="4" w:space="0" w:color="auto"/>
              <w:left w:val="single" w:sz="4" w:space="0" w:color="auto"/>
              <w:bottom w:val="single" w:sz="4" w:space="0" w:color="auto"/>
              <w:right w:val="single" w:sz="4" w:space="0" w:color="auto"/>
            </w:tcBorders>
            <w:vAlign w:val="center"/>
          </w:tcPr>
          <w:p w14:paraId="1C12EE24" w14:textId="77777777" w:rsidR="00F21884" w:rsidRPr="0062552E" w:rsidRDefault="00F21884" w:rsidP="00F21884">
            <w:pPr>
              <w:rPr>
                <w:rFonts w:ascii="宋体" w:hAnsi="宋体"/>
                <w:szCs w:val="21"/>
              </w:rPr>
            </w:pPr>
            <w:r w:rsidRPr="0062552E">
              <w:rPr>
                <w:rFonts w:ascii="宋体" w:hAnsi="宋体" w:hint="eastAsia"/>
                <w:szCs w:val="21"/>
              </w:rPr>
              <w:t>各应用的挂账科目维护-</w:t>
            </w:r>
            <w:r>
              <w:rPr>
                <w:rFonts w:ascii="宋体" w:hAnsi="宋体" w:hint="eastAsia"/>
                <w:szCs w:val="21"/>
              </w:rPr>
              <w:t>入口</w:t>
            </w:r>
          </w:p>
        </w:tc>
        <w:tc>
          <w:tcPr>
            <w:tcW w:w="567" w:type="dxa"/>
            <w:tcBorders>
              <w:top w:val="single" w:sz="4" w:space="0" w:color="auto"/>
              <w:left w:val="single" w:sz="4" w:space="0" w:color="auto"/>
              <w:bottom w:val="single" w:sz="4" w:space="0" w:color="auto"/>
              <w:right w:val="single" w:sz="4" w:space="0" w:color="auto"/>
            </w:tcBorders>
            <w:vAlign w:val="center"/>
          </w:tcPr>
          <w:p w14:paraId="1D468A83" w14:textId="77777777" w:rsidR="00F21884" w:rsidRPr="00531C5E" w:rsidRDefault="00F21884" w:rsidP="00F21884">
            <w:pPr>
              <w:rPr>
                <w:rFonts w:ascii="宋体" w:hAnsi="宋体"/>
                <w:szCs w:val="21"/>
              </w:rPr>
            </w:pPr>
            <w:r w:rsidRPr="009D626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63C763E" w14:textId="3CA13647" w:rsidR="00F21884" w:rsidRPr="00531C5E" w:rsidRDefault="009C045D" w:rsidP="00F21884">
            <w:pPr>
              <w:rPr>
                <w:rFonts w:ascii="宋体" w:hAnsi="宋体"/>
                <w:szCs w:val="21"/>
              </w:rPr>
            </w:pPr>
            <w:r>
              <w:rPr>
                <w:rFonts w:ascii="宋体" w:hAnsi="宋体" w:cs="Arial" w:hint="eastAsia"/>
              </w:rPr>
              <w:t>各应用核算出现异常时使用的挂账科目的维护操作的入口</w:t>
            </w:r>
          </w:p>
        </w:tc>
      </w:tr>
      <w:tr w:rsidR="00F21884" w:rsidRPr="00531C5E" w14:paraId="6F0D5C9C" w14:textId="77777777" w:rsidTr="000805D3">
        <w:trPr>
          <w:trHeight w:val="454"/>
        </w:trPr>
        <w:tc>
          <w:tcPr>
            <w:tcW w:w="1807" w:type="dxa"/>
            <w:vMerge/>
            <w:tcBorders>
              <w:left w:val="single" w:sz="18" w:space="0" w:color="auto"/>
              <w:right w:val="single" w:sz="4" w:space="0" w:color="auto"/>
            </w:tcBorders>
            <w:vAlign w:val="center"/>
          </w:tcPr>
          <w:p w14:paraId="7CDE096C"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D1C64B3" w14:textId="77777777" w:rsidR="00F21884" w:rsidRPr="0062552E" w:rsidRDefault="00F21884" w:rsidP="00F21884">
            <w:pPr>
              <w:rPr>
                <w:rFonts w:ascii="宋体" w:hAnsi="宋体"/>
                <w:szCs w:val="21"/>
              </w:rPr>
            </w:pPr>
            <w:r w:rsidRPr="0062552E">
              <w:rPr>
                <w:rFonts w:ascii="宋体" w:hAnsi="宋体"/>
                <w:szCs w:val="21"/>
              </w:rPr>
              <w:t>0019080</w:t>
            </w:r>
          </w:p>
        </w:tc>
        <w:tc>
          <w:tcPr>
            <w:tcW w:w="2755" w:type="dxa"/>
            <w:tcBorders>
              <w:top w:val="single" w:sz="4" w:space="0" w:color="auto"/>
              <w:left w:val="single" w:sz="4" w:space="0" w:color="auto"/>
              <w:bottom w:val="single" w:sz="4" w:space="0" w:color="auto"/>
              <w:right w:val="single" w:sz="4" w:space="0" w:color="auto"/>
            </w:tcBorders>
            <w:vAlign w:val="center"/>
          </w:tcPr>
          <w:p w14:paraId="75501997" w14:textId="77777777" w:rsidR="00F21884" w:rsidRPr="0062552E" w:rsidRDefault="00F21884" w:rsidP="00F21884">
            <w:pPr>
              <w:rPr>
                <w:rFonts w:ascii="宋体" w:hAnsi="宋体"/>
                <w:szCs w:val="21"/>
              </w:rPr>
            </w:pPr>
            <w:r w:rsidRPr="0062552E">
              <w:rPr>
                <w:rFonts w:ascii="宋体" w:hAnsi="宋体" w:hint="eastAsia"/>
                <w:szCs w:val="21"/>
              </w:rPr>
              <w:t>各应用的挂账科目维护-增加</w:t>
            </w:r>
          </w:p>
        </w:tc>
        <w:tc>
          <w:tcPr>
            <w:tcW w:w="567" w:type="dxa"/>
            <w:tcBorders>
              <w:top w:val="single" w:sz="4" w:space="0" w:color="auto"/>
              <w:left w:val="single" w:sz="4" w:space="0" w:color="auto"/>
              <w:bottom w:val="single" w:sz="4" w:space="0" w:color="auto"/>
              <w:right w:val="single" w:sz="4" w:space="0" w:color="auto"/>
            </w:tcBorders>
            <w:vAlign w:val="center"/>
          </w:tcPr>
          <w:p w14:paraId="1CF2ABB8" w14:textId="77777777" w:rsidR="00F21884" w:rsidRPr="00531C5E" w:rsidRDefault="00F21884" w:rsidP="00F21884">
            <w:pPr>
              <w:rPr>
                <w:rFonts w:ascii="宋体" w:hAnsi="宋体"/>
                <w:szCs w:val="21"/>
              </w:rPr>
            </w:pPr>
            <w:r w:rsidRPr="009D626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4B2810C" w14:textId="201C2A0D" w:rsidR="00F21884" w:rsidRPr="00531C5E" w:rsidRDefault="009C045D" w:rsidP="00F21884">
            <w:pPr>
              <w:rPr>
                <w:rFonts w:ascii="宋体" w:hAnsi="宋体"/>
                <w:szCs w:val="21"/>
              </w:rPr>
            </w:pPr>
            <w:r>
              <w:rPr>
                <w:rFonts w:ascii="宋体" w:hAnsi="宋体" w:cs="Arial" w:hint="eastAsia"/>
              </w:rPr>
              <w:t>用于增加一笔各应用的挂账科目的记录。</w:t>
            </w:r>
          </w:p>
        </w:tc>
      </w:tr>
      <w:tr w:rsidR="00F21884" w:rsidRPr="00531C5E" w14:paraId="3B719FFF" w14:textId="77777777" w:rsidTr="000805D3">
        <w:trPr>
          <w:trHeight w:val="454"/>
        </w:trPr>
        <w:tc>
          <w:tcPr>
            <w:tcW w:w="1807" w:type="dxa"/>
            <w:vMerge/>
            <w:tcBorders>
              <w:left w:val="single" w:sz="18" w:space="0" w:color="auto"/>
              <w:right w:val="single" w:sz="4" w:space="0" w:color="auto"/>
            </w:tcBorders>
            <w:vAlign w:val="center"/>
          </w:tcPr>
          <w:p w14:paraId="6EA6AFCD"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BB3314E" w14:textId="77777777" w:rsidR="00F21884" w:rsidRPr="0062552E" w:rsidRDefault="00F21884" w:rsidP="00F21884">
            <w:pPr>
              <w:rPr>
                <w:rFonts w:ascii="宋体" w:hAnsi="宋体"/>
                <w:szCs w:val="21"/>
              </w:rPr>
            </w:pPr>
            <w:r w:rsidRPr="0062552E">
              <w:rPr>
                <w:rFonts w:ascii="宋体" w:hAnsi="宋体"/>
                <w:szCs w:val="21"/>
              </w:rPr>
              <w:t>0019080</w:t>
            </w:r>
          </w:p>
        </w:tc>
        <w:tc>
          <w:tcPr>
            <w:tcW w:w="2755" w:type="dxa"/>
            <w:tcBorders>
              <w:top w:val="single" w:sz="4" w:space="0" w:color="auto"/>
              <w:left w:val="single" w:sz="4" w:space="0" w:color="auto"/>
              <w:bottom w:val="single" w:sz="4" w:space="0" w:color="auto"/>
              <w:right w:val="single" w:sz="4" w:space="0" w:color="auto"/>
            </w:tcBorders>
            <w:vAlign w:val="center"/>
          </w:tcPr>
          <w:p w14:paraId="74772B1D" w14:textId="77777777" w:rsidR="00F21884" w:rsidRPr="0062552E" w:rsidRDefault="00F21884" w:rsidP="00F21884">
            <w:pPr>
              <w:rPr>
                <w:rFonts w:ascii="宋体" w:hAnsi="宋体"/>
                <w:szCs w:val="21"/>
              </w:rPr>
            </w:pPr>
            <w:r w:rsidRPr="0062552E">
              <w:rPr>
                <w:rFonts w:ascii="宋体" w:hAnsi="宋体" w:hint="eastAsia"/>
                <w:szCs w:val="21"/>
              </w:rPr>
              <w:t>各应用的挂账科目维护-修改</w:t>
            </w:r>
          </w:p>
        </w:tc>
        <w:tc>
          <w:tcPr>
            <w:tcW w:w="567" w:type="dxa"/>
            <w:tcBorders>
              <w:top w:val="single" w:sz="4" w:space="0" w:color="auto"/>
              <w:left w:val="single" w:sz="4" w:space="0" w:color="auto"/>
              <w:bottom w:val="single" w:sz="4" w:space="0" w:color="auto"/>
              <w:right w:val="single" w:sz="4" w:space="0" w:color="auto"/>
            </w:tcBorders>
            <w:vAlign w:val="center"/>
          </w:tcPr>
          <w:p w14:paraId="1ABDF711" w14:textId="77777777" w:rsidR="00F21884" w:rsidRPr="00531C5E" w:rsidRDefault="00F21884" w:rsidP="00F21884">
            <w:pPr>
              <w:rPr>
                <w:rFonts w:ascii="宋体" w:hAnsi="宋体"/>
                <w:szCs w:val="21"/>
              </w:rPr>
            </w:pPr>
            <w:r w:rsidRPr="009D626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4BC00A6" w14:textId="44CF0F59" w:rsidR="00F21884" w:rsidRPr="00531C5E" w:rsidRDefault="009C045D" w:rsidP="00F21884">
            <w:pPr>
              <w:rPr>
                <w:rFonts w:ascii="宋体" w:hAnsi="宋体"/>
                <w:szCs w:val="21"/>
              </w:rPr>
            </w:pPr>
            <w:r>
              <w:rPr>
                <w:rFonts w:ascii="宋体" w:hAnsi="宋体" w:cs="Arial" w:hint="eastAsia"/>
              </w:rPr>
              <w:t>用于修改</w:t>
            </w:r>
            <w:r w:rsidR="00A7421D">
              <w:rPr>
                <w:rFonts w:ascii="宋体" w:hAnsi="宋体" w:cs="Arial" w:hint="eastAsia"/>
              </w:rPr>
              <w:t>指定的</w:t>
            </w:r>
            <w:r>
              <w:rPr>
                <w:rFonts w:ascii="宋体" w:hAnsi="宋体" w:cs="Arial" w:hint="eastAsia"/>
              </w:rPr>
              <w:t>各应用的挂账科目的记录。</w:t>
            </w:r>
          </w:p>
        </w:tc>
      </w:tr>
      <w:tr w:rsidR="00F21884" w:rsidRPr="00531C5E" w14:paraId="471B66F5" w14:textId="77777777" w:rsidTr="000805D3">
        <w:trPr>
          <w:trHeight w:val="454"/>
        </w:trPr>
        <w:tc>
          <w:tcPr>
            <w:tcW w:w="1807" w:type="dxa"/>
            <w:vMerge/>
            <w:tcBorders>
              <w:left w:val="single" w:sz="18" w:space="0" w:color="auto"/>
              <w:right w:val="single" w:sz="4" w:space="0" w:color="auto"/>
            </w:tcBorders>
            <w:vAlign w:val="center"/>
          </w:tcPr>
          <w:p w14:paraId="1113BC40"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D29A915" w14:textId="77777777" w:rsidR="00F21884" w:rsidRPr="0062552E" w:rsidRDefault="00F21884" w:rsidP="00F21884">
            <w:pPr>
              <w:rPr>
                <w:rFonts w:ascii="宋体" w:hAnsi="宋体"/>
                <w:szCs w:val="21"/>
              </w:rPr>
            </w:pPr>
            <w:r w:rsidRPr="0062552E">
              <w:rPr>
                <w:rFonts w:ascii="宋体" w:hAnsi="宋体"/>
                <w:szCs w:val="21"/>
              </w:rPr>
              <w:t>0019080</w:t>
            </w:r>
          </w:p>
        </w:tc>
        <w:tc>
          <w:tcPr>
            <w:tcW w:w="2755" w:type="dxa"/>
            <w:tcBorders>
              <w:top w:val="single" w:sz="4" w:space="0" w:color="auto"/>
              <w:left w:val="single" w:sz="4" w:space="0" w:color="auto"/>
              <w:bottom w:val="single" w:sz="4" w:space="0" w:color="auto"/>
              <w:right w:val="single" w:sz="4" w:space="0" w:color="auto"/>
            </w:tcBorders>
            <w:vAlign w:val="center"/>
          </w:tcPr>
          <w:p w14:paraId="02486F90" w14:textId="77777777" w:rsidR="00F21884" w:rsidRPr="0062552E" w:rsidRDefault="00F21884" w:rsidP="00F21884">
            <w:pPr>
              <w:rPr>
                <w:rFonts w:ascii="宋体" w:hAnsi="宋体"/>
                <w:szCs w:val="21"/>
              </w:rPr>
            </w:pPr>
            <w:r w:rsidRPr="0062552E">
              <w:rPr>
                <w:rFonts w:ascii="宋体" w:hAnsi="宋体" w:hint="eastAsia"/>
                <w:szCs w:val="21"/>
              </w:rPr>
              <w:t>各应用的挂账科目维护-</w:t>
            </w:r>
            <w:r>
              <w:rPr>
                <w:rFonts w:ascii="宋体" w:hAnsi="宋体" w:hint="eastAsia"/>
                <w:szCs w:val="21"/>
              </w:rPr>
              <w:t>删除</w:t>
            </w:r>
          </w:p>
        </w:tc>
        <w:tc>
          <w:tcPr>
            <w:tcW w:w="567" w:type="dxa"/>
            <w:tcBorders>
              <w:top w:val="single" w:sz="4" w:space="0" w:color="auto"/>
              <w:left w:val="single" w:sz="4" w:space="0" w:color="auto"/>
              <w:bottom w:val="single" w:sz="4" w:space="0" w:color="auto"/>
              <w:right w:val="single" w:sz="4" w:space="0" w:color="auto"/>
            </w:tcBorders>
            <w:vAlign w:val="center"/>
          </w:tcPr>
          <w:p w14:paraId="2FEC8E20" w14:textId="77777777" w:rsidR="00F21884" w:rsidRPr="00531C5E" w:rsidRDefault="00F21884" w:rsidP="00F21884">
            <w:pPr>
              <w:rPr>
                <w:rFonts w:ascii="宋体" w:hAnsi="宋体"/>
                <w:szCs w:val="21"/>
              </w:rPr>
            </w:pPr>
            <w:r w:rsidRPr="009D626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1153EEA" w14:textId="5F8EE08D" w:rsidR="00F21884" w:rsidRPr="00531C5E" w:rsidRDefault="009C045D" w:rsidP="00F21884">
            <w:pPr>
              <w:rPr>
                <w:rFonts w:ascii="宋体" w:hAnsi="宋体"/>
                <w:szCs w:val="21"/>
              </w:rPr>
            </w:pPr>
            <w:r>
              <w:rPr>
                <w:rFonts w:ascii="宋体" w:hAnsi="宋体" w:cs="Arial" w:hint="eastAsia"/>
              </w:rPr>
              <w:t>用于删除</w:t>
            </w:r>
            <w:r w:rsidR="00A7421D">
              <w:rPr>
                <w:rFonts w:ascii="宋体" w:hAnsi="宋体" w:cs="Arial" w:hint="eastAsia"/>
              </w:rPr>
              <w:t>指定的</w:t>
            </w:r>
            <w:r>
              <w:rPr>
                <w:rFonts w:ascii="宋体" w:hAnsi="宋体" w:cs="Arial" w:hint="eastAsia"/>
              </w:rPr>
              <w:t>各应用的挂账科目的记录。</w:t>
            </w:r>
          </w:p>
        </w:tc>
      </w:tr>
      <w:tr w:rsidR="00F21884" w:rsidRPr="00531C5E" w14:paraId="5596FC36" w14:textId="77777777" w:rsidTr="000805D3">
        <w:trPr>
          <w:trHeight w:val="454"/>
        </w:trPr>
        <w:tc>
          <w:tcPr>
            <w:tcW w:w="1807" w:type="dxa"/>
            <w:vMerge/>
            <w:tcBorders>
              <w:left w:val="single" w:sz="18" w:space="0" w:color="auto"/>
              <w:right w:val="single" w:sz="4" w:space="0" w:color="auto"/>
            </w:tcBorders>
            <w:vAlign w:val="center"/>
          </w:tcPr>
          <w:p w14:paraId="01499794" w14:textId="77777777" w:rsidR="00F21884" w:rsidRDefault="00F21884" w:rsidP="00F2188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F48C2AF" w14:textId="77777777" w:rsidR="00F21884" w:rsidRPr="0062552E" w:rsidRDefault="00F21884" w:rsidP="00F21884">
            <w:pPr>
              <w:rPr>
                <w:rFonts w:ascii="宋体" w:hAnsi="宋体"/>
                <w:szCs w:val="21"/>
              </w:rPr>
            </w:pPr>
            <w:r w:rsidRPr="0062552E">
              <w:rPr>
                <w:rFonts w:ascii="宋体" w:hAnsi="宋体"/>
                <w:szCs w:val="21"/>
              </w:rPr>
              <w:t>0019080</w:t>
            </w:r>
          </w:p>
        </w:tc>
        <w:tc>
          <w:tcPr>
            <w:tcW w:w="2755" w:type="dxa"/>
            <w:tcBorders>
              <w:top w:val="single" w:sz="4" w:space="0" w:color="auto"/>
              <w:left w:val="single" w:sz="4" w:space="0" w:color="auto"/>
              <w:bottom w:val="single" w:sz="4" w:space="0" w:color="auto"/>
              <w:right w:val="single" w:sz="4" w:space="0" w:color="auto"/>
            </w:tcBorders>
            <w:vAlign w:val="center"/>
          </w:tcPr>
          <w:p w14:paraId="25619D14" w14:textId="77777777" w:rsidR="00F21884" w:rsidRPr="0062552E" w:rsidRDefault="00F21884" w:rsidP="00F21884">
            <w:pPr>
              <w:rPr>
                <w:rFonts w:ascii="宋体" w:hAnsi="宋体"/>
                <w:szCs w:val="21"/>
              </w:rPr>
            </w:pPr>
            <w:r w:rsidRPr="0062552E">
              <w:rPr>
                <w:rFonts w:ascii="宋体" w:hAnsi="宋体" w:hint="eastAsia"/>
                <w:szCs w:val="21"/>
              </w:rPr>
              <w:t>各应用的挂账科目维护-</w:t>
            </w:r>
            <w:r>
              <w:rPr>
                <w:rFonts w:ascii="宋体" w:hAnsi="宋体" w:hint="eastAsia"/>
                <w:szCs w:val="21"/>
              </w:rPr>
              <w:t>查询</w:t>
            </w:r>
          </w:p>
        </w:tc>
        <w:tc>
          <w:tcPr>
            <w:tcW w:w="567" w:type="dxa"/>
            <w:tcBorders>
              <w:top w:val="single" w:sz="4" w:space="0" w:color="auto"/>
              <w:left w:val="single" w:sz="4" w:space="0" w:color="auto"/>
              <w:bottom w:val="single" w:sz="4" w:space="0" w:color="auto"/>
              <w:right w:val="single" w:sz="4" w:space="0" w:color="auto"/>
            </w:tcBorders>
            <w:vAlign w:val="center"/>
          </w:tcPr>
          <w:p w14:paraId="2CD3BDB1" w14:textId="77777777" w:rsidR="00F21884" w:rsidRPr="00531C5E" w:rsidRDefault="00F21884" w:rsidP="00F21884">
            <w:pPr>
              <w:rPr>
                <w:rFonts w:ascii="宋体" w:hAnsi="宋体"/>
                <w:szCs w:val="21"/>
              </w:rPr>
            </w:pPr>
            <w:r w:rsidRPr="009D626A">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220F655" w14:textId="577603EB" w:rsidR="00F21884" w:rsidRPr="00531C5E" w:rsidRDefault="009C045D" w:rsidP="00F21884">
            <w:pPr>
              <w:rPr>
                <w:rFonts w:ascii="宋体" w:hAnsi="宋体"/>
                <w:szCs w:val="21"/>
              </w:rPr>
            </w:pPr>
            <w:r>
              <w:rPr>
                <w:rFonts w:ascii="宋体" w:hAnsi="宋体" w:cs="Arial" w:hint="eastAsia"/>
              </w:rPr>
              <w:t>用于查询</w:t>
            </w:r>
            <w:r w:rsidR="00A7421D">
              <w:rPr>
                <w:rFonts w:ascii="宋体" w:hAnsi="宋体" w:cs="Arial" w:hint="eastAsia"/>
              </w:rPr>
              <w:t>指定的</w:t>
            </w:r>
            <w:r>
              <w:rPr>
                <w:rFonts w:ascii="宋体" w:hAnsi="宋体" w:cs="Arial" w:hint="eastAsia"/>
              </w:rPr>
              <w:t>各应用的挂账科目的记录。</w:t>
            </w:r>
          </w:p>
        </w:tc>
      </w:tr>
      <w:tr w:rsidR="00AE6544" w:rsidRPr="00531C5E" w14:paraId="19DD72DC" w14:textId="77777777" w:rsidTr="000805D3">
        <w:trPr>
          <w:trHeight w:val="454"/>
        </w:trPr>
        <w:tc>
          <w:tcPr>
            <w:tcW w:w="1807" w:type="dxa"/>
            <w:vMerge w:val="restart"/>
            <w:tcBorders>
              <w:left w:val="single" w:sz="18" w:space="0" w:color="auto"/>
              <w:right w:val="single" w:sz="4" w:space="0" w:color="auto"/>
            </w:tcBorders>
            <w:vAlign w:val="center"/>
          </w:tcPr>
          <w:p w14:paraId="4ABD95FC" w14:textId="066F77E2" w:rsidR="00AE6544" w:rsidRPr="00554637" w:rsidRDefault="00AE6544" w:rsidP="00AE6544">
            <w:pPr>
              <w:rPr>
                <w:rFonts w:ascii="宋体" w:hAnsi="宋体"/>
                <w:szCs w:val="21"/>
              </w:rPr>
            </w:pPr>
            <w:r>
              <w:rPr>
                <w:rFonts w:ascii="宋体" w:hAnsi="宋体" w:hint="eastAsia"/>
                <w:szCs w:val="21"/>
              </w:rPr>
              <w:t>核算</w:t>
            </w:r>
            <w:r w:rsidRPr="00554637">
              <w:rPr>
                <w:rFonts w:ascii="宋体" w:hAnsi="宋体" w:hint="eastAsia"/>
                <w:szCs w:val="21"/>
              </w:rPr>
              <w:t>机构参数维护</w:t>
            </w:r>
          </w:p>
        </w:tc>
        <w:tc>
          <w:tcPr>
            <w:tcW w:w="1134" w:type="dxa"/>
            <w:tcBorders>
              <w:top w:val="single" w:sz="4" w:space="0" w:color="auto"/>
              <w:left w:val="single" w:sz="4" w:space="0" w:color="auto"/>
              <w:bottom w:val="single" w:sz="4" w:space="0" w:color="auto"/>
              <w:right w:val="single" w:sz="4" w:space="0" w:color="auto"/>
            </w:tcBorders>
            <w:vAlign w:val="center"/>
          </w:tcPr>
          <w:p w14:paraId="662FCE7E" w14:textId="7D56DDE2" w:rsidR="00AE6544" w:rsidRPr="0062552E" w:rsidRDefault="00AE6544" w:rsidP="00AE6544">
            <w:pPr>
              <w:rPr>
                <w:rFonts w:ascii="宋体" w:hAnsi="宋体"/>
                <w:szCs w:val="21"/>
              </w:rPr>
            </w:pPr>
            <w:r w:rsidRPr="0062552E">
              <w:rPr>
                <w:rFonts w:ascii="宋体" w:hAnsi="宋体"/>
                <w:szCs w:val="21"/>
              </w:rPr>
              <w:t>0019051</w:t>
            </w:r>
          </w:p>
        </w:tc>
        <w:tc>
          <w:tcPr>
            <w:tcW w:w="2755" w:type="dxa"/>
            <w:tcBorders>
              <w:top w:val="single" w:sz="4" w:space="0" w:color="auto"/>
              <w:left w:val="single" w:sz="4" w:space="0" w:color="auto"/>
              <w:bottom w:val="single" w:sz="4" w:space="0" w:color="auto"/>
              <w:right w:val="single" w:sz="4" w:space="0" w:color="auto"/>
            </w:tcBorders>
            <w:vAlign w:val="center"/>
          </w:tcPr>
          <w:p w14:paraId="5311B1D5" w14:textId="088B1D91" w:rsidR="00AE6544" w:rsidRPr="0062552E" w:rsidRDefault="00AE6544" w:rsidP="00AE6544">
            <w:pPr>
              <w:rPr>
                <w:rFonts w:ascii="宋体" w:hAnsi="宋体"/>
                <w:szCs w:val="21"/>
              </w:rPr>
            </w:pPr>
            <w:r>
              <w:rPr>
                <w:rFonts w:ascii="宋体" w:hAnsi="宋体" w:hint="eastAsia"/>
                <w:szCs w:val="21"/>
              </w:rPr>
              <w:t>核算</w:t>
            </w:r>
            <w:r w:rsidRPr="0062552E">
              <w:rPr>
                <w:rFonts w:ascii="宋体" w:hAnsi="宋体" w:hint="eastAsia"/>
                <w:szCs w:val="21"/>
              </w:rPr>
              <w:t>机构参数维护-入口</w:t>
            </w:r>
          </w:p>
        </w:tc>
        <w:tc>
          <w:tcPr>
            <w:tcW w:w="567" w:type="dxa"/>
            <w:tcBorders>
              <w:top w:val="single" w:sz="4" w:space="0" w:color="auto"/>
              <w:left w:val="single" w:sz="4" w:space="0" w:color="auto"/>
              <w:bottom w:val="single" w:sz="4" w:space="0" w:color="auto"/>
              <w:right w:val="single" w:sz="4" w:space="0" w:color="auto"/>
            </w:tcBorders>
            <w:vAlign w:val="center"/>
          </w:tcPr>
          <w:p w14:paraId="68E00E18" w14:textId="5BF9FDE5" w:rsidR="00AE6544" w:rsidRPr="00D56684"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7689A720" w14:textId="21B8E51E" w:rsidR="00AE6544" w:rsidRPr="00531C5E" w:rsidRDefault="009C045D" w:rsidP="00AE6544">
            <w:pPr>
              <w:rPr>
                <w:rFonts w:ascii="宋体" w:hAnsi="宋体"/>
                <w:szCs w:val="21"/>
              </w:rPr>
            </w:pPr>
            <w:r>
              <w:rPr>
                <w:rFonts w:ascii="宋体" w:hAnsi="宋体" w:hint="eastAsia"/>
              </w:rPr>
              <w:t>提供核算机构参数的查询、新增、修改、删除操作入口。</w:t>
            </w:r>
          </w:p>
        </w:tc>
      </w:tr>
      <w:tr w:rsidR="00AE6544" w:rsidRPr="00531C5E" w14:paraId="64A4A093" w14:textId="77777777" w:rsidTr="000805D3">
        <w:trPr>
          <w:trHeight w:val="454"/>
        </w:trPr>
        <w:tc>
          <w:tcPr>
            <w:tcW w:w="1807" w:type="dxa"/>
            <w:vMerge/>
            <w:tcBorders>
              <w:left w:val="single" w:sz="18" w:space="0" w:color="auto"/>
              <w:right w:val="single" w:sz="4" w:space="0" w:color="auto"/>
            </w:tcBorders>
            <w:vAlign w:val="center"/>
          </w:tcPr>
          <w:p w14:paraId="5F8C1BB1" w14:textId="77777777" w:rsidR="00AE6544" w:rsidRPr="00554637"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D0F30DE" w14:textId="208E1934" w:rsidR="00AE6544" w:rsidRPr="0062552E" w:rsidRDefault="00AE6544" w:rsidP="00AE6544">
            <w:pPr>
              <w:rPr>
                <w:rFonts w:ascii="宋体" w:hAnsi="宋体"/>
                <w:szCs w:val="21"/>
              </w:rPr>
            </w:pPr>
            <w:r w:rsidRPr="0062552E">
              <w:rPr>
                <w:rFonts w:ascii="宋体" w:hAnsi="宋体"/>
                <w:szCs w:val="21"/>
              </w:rPr>
              <w:t>0019010</w:t>
            </w:r>
          </w:p>
        </w:tc>
        <w:tc>
          <w:tcPr>
            <w:tcW w:w="2755" w:type="dxa"/>
            <w:tcBorders>
              <w:top w:val="single" w:sz="4" w:space="0" w:color="auto"/>
              <w:left w:val="single" w:sz="4" w:space="0" w:color="auto"/>
              <w:bottom w:val="single" w:sz="4" w:space="0" w:color="auto"/>
              <w:right w:val="single" w:sz="4" w:space="0" w:color="auto"/>
            </w:tcBorders>
            <w:vAlign w:val="center"/>
          </w:tcPr>
          <w:p w14:paraId="6AD266C6" w14:textId="06699FA9" w:rsidR="00AE6544" w:rsidRPr="0062552E" w:rsidRDefault="00AE6544" w:rsidP="00AE6544">
            <w:pPr>
              <w:rPr>
                <w:rFonts w:ascii="宋体" w:hAnsi="宋体"/>
                <w:szCs w:val="21"/>
              </w:rPr>
            </w:pPr>
            <w:r>
              <w:rPr>
                <w:rFonts w:ascii="宋体" w:hAnsi="宋体" w:hint="eastAsia"/>
                <w:szCs w:val="21"/>
              </w:rPr>
              <w:t>核算</w:t>
            </w:r>
            <w:r w:rsidRPr="0062552E">
              <w:rPr>
                <w:rFonts w:ascii="宋体" w:hAnsi="宋体" w:hint="eastAsia"/>
                <w:szCs w:val="21"/>
              </w:rPr>
              <w:t>机构参数维护-增加</w:t>
            </w:r>
          </w:p>
        </w:tc>
        <w:tc>
          <w:tcPr>
            <w:tcW w:w="567" w:type="dxa"/>
            <w:tcBorders>
              <w:top w:val="single" w:sz="4" w:space="0" w:color="auto"/>
              <w:left w:val="single" w:sz="4" w:space="0" w:color="auto"/>
              <w:bottom w:val="single" w:sz="4" w:space="0" w:color="auto"/>
              <w:right w:val="single" w:sz="4" w:space="0" w:color="auto"/>
            </w:tcBorders>
            <w:vAlign w:val="center"/>
          </w:tcPr>
          <w:p w14:paraId="24BDA7A0" w14:textId="1D1EB99D" w:rsidR="00AE6544" w:rsidRPr="00D56684"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AD47BF8" w14:textId="0929085F" w:rsidR="00AE6544" w:rsidRPr="00531C5E" w:rsidRDefault="009C045D" w:rsidP="00AE6544">
            <w:pPr>
              <w:rPr>
                <w:rFonts w:ascii="宋体" w:hAnsi="宋体"/>
                <w:szCs w:val="21"/>
              </w:rPr>
            </w:pPr>
            <w:r>
              <w:rPr>
                <w:rFonts w:ascii="宋体" w:hAnsi="宋体" w:cs="Arial" w:hint="eastAsia"/>
              </w:rPr>
              <w:t>用于增加一笔核算机构参数记录。</w:t>
            </w:r>
          </w:p>
        </w:tc>
      </w:tr>
      <w:tr w:rsidR="00AE6544" w:rsidRPr="00531C5E" w14:paraId="7099DA34" w14:textId="77777777" w:rsidTr="000805D3">
        <w:trPr>
          <w:trHeight w:val="454"/>
        </w:trPr>
        <w:tc>
          <w:tcPr>
            <w:tcW w:w="1807" w:type="dxa"/>
            <w:vMerge/>
            <w:tcBorders>
              <w:left w:val="single" w:sz="18" w:space="0" w:color="auto"/>
              <w:right w:val="single" w:sz="4" w:space="0" w:color="auto"/>
            </w:tcBorders>
            <w:vAlign w:val="center"/>
          </w:tcPr>
          <w:p w14:paraId="1AB10C2F" w14:textId="77777777" w:rsidR="00AE6544" w:rsidRPr="00554637"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52D2651" w14:textId="3EC37DBF" w:rsidR="00AE6544" w:rsidRPr="0062552E" w:rsidRDefault="00AE6544" w:rsidP="00AE6544">
            <w:pPr>
              <w:rPr>
                <w:rFonts w:ascii="宋体" w:hAnsi="宋体"/>
                <w:szCs w:val="21"/>
              </w:rPr>
            </w:pPr>
            <w:r w:rsidRPr="0062552E">
              <w:rPr>
                <w:rFonts w:ascii="宋体" w:hAnsi="宋体"/>
                <w:szCs w:val="21"/>
              </w:rPr>
              <w:t>0019010</w:t>
            </w:r>
          </w:p>
        </w:tc>
        <w:tc>
          <w:tcPr>
            <w:tcW w:w="2755" w:type="dxa"/>
            <w:tcBorders>
              <w:top w:val="single" w:sz="4" w:space="0" w:color="auto"/>
              <w:left w:val="single" w:sz="4" w:space="0" w:color="auto"/>
              <w:bottom w:val="single" w:sz="4" w:space="0" w:color="auto"/>
              <w:right w:val="single" w:sz="4" w:space="0" w:color="auto"/>
            </w:tcBorders>
            <w:vAlign w:val="center"/>
          </w:tcPr>
          <w:p w14:paraId="0023B098" w14:textId="6CBBEDB0" w:rsidR="00AE6544" w:rsidRPr="0062552E" w:rsidRDefault="00AE6544" w:rsidP="00AE6544">
            <w:pPr>
              <w:rPr>
                <w:rFonts w:ascii="宋体" w:hAnsi="宋体"/>
                <w:szCs w:val="21"/>
              </w:rPr>
            </w:pPr>
            <w:r>
              <w:rPr>
                <w:rFonts w:ascii="宋体" w:hAnsi="宋体" w:hint="eastAsia"/>
                <w:szCs w:val="21"/>
              </w:rPr>
              <w:t>核算</w:t>
            </w:r>
            <w:r w:rsidRPr="0062552E">
              <w:rPr>
                <w:rFonts w:ascii="宋体" w:hAnsi="宋体" w:hint="eastAsia"/>
                <w:szCs w:val="21"/>
              </w:rPr>
              <w:t>机构参数维护-修改</w:t>
            </w:r>
          </w:p>
        </w:tc>
        <w:tc>
          <w:tcPr>
            <w:tcW w:w="567" w:type="dxa"/>
            <w:tcBorders>
              <w:top w:val="single" w:sz="4" w:space="0" w:color="auto"/>
              <w:left w:val="single" w:sz="4" w:space="0" w:color="auto"/>
              <w:bottom w:val="single" w:sz="4" w:space="0" w:color="auto"/>
              <w:right w:val="single" w:sz="4" w:space="0" w:color="auto"/>
            </w:tcBorders>
            <w:vAlign w:val="center"/>
          </w:tcPr>
          <w:p w14:paraId="743A6F6A" w14:textId="009A68F6" w:rsidR="00AE6544" w:rsidRPr="00D56684"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00D11832" w14:textId="26B41402" w:rsidR="00AE6544" w:rsidRPr="00531C5E" w:rsidRDefault="009C045D" w:rsidP="00AE6544">
            <w:pPr>
              <w:rPr>
                <w:rFonts w:ascii="宋体" w:hAnsi="宋体"/>
                <w:szCs w:val="21"/>
              </w:rPr>
            </w:pPr>
            <w:r>
              <w:rPr>
                <w:rFonts w:ascii="宋体" w:hAnsi="宋体" w:cs="Arial" w:hint="eastAsia"/>
              </w:rPr>
              <w:t>用于修改</w:t>
            </w:r>
            <w:r w:rsidR="00A7421D">
              <w:rPr>
                <w:rFonts w:ascii="宋体" w:hAnsi="宋体" w:cs="Arial" w:hint="eastAsia"/>
              </w:rPr>
              <w:t>指定</w:t>
            </w:r>
            <w:r>
              <w:rPr>
                <w:rFonts w:ascii="宋体" w:hAnsi="宋体" w:cs="Arial" w:hint="eastAsia"/>
              </w:rPr>
              <w:t>核算机构参数记录。</w:t>
            </w:r>
          </w:p>
        </w:tc>
      </w:tr>
      <w:tr w:rsidR="00AE6544" w:rsidRPr="00531C5E" w14:paraId="3CF30845" w14:textId="77777777" w:rsidTr="000805D3">
        <w:trPr>
          <w:trHeight w:val="454"/>
        </w:trPr>
        <w:tc>
          <w:tcPr>
            <w:tcW w:w="1807" w:type="dxa"/>
            <w:vMerge/>
            <w:tcBorders>
              <w:left w:val="single" w:sz="18" w:space="0" w:color="auto"/>
              <w:right w:val="single" w:sz="4" w:space="0" w:color="auto"/>
            </w:tcBorders>
            <w:vAlign w:val="center"/>
          </w:tcPr>
          <w:p w14:paraId="5954E4E4" w14:textId="77777777" w:rsidR="00AE6544" w:rsidRPr="00554637"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8DDE8B4" w14:textId="3EB947C2" w:rsidR="00AE6544" w:rsidRPr="0062552E" w:rsidRDefault="00AE6544" w:rsidP="00AE6544">
            <w:pPr>
              <w:rPr>
                <w:rFonts w:ascii="宋体" w:hAnsi="宋体"/>
                <w:szCs w:val="21"/>
              </w:rPr>
            </w:pPr>
            <w:r w:rsidRPr="0062552E">
              <w:rPr>
                <w:rFonts w:ascii="宋体" w:hAnsi="宋体"/>
                <w:szCs w:val="21"/>
              </w:rPr>
              <w:t>0019010</w:t>
            </w:r>
          </w:p>
        </w:tc>
        <w:tc>
          <w:tcPr>
            <w:tcW w:w="2755" w:type="dxa"/>
            <w:tcBorders>
              <w:top w:val="single" w:sz="4" w:space="0" w:color="auto"/>
              <w:left w:val="single" w:sz="4" w:space="0" w:color="auto"/>
              <w:bottom w:val="single" w:sz="4" w:space="0" w:color="auto"/>
              <w:right w:val="single" w:sz="4" w:space="0" w:color="auto"/>
            </w:tcBorders>
            <w:vAlign w:val="center"/>
          </w:tcPr>
          <w:p w14:paraId="64350E1E" w14:textId="6502C5A0" w:rsidR="00AE6544" w:rsidRPr="0062552E" w:rsidRDefault="00AE6544" w:rsidP="00AE6544">
            <w:pPr>
              <w:rPr>
                <w:rFonts w:ascii="宋体" w:hAnsi="宋体"/>
                <w:szCs w:val="21"/>
              </w:rPr>
            </w:pPr>
            <w:r>
              <w:rPr>
                <w:rFonts w:ascii="宋体" w:hAnsi="宋体" w:hint="eastAsia"/>
                <w:szCs w:val="21"/>
              </w:rPr>
              <w:t>核算</w:t>
            </w:r>
            <w:r w:rsidRPr="0062552E">
              <w:rPr>
                <w:rFonts w:ascii="宋体" w:hAnsi="宋体" w:hint="eastAsia"/>
                <w:szCs w:val="21"/>
              </w:rPr>
              <w:t>机构参数维护-</w:t>
            </w:r>
            <w:r>
              <w:rPr>
                <w:rFonts w:ascii="宋体" w:hAnsi="宋体" w:hint="eastAsia"/>
                <w:szCs w:val="21"/>
              </w:rPr>
              <w:t>删除</w:t>
            </w:r>
          </w:p>
        </w:tc>
        <w:tc>
          <w:tcPr>
            <w:tcW w:w="567" w:type="dxa"/>
            <w:tcBorders>
              <w:top w:val="single" w:sz="4" w:space="0" w:color="auto"/>
              <w:left w:val="single" w:sz="4" w:space="0" w:color="auto"/>
              <w:bottom w:val="single" w:sz="4" w:space="0" w:color="auto"/>
              <w:right w:val="single" w:sz="4" w:space="0" w:color="auto"/>
            </w:tcBorders>
            <w:vAlign w:val="center"/>
          </w:tcPr>
          <w:p w14:paraId="626B6EBC" w14:textId="366482DC" w:rsidR="00AE6544" w:rsidRPr="00D56684"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E841A55" w14:textId="205CA066" w:rsidR="00AE6544" w:rsidRPr="00531C5E" w:rsidRDefault="009C045D" w:rsidP="00AE6544">
            <w:pPr>
              <w:rPr>
                <w:rFonts w:ascii="宋体" w:hAnsi="宋体"/>
                <w:szCs w:val="21"/>
              </w:rPr>
            </w:pPr>
            <w:r>
              <w:rPr>
                <w:rFonts w:ascii="宋体" w:hAnsi="宋体" w:cs="Arial" w:hint="eastAsia"/>
              </w:rPr>
              <w:t>用于删除</w:t>
            </w:r>
            <w:r w:rsidR="00A7421D">
              <w:rPr>
                <w:rFonts w:ascii="宋体" w:hAnsi="宋体" w:cs="Arial" w:hint="eastAsia"/>
              </w:rPr>
              <w:t>指定</w:t>
            </w:r>
            <w:r>
              <w:rPr>
                <w:rFonts w:ascii="宋体" w:hAnsi="宋体" w:cs="Arial" w:hint="eastAsia"/>
              </w:rPr>
              <w:t>笔核算机构参数记录。</w:t>
            </w:r>
          </w:p>
        </w:tc>
      </w:tr>
      <w:tr w:rsidR="00AE6544" w:rsidRPr="00531C5E" w14:paraId="5BBFE149" w14:textId="77777777" w:rsidTr="000805D3">
        <w:trPr>
          <w:trHeight w:val="454"/>
        </w:trPr>
        <w:tc>
          <w:tcPr>
            <w:tcW w:w="1807" w:type="dxa"/>
            <w:vMerge/>
            <w:tcBorders>
              <w:left w:val="single" w:sz="18" w:space="0" w:color="auto"/>
              <w:right w:val="single" w:sz="4" w:space="0" w:color="auto"/>
            </w:tcBorders>
            <w:vAlign w:val="center"/>
          </w:tcPr>
          <w:p w14:paraId="52910D4A" w14:textId="77777777" w:rsidR="00AE6544" w:rsidRPr="00554637" w:rsidRDefault="00AE6544"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1B7C200" w14:textId="48FD15CD" w:rsidR="00AE6544" w:rsidRPr="0062552E" w:rsidRDefault="00AE6544" w:rsidP="00AE6544">
            <w:pPr>
              <w:rPr>
                <w:rFonts w:ascii="宋体" w:hAnsi="宋体"/>
                <w:szCs w:val="21"/>
              </w:rPr>
            </w:pPr>
            <w:r w:rsidRPr="0062552E">
              <w:rPr>
                <w:rFonts w:ascii="宋体" w:hAnsi="宋体"/>
                <w:szCs w:val="21"/>
              </w:rPr>
              <w:t>0019010</w:t>
            </w:r>
          </w:p>
        </w:tc>
        <w:tc>
          <w:tcPr>
            <w:tcW w:w="2755" w:type="dxa"/>
            <w:tcBorders>
              <w:top w:val="single" w:sz="4" w:space="0" w:color="auto"/>
              <w:left w:val="single" w:sz="4" w:space="0" w:color="auto"/>
              <w:bottom w:val="single" w:sz="4" w:space="0" w:color="auto"/>
              <w:right w:val="single" w:sz="4" w:space="0" w:color="auto"/>
            </w:tcBorders>
            <w:vAlign w:val="center"/>
          </w:tcPr>
          <w:p w14:paraId="219A45FB" w14:textId="303A382F" w:rsidR="00AE6544" w:rsidRPr="0062552E" w:rsidRDefault="00AE6544" w:rsidP="00AE6544">
            <w:pPr>
              <w:rPr>
                <w:rFonts w:ascii="宋体" w:hAnsi="宋体"/>
                <w:szCs w:val="21"/>
              </w:rPr>
            </w:pPr>
            <w:r>
              <w:rPr>
                <w:rFonts w:ascii="宋体" w:hAnsi="宋体" w:hint="eastAsia"/>
                <w:szCs w:val="21"/>
              </w:rPr>
              <w:t>核算</w:t>
            </w:r>
            <w:r w:rsidRPr="0062552E">
              <w:rPr>
                <w:rFonts w:ascii="宋体" w:hAnsi="宋体" w:hint="eastAsia"/>
                <w:szCs w:val="21"/>
              </w:rPr>
              <w:t>机构参数维护-</w:t>
            </w:r>
            <w:r>
              <w:rPr>
                <w:rFonts w:ascii="宋体" w:hAnsi="宋体" w:hint="eastAsia"/>
                <w:szCs w:val="21"/>
              </w:rPr>
              <w:t>查询</w:t>
            </w:r>
          </w:p>
        </w:tc>
        <w:tc>
          <w:tcPr>
            <w:tcW w:w="567" w:type="dxa"/>
            <w:tcBorders>
              <w:top w:val="single" w:sz="4" w:space="0" w:color="auto"/>
              <w:left w:val="single" w:sz="4" w:space="0" w:color="auto"/>
              <w:bottom w:val="single" w:sz="4" w:space="0" w:color="auto"/>
              <w:right w:val="single" w:sz="4" w:space="0" w:color="auto"/>
            </w:tcBorders>
            <w:vAlign w:val="center"/>
          </w:tcPr>
          <w:p w14:paraId="367B68B4" w14:textId="448A2D54" w:rsidR="00AE6544" w:rsidRPr="00D56684" w:rsidRDefault="00AE6544"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376C95E9" w14:textId="49C659F6" w:rsidR="00AE6544" w:rsidRPr="00531C5E" w:rsidRDefault="009C045D" w:rsidP="00AE6544">
            <w:pPr>
              <w:rPr>
                <w:rFonts w:ascii="宋体" w:hAnsi="宋体"/>
                <w:szCs w:val="21"/>
              </w:rPr>
            </w:pPr>
            <w:r>
              <w:rPr>
                <w:rFonts w:ascii="宋体" w:hAnsi="宋体" w:cs="Arial" w:hint="eastAsia"/>
              </w:rPr>
              <w:t>用于查询</w:t>
            </w:r>
            <w:r w:rsidR="00A7421D">
              <w:rPr>
                <w:rFonts w:ascii="宋体" w:hAnsi="宋体" w:cs="Arial" w:hint="eastAsia"/>
              </w:rPr>
              <w:t>指定</w:t>
            </w:r>
            <w:r>
              <w:rPr>
                <w:rFonts w:ascii="宋体" w:hAnsi="宋体" w:cs="Arial" w:hint="eastAsia"/>
              </w:rPr>
              <w:t>核算机构参数记录。</w:t>
            </w:r>
          </w:p>
        </w:tc>
      </w:tr>
      <w:tr w:rsidR="00B33C10" w:rsidRPr="00531C5E" w14:paraId="79BA5EA0" w14:textId="77777777" w:rsidTr="000805D3">
        <w:trPr>
          <w:trHeight w:val="454"/>
        </w:trPr>
        <w:tc>
          <w:tcPr>
            <w:tcW w:w="1807" w:type="dxa"/>
            <w:vMerge w:val="restart"/>
            <w:tcBorders>
              <w:left w:val="single" w:sz="18" w:space="0" w:color="auto"/>
              <w:right w:val="single" w:sz="4" w:space="0" w:color="auto"/>
            </w:tcBorders>
            <w:vAlign w:val="center"/>
          </w:tcPr>
          <w:p w14:paraId="338078ED" w14:textId="748C0997" w:rsidR="00B33C10" w:rsidRPr="00554637" w:rsidRDefault="00B33C10" w:rsidP="00AE6544">
            <w:pPr>
              <w:rPr>
                <w:rFonts w:ascii="宋体" w:hAnsi="宋体"/>
                <w:szCs w:val="21"/>
              </w:rPr>
            </w:pPr>
            <w:r>
              <w:rPr>
                <w:rFonts w:ascii="宋体" w:hAnsi="宋体" w:hint="eastAsia"/>
                <w:szCs w:val="21"/>
              </w:rPr>
              <w:t>增值税参数维护</w:t>
            </w:r>
          </w:p>
        </w:tc>
        <w:tc>
          <w:tcPr>
            <w:tcW w:w="1134" w:type="dxa"/>
            <w:tcBorders>
              <w:top w:val="single" w:sz="4" w:space="0" w:color="auto"/>
              <w:left w:val="single" w:sz="4" w:space="0" w:color="auto"/>
              <w:bottom w:val="single" w:sz="4" w:space="0" w:color="auto"/>
              <w:right w:val="single" w:sz="4" w:space="0" w:color="auto"/>
            </w:tcBorders>
            <w:vAlign w:val="center"/>
          </w:tcPr>
          <w:p w14:paraId="62ABF14A" w14:textId="3B58ED07" w:rsidR="00B33C10" w:rsidRPr="0062552E" w:rsidRDefault="00B33C10" w:rsidP="00AE6544">
            <w:pPr>
              <w:rPr>
                <w:rFonts w:ascii="宋体" w:hAnsi="宋体"/>
                <w:szCs w:val="21"/>
              </w:rPr>
            </w:pPr>
            <w:r>
              <w:rPr>
                <w:rFonts w:ascii="宋体" w:hAnsi="宋体" w:hint="eastAsia"/>
                <w:szCs w:val="21"/>
              </w:rPr>
              <w:t>0019710</w:t>
            </w:r>
          </w:p>
        </w:tc>
        <w:tc>
          <w:tcPr>
            <w:tcW w:w="2755" w:type="dxa"/>
            <w:tcBorders>
              <w:top w:val="single" w:sz="4" w:space="0" w:color="auto"/>
              <w:left w:val="single" w:sz="4" w:space="0" w:color="auto"/>
              <w:bottom w:val="single" w:sz="4" w:space="0" w:color="auto"/>
              <w:right w:val="single" w:sz="4" w:space="0" w:color="auto"/>
            </w:tcBorders>
            <w:vAlign w:val="center"/>
          </w:tcPr>
          <w:p w14:paraId="795491E0" w14:textId="2CAA10EE" w:rsidR="00B33C10" w:rsidRDefault="00B33C10" w:rsidP="00AE6544">
            <w:pPr>
              <w:rPr>
                <w:rFonts w:ascii="宋体" w:hAnsi="宋体"/>
                <w:szCs w:val="21"/>
              </w:rPr>
            </w:pPr>
            <w:r>
              <w:rPr>
                <w:rFonts w:ascii="宋体" w:hAnsi="宋体" w:hint="eastAsia"/>
                <w:szCs w:val="21"/>
              </w:rPr>
              <w:t>增值税参数维护-入口</w:t>
            </w:r>
          </w:p>
        </w:tc>
        <w:tc>
          <w:tcPr>
            <w:tcW w:w="567" w:type="dxa"/>
            <w:tcBorders>
              <w:top w:val="single" w:sz="4" w:space="0" w:color="auto"/>
              <w:left w:val="single" w:sz="4" w:space="0" w:color="auto"/>
              <w:bottom w:val="single" w:sz="4" w:space="0" w:color="auto"/>
              <w:right w:val="single" w:sz="4" w:space="0" w:color="auto"/>
            </w:tcBorders>
            <w:vAlign w:val="center"/>
          </w:tcPr>
          <w:p w14:paraId="3C6D3117" w14:textId="5686D9A7"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4011CCB" w14:textId="339FC06B" w:rsidR="00B33C10" w:rsidRDefault="00B33C10" w:rsidP="00B33C10">
            <w:pPr>
              <w:rPr>
                <w:rFonts w:ascii="宋体" w:hAnsi="宋体" w:cs="Arial"/>
              </w:rPr>
            </w:pPr>
            <w:r>
              <w:rPr>
                <w:rFonts w:ascii="宋体" w:hAnsi="宋体" w:hint="eastAsia"/>
              </w:rPr>
              <w:t>提供增值税参数的查询、新增、修改、删除操作入口。</w:t>
            </w:r>
          </w:p>
        </w:tc>
      </w:tr>
      <w:tr w:rsidR="00B33C10" w:rsidRPr="00531C5E" w14:paraId="42B457F1" w14:textId="77777777" w:rsidTr="000805D3">
        <w:trPr>
          <w:trHeight w:val="454"/>
        </w:trPr>
        <w:tc>
          <w:tcPr>
            <w:tcW w:w="1807" w:type="dxa"/>
            <w:vMerge/>
            <w:tcBorders>
              <w:left w:val="single" w:sz="18" w:space="0" w:color="auto"/>
              <w:right w:val="single" w:sz="4" w:space="0" w:color="auto"/>
            </w:tcBorders>
            <w:vAlign w:val="center"/>
          </w:tcPr>
          <w:p w14:paraId="7CAB4076"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0D4DD50" w14:textId="5D89F318" w:rsidR="00B33C10" w:rsidRPr="0062552E" w:rsidRDefault="00B33C10" w:rsidP="00AE6544">
            <w:pPr>
              <w:rPr>
                <w:rFonts w:ascii="宋体" w:hAnsi="宋体"/>
                <w:szCs w:val="21"/>
              </w:rPr>
            </w:pPr>
            <w:r>
              <w:rPr>
                <w:rFonts w:ascii="宋体" w:hAnsi="宋体" w:hint="eastAsia"/>
                <w:szCs w:val="21"/>
              </w:rPr>
              <w:t>0019711</w:t>
            </w:r>
          </w:p>
        </w:tc>
        <w:tc>
          <w:tcPr>
            <w:tcW w:w="2755" w:type="dxa"/>
            <w:tcBorders>
              <w:top w:val="single" w:sz="4" w:space="0" w:color="auto"/>
              <w:left w:val="single" w:sz="4" w:space="0" w:color="auto"/>
              <w:bottom w:val="single" w:sz="4" w:space="0" w:color="auto"/>
              <w:right w:val="single" w:sz="4" w:space="0" w:color="auto"/>
            </w:tcBorders>
            <w:vAlign w:val="center"/>
          </w:tcPr>
          <w:p w14:paraId="113B15DD" w14:textId="1E0F06A3" w:rsidR="00B33C10" w:rsidRDefault="00B33C10" w:rsidP="00B33C10">
            <w:pPr>
              <w:rPr>
                <w:rFonts w:ascii="宋体" w:hAnsi="宋体"/>
                <w:szCs w:val="21"/>
              </w:rPr>
            </w:pPr>
            <w:r>
              <w:rPr>
                <w:rFonts w:ascii="宋体" w:hAnsi="宋体" w:hint="eastAsia"/>
                <w:szCs w:val="21"/>
              </w:rPr>
              <w:t>增值税参数维护-新增</w:t>
            </w:r>
          </w:p>
        </w:tc>
        <w:tc>
          <w:tcPr>
            <w:tcW w:w="567" w:type="dxa"/>
            <w:tcBorders>
              <w:top w:val="single" w:sz="4" w:space="0" w:color="auto"/>
              <w:left w:val="single" w:sz="4" w:space="0" w:color="auto"/>
              <w:bottom w:val="single" w:sz="4" w:space="0" w:color="auto"/>
              <w:right w:val="single" w:sz="4" w:space="0" w:color="auto"/>
            </w:tcBorders>
            <w:vAlign w:val="center"/>
          </w:tcPr>
          <w:p w14:paraId="22C283EC" w14:textId="0E58C59F"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B4BB6E6" w14:textId="74B6B070" w:rsidR="00B33C10" w:rsidRDefault="00B33C10" w:rsidP="00B33C10">
            <w:pPr>
              <w:rPr>
                <w:rFonts w:ascii="宋体" w:hAnsi="宋体" w:cs="Arial"/>
              </w:rPr>
            </w:pPr>
            <w:r>
              <w:rPr>
                <w:rFonts w:ascii="宋体" w:hAnsi="宋体" w:cs="Arial" w:hint="eastAsia"/>
              </w:rPr>
              <w:t>用于增加一笔增值税参数记录。</w:t>
            </w:r>
          </w:p>
        </w:tc>
      </w:tr>
      <w:tr w:rsidR="00B33C10" w:rsidRPr="00531C5E" w14:paraId="68306FA4" w14:textId="77777777" w:rsidTr="000805D3">
        <w:trPr>
          <w:trHeight w:val="454"/>
        </w:trPr>
        <w:tc>
          <w:tcPr>
            <w:tcW w:w="1807" w:type="dxa"/>
            <w:vMerge/>
            <w:tcBorders>
              <w:left w:val="single" w:sz="18" w:space="0" w:color="auto"/>
              <w:right w:val="single" w:sz="4" w:space="0" w:color="auto"/>
            </w:tcBorders>
            <w:vAlign w:val="center"/>
          </w:tcPr>
          <w:p w14:paraId="290E08C4"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A730EC3" w14:textId="103FB97C" w:rsidR="00B33C10" w:rsidRPr="0062552E" w:rsidRDefault="00B33C10" w:rsidP="00AE6544">
            <w:pPr>
              <w:rPr>
                <w:rFonts w:ascii="宋体" w:hAnsi="宋体"/>
                <w:szCs w:val="21"/>
              </w:rPr>
            </w:pPr>
            <w:r>
              <w:rPr>
                <w:rFonts w:ascii="宋体" w:hAnsi="宋体" w:hint="eastAsia"/>
                <w:szCs w:val="21"/>
              </w:rPr>
              <w:t>0019712</w:t>
            </w:r>
          </w:p>
        </w:tc>
        <w:tc>
          <w:tcPr>
            <w:tcW w:w="2755" w:type="dxa"/>
            <w:tcBorders>
              <w:top w:val="single" w:sz="4" w:space="0" w:color="auto"/>
              <w:left w:val="single" w:sz="4" w:space="0" w:color="auto"/>
              <w:bottom w:val="single" w:sz="4" w:space="0" w:color="auto"/>
              <w:right w:val="single" w:sz="4" w:space="0" w:color="auto"/>
            </w:tcBorders>
            <w:vAlign w:val="center"/>
          </w:tcPr>
          <w:p w14:paraId="4B0A1439" w14:textId="388E67E6" w:rsidR="00B33C10" w:rsidRDefault="00B33C10" w:rsidP="00AE6544">
            <w:pPr>
              <w:rPr>
                <w:rFonts w:ascii="宋体" w:hAnsi="宋体"/>
                <w:szCs w:val="21"/>
              </w:rPr>
            </w:pPr>
            <w:r>
              <w:rPr>
                <w:rFonts w:ascii="宋体" w:hAnsi="宋体" w:hint="eastAsia"/>
                <w:szCs w:val="21"/>
              </w:rPr>
              <w:t>增值税参数维护-修改</w:t>
            </w:r>
          </w:p>
        </w:tc>
        <w:tc>
          <w:tcPr>
            <w:tcW w:w="567" w:type="dxa"/>
            <w:tcBorders>
              <w:top w:val="single" w:sz="4" w:space="0" w:color="auto"/>
              <w:left w:val="single" w:sz="4" w:space="0" w:color="auto"/>
              <w:bottom w:val="single" w:sz="4" w:space="0" w:color="auto"/>
              <w:right w:val="single" w:sz="4" w:space="0" w:color="auto"/>
            </w:tcBorders>
            <w:vAlign w:val="center"/>
          </w:tcPr>
          <w:p w14:paraId="5CB6B030" w14:textId="7EA21217"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67920756" w14:textId="30E3591A" w:rsidR="00B33C10" w:rsidRDefault="00B33C10" w:rsidP="00B33C10">
            <w:pPr>
              <w:rPr>
                <w:rFonts w:ascii="宋体" w:hAnsi="宋体" w:cs="Arial"/>
              </w:rPr>
            </w:pPr>
            <w:r>
              <w:rPr>
                <w:rFonts w:ascii="宋体" w:hAnsi="宋体" w:cs="Arial" w:hint="eastAsia"/>
              </w:rPr>
              <w:t>用于修改指定增值税参数记录。</w:t>
            </w:r>
          </w:p>
        </w:tc>
      </w:tr>
      <w:tr w:rsidR="00B33C10" w:rsidRPr="00531C5E" w14:paraId="2B840C46" w14:textId="77777777" w:rsidTr="000805D3">
        <w:trPr>
          <w:trHeight w:val="454"/>
        </w:trPr>
        <w:tc>
          <w:tcPr>
            <w:tcW w:w="1807" w:type="dxa"/>
            <w:vMerge/>
            <w:tcBorders>
              <w:left w:val="single" w:sz="18" w:space="0" w:color="auto"/>
              <w:right w:val="single" w:sz="4" w:space="0" w:color="auto"/>
            </w:tcBorders>
            <w:vAlign w:val="center"/>
          </w:tcPr>
          <w:p w14:paraId="1CD073DA"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3F9399B" w14:textId="77BB94BF" w:rsidR="00B33C10" w:rsidRPr="0062552E" w:rsidRDefault="00B33C10" w:rsidP="00AE6544">
            <w:pPr>
              <w:rPr>
                <w:rFonts w:ascii="宋体" w:hAnsi="宋体"/>
                <w:szCs w:val="21"/>
              </w:rPr>
            </w:pPr>
            <w:r>
              <w:rPr>
                <w:rFonts w:ascii="宋体" w:hAnsi="宋体" w:hint="eastAsia"/>
                <w:szCs w:val="21"/>
              </w:rPr>
              <w:t>0019713</w:t>
            </w:r>
          </w:p>
        </w:tc>
        <w:tc>
          <w:tcPr>
            <w:tcW w:w="2755" w:type="dxa"/>
            <w:tcBorders>
              <w:top w:val="single" w:sz="4" w:space="0" w:color="auto"/>
              <w:left w:val="single" w:sz="4" w:space="0" w:color="auto"/>
              <w:bottom w:val="single" w:sz="4" w:space="0" w:color="auto"/>
              <w:right w:val="single" w:sz="4" w:space="0" w:color="auto"/>
            </w:tcBorders>
            <w:vAlign w:val="center"/>
          </w:tcPr>
          <w:p w14:paraId="0B23A6C2" w14:textId="4083DE7A" w:rsidR="00B33C10" w:rsidRDefault="00B33C10" w:rsidP="00AE6544">
            <w:pPr>
              <w:rPr>
                <w:rFonts w:ascii="宋体" w:hAnsi="宋体"/>
                <w:szCs w:val="21"/>
              </w:rPr>
            </w:pPr>
            <w:r>
              <w:rPr>
                <w:rFonts w:ascii="宋体" w:hAnsi="宋体" w:hint="eastAsia"/>
                <w:szCs w:val="21"/>
              </w:rPr>
              <w:t>增值税参数维护-删除</w:t>
            </w:r>
          </w:p>
        </w:tc>
        <w:tc>
          <w:tcPr>
            <w:tcW w:w="567" w:type="dxa"/>
            <w:tcBorders>
              <w:top w:val="single" w:sz="4" w:space="0" w:color="auto"/>
              <w:left w:val="single" w:sz="4" w:space="0" w:color="auto"/>
              <w:bottom w:val="single" w:sz="4" w:space="0" w:color="auto"/>
              <w:right w:val="single" w:sz="4" w:space="0" w:color="auto"/>
            </w:tcBorders>
            <w:vAlign w:val="center"/>
          </w:tcPr>
          <w:p w14:paraId="71C123D6" w14:textId="2A9CF870"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1988ADE6" w14:textId="0B394EAD" w:rsidR="00B33C10" w:rsidRDefault="00B33C10" w:rsidP="00B33C10">
            <w:pPr>
              <w:rPr>
                <w:rFonts w:ascii="宋体" w:hAnsi="宋体" w:cs="Arial"/>
              </w:rPr>
            </w:pPr>
            <w:r>
              <w:rPr>
                <w:rFonts w:ascii="宋体" w:hAnsi="宋体" w:cs="Arial" w:hint="eastAsia"/>
              </w:rPr>
              <w:t>用于删除指定增值税参数记录。</w:t>
            </w:r>
          </w:p>
        </w:tc>
      </w:tr>
      <w:tr w:rsidR="00B33C10" w:rsidRPr="00531C5E" w14:paraId="3574B190" w14:textId="77777777" w:rsidTr="000805D3">
        <w:trPr>
          <w:trHeight w:val="454"/>
        </w:trPr>
        <w:tc>
          <w:tcPr>
            <w:tcW w:w="1807" w:type="dxa"/>
            <w:vMerge/>
            <w:tcBorders>
              <w:left w:val="single" w:sz="18" w:space="0" w:color="auto"/>
              <w:right w:val="single" w:sz="4" w:space="0" w:color="auto"/>
            </w:tcBorders>
            <w:vAlign w:val="center"/>
          </w:tcPr>
          <w:p w14:paraId="0A135DE4"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405B17F" w14:textId="72466742" w:rsidR="00B33C10" w:rsidRPr="0062552E" w:rsidRDefault="00B33C10" w:rsidP="00AE6544">
            <w:pPr>
              <w:rPr>
                <w:rFonts w:ascii="宋体" w:hAnsi="宋体"/>
                <w:szCs w:val="21"/>
              </w:rPr>
            </w:pPr>
            <w:r>
              <w:rPr>
                <w:rFonts w:ascii="宋体" w:hAnsi="宋体" w:hint="eastAsia"/>
                <w:szCs w:val="21"/>
              </w:rPr>
              <w:t>0019714</w:t>
            </w:r>
          </w:p>
        </w:tc>
        <w:tc>
          <w:tcPr>
            <w:tcW w:w="2755" w:type="dxa"/>
            <w:tcBorders>
              <w:top w:val="single" w:sz="4" w:space="0" w:color="auto"/>
              <w:left w:val="single" w:sz="4" w:space="0" w:color="auto"/>
              <w:bottom w:val="single" w:sz="4" w:space="0" w:color="auto"/>
              <w:right w:val="single" w:sz="4" w:space="0" w:color="auto"/>
            </w:tcBorders>
            <w:vAlign w:val="center"/>
          </w:tcPr>
          <w:p w14:paraId="09771B6C" w14:textId="32789412" w:rsidR="00B33C10" w:rsidRDefault="00B33C10" w:rsidP="00AE6544">
            <w:pPr>
              <w:rPr>
                <w:rFonts w:ascii="宋体" w:hAnsi="宋体"/>
                <w:szCs w:val="21"/>
              </w:rPr>
            </w:pPr>
            <w:r>
              <w:rPr>
                <w:rFonts w:ascii="宋体" w:hAnsi="宋体" w:hint="eastAsia"/>
                <w:szCs w:val="21"/>
              </w:rPr>
              <w:t>增值税参数维护-查询</w:t>
            </w:r>
          </w:p>
        </w:tc>
        <w:tc>
          <w:tcPr>
            <w:tcW w:w="567" w:type="dxa"/>
            <w:tcBorders>
              <w:top w:val="single" w:sz="4" w:space="0" w:color="auto"/>
              <w:left w:val="single" w:sz="4" w:space="0" w:color="auto"/>
              <w:bottom w:val="single" w:sz="4" w:space="0" w:color="auto"/>
              <w:right w:val="single" w:sz="4" w:space="0" w:color="auto"/>
            </w:tcBorders>
            <w:vAlign w:val="center"/>
          </w:tcPr>
          <w:p w14:paraId="3963C03F" w14:textId="62F3B2BB"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2D30BB3" w14:textId="02399990" w:rsidR="00B33C10" w:rsidRDefault="00B33C10" w:rsidP="00B33C10">
            <w:pPr>
              <w:rPr>
                <w:rFonts w:ascii="宋体" w:hAnsi="宋体" w:cs="Arial"/>
              </w:rPr>
            </w:pPr>
            <w:r>
              <w:rPr>
                <w:rFonts w:ascii="宋体" w:hAnsi="宋体" w:cs="Arial" w:hint="eastAsia"/>
              </w:rPr>
              <w:t>用于查询指定增值税参数记录。</w:t>
            </w:r>
          </w:p>
        </w:tc>
      </w:tr>
      <w:tr w:rsidR="00B33C10" w:rsidRPr="00531C5E" w14:paraId="13DEDCB2" w14:textId="77777777" w:rsidTr="000805D3">
        <w:trPr>
          <w:trHeight w:val="454"/>
        </w:trPr>
        <w:tc>
          <w:tcPr>
            <w:tcW w:w="1807" w:type="dxa"/>
            <w:vMerge w:val="restart"/>
            <w:tcBorders>
              <w:left w:val="single" w:sz="18" w:space="0" w:color="auto"/>
              <w:right w:val="single" w:sz="4" w:space="0" w:color="auto"/>
            </w:tcBorders>
            <w:vAlign w:val="center"/>
          </w:tcPr>
          <w:p w14:paraId="048A2BA9" w14:textId="6FD0040F" w:rsidR="00B33C10" w:rsidRPr="00554637" w:rsidRDefault="00B33C10" w:rsidP="00AE6544">
            <w:pPr>
              <w:rPr>
                <w:rFonts w:ascii="宋体" w:hAnsi="宋体"/>
                <w:szCs w:val="21"/>
              </w:rPr>
            </w:pPr>
            <w:r>
              <w:rPr>
                <w:rFonts w:ascii="宋体" w:hAnsi="宋体" w:hint="eastAsia"/>
                <w:szCs w:val="21"/>
              </w:rPr>
              <w:t>增值税产品对应关系参数维护</w:t>
            </w:r>
          </w:p>
        </w:tc>
        <w:tc>
          <w:tcPr>
            <w:tcW w:w="1134" w:type="dxa"/>
            <w:tcBorders>
              <w:top w:val="single" w:sz="4" w:space="0" w:color="auto"/>
              <w:left w:val="single" w:sz="4" w:space="0" w:color="auto"/>
              <w:bottom w:val="single" w:sz="4" w:space="0" w:color="auto"/>
              <w:right w:val="single" w:sz="4" w:space="0" w:color="auto"/>
            </w:tcBorders>
            <w:vAlign w:val="center"/>
          </w:tcPr>
          <w:p w14:paraId="43B9AB57" w14:textId="0579C105" w:rsidR="00B33C10" w:rsidRDefault="00B33C10" w:rsidP="00B33C10">
            <w:pPr>
              <w:rPr>
                <w:rFonts w:ascii="宋体" w:hAnsi="宋体"/>
                <w:szCs w:val="21"/>
              </w:rPr>
            </w:pPr>
            <w:r>
              <w:rPr>
                <w:rFonts w:ascii="宋体" w:hAnsi="宋体" w:hint="eastAsia"/>
                <w:szCs w:val="21"/>
              </w:rPr>
              <w:t>0019720</w:t>
            </w:r>
          </w:p>
        </w:tc>
        <w:tc>
          <w:tcPr>
            <w:tcW w:w="2755" w:type="dxa"/>
            <w:tcBorders>
              <w:top w:val="single" w:sz="4" w:space="0" w:color="auto"/>
              <w:left w:val="single" w:sz="4" w:space="0" w:color="auto"/>
              <w:bottom w:val="single" w:sz="4" w:space="0" w:color="auto"/>
              <w:right w:val="single" w:sz="4" w:space="0" w:color="auto"/>
            </w:tcBorders>
            <w:vAlign w:val="center"/>
          </w:tcPr>
          <w:p w14:paraId="44EF043E" w14:textId="73703350" w:rsidR="00B33C10" w:rsidRDefault="00B33C10" w:rsidP="00AE6544">
            <w:pPr>
              <w:rPr>
                <w:rFonts w:ascii="宋体" w:hAnsi="宋体"/>
                <w:szCs w:val="21"/>
              </w:rPr>
            </w:pPr>
            <w:r>
              <w:rPr>
                <w:rFonts w:ascii="宋体" w:hAnsi="宋体" w:hint="eastAsia"/>
                <w:szCs w:val="21"/>
              </w:rPr>
              <w:t>增值税产品对应关系参数维护-入口</w:t>
            </w:r>
          </w:p>
        </w:tc>
        <w:tc>
          <w:tcPr>
            <w:tcW w:w="567" w:type="dxa"/>
            <w:tcBorders>
              <w:top w:val="single" w:sz="4" w:space="0" w:color="auto"/>
              <w:left w:val="single" w:sz="4" w:space="0" w:color="auto"/>
              <w:bottom w:val="single" w:sz="4" w:space="0" w:color="auto"/>
              <w:right w:val="single" w:sz="4" w:space="0" w:color="auto"/>
            </w:tcBorders>
            <w:vAlign w:val="center"/>
          </w:tcPr>
          <w:p w14:paraId="20829DFC" w14:textId="7EA21A08"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4DF38FC2" w14:textId="3158B519" w:rsidR="00B33C10" w:rsidRDefault="00B33C10" w:rsidP="00B33C10">
            <w:pPr>
              <w:rPr>
                <w:rFonts w:ascii="宋体" w:hAnsi="宋体" w:cs="Arial"/>
              </w:rPr>
            </w:pPr>
            <w:r>
              <w:rPr>
                <w:rFonts w:ascii="宋体" w:hAnsi="宋体" w:hint="eastAsia"/>
              </w:rPr>
              <w:t>提供增值税</w:t>
            </w:r>
            <w:r>
              <w:rPr>
                <w:rFonts w:ascii="宋体" w:hAnsi="宋体" w:hint="eastAsia"/>
                <w:szCs w:val="21"/>
              </w:rPr>
              <w:t>产品对应关系</w:t>
            </w:r>
            <w:r>
              <w:rPr>
                <w:rFonts w:ascii="宋体" w:hAnsi="宋体" w:hint="eastAsia"/>
              </w:rPr>
              <w:t>参数的查询、新增、修改、删除操作入口。</w:t>
            </w:r>
          </w:p>
        </w:tc>
      </w:tr>
      <w:tr w:rsidR="00B33C10" w:rsidRPr="00531C5E" w14:paraId="58A27F3B" w14:textId="77777777" w:rsidTr="000805D3">
        <w:trPr>
          <w:trHeight w:val="454"/>
        </w:trPr>
        <w:tc>
          <w:tcPr>
            <w:tcW w:w="1807" w:type="dxa"/>
            <w:vMerge/>
            <w:tcBorders>
              <w:left w:val="single" w:sz="18" w:space="0" w:color="auto"/>
              <w:right w:val="single" w:sz="4" w:space="0" w:color="auto"/>
            </w:tcBorders>
            <w:vAlign w:val="center"/>
          </w:tcPr>
          <w:p w14:paraId="6F4761BF"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207DD9BE" w14:textId="1FC020CA" w:rsidR="00B33C10" w:rsidRDefault="00B33C10" w:rsidP="00B33C10">
            <w:pPr>
              <w:rPr>
                <w:rFonts w:ascii="宋体" w:hAnsi="宋体"/>
                <w:szCs w:val="21"/>
              </w:rPr>
            </w:pPr>
            <w:r>
              <w:rPr>
                <w:rFonts w:ascii="宋体" w:hAnsi="宋体" w:hint="eastAsia"/>
                <w:szCs w:val="21"/>
              </w:rPr>
              <w:t>0019721</w:t>
            </w:r>
          </w:p>
        </w:tc>
        <w:tc>
          <w:tcPr>
            <w:tcW w:w="2755" w:type="dxa"/>
            <w:tcBorders>
              <w:top w:val="single" w:sz="4" w:space="0" w:color="auto"/>
              <w:left w:val="single" w:sz="4" w:space="0" w:color="auto"/>
              <w:bottom w:val="single" w:sz="4" w:space="0" w:color="auto"/>
              <w:right w:val="single" w:sz="4" w:space="0" w:color="auto"/>
            </w:tcBorders>
            <w:vAlign w:val="center"/>
          </w:tcPr>
          <w:p w14:paraId="17172385" w14:textId="2DB75F0B" w:rsidR="00B33C10" w:rsidRDefault="00B33C10" w:rsidP="00AE6544">
            <w:pPr>
              <w:rPr>
                <w:rFonts w:ascii="宋体" w:hAnsi="宋体"/>
                <w:szCs w:val="21"/>
              </w:rPr>
            </w:pPr>
            <w:r>
              <w:rPr>
                <w:rFonts w:ascii="宋体" w:hAnsi="宋体" w:hint="eastAsia"/>
                <w:szCs w:val="21"/>
              </w:rPr>
              <w:t>增值税产品对应关系参数维护-新增</w:t>
            </w:r>
          </w:p>
        </w:tc>
        <w:tc>
          <w:tcPr>
            <w:tcW w:w="567" w:type="dxa"/>
            <w:tcBorders>
              <w:top w:val="single" w:sz="4" w:space="0" w:color="auto"/>
              <w:left w:val="single" w:sz="4" w:space="0" w:color="auto"/>
              <w:bottom w:val="single" w:sz="4" w:space="0" w:color="auto"/>
              <w:right w:val="single" w:sz="4" w:space="0" w:color="auto"/>
            </w:tcBorders>
            <w:vAlign w:val="center"/>
          </w:tcPr>
          <w:p w14:paraId="6DBA6275" w14:textId="415A2E7F"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26004BD" w14:textId="3328526E" w:rsidR="00B33C10" w:rsidRDefault="00B33C10" w:rsidP="00B33C10">
            <w:pPr>
              <w:rPr>
                <w:rFonts w:ascii="宋体" w:hAnsi="宋体" w:cs="Arial"/>
              </w:rPr>
            </w:pPr>
            <w:r>
              <w:rPr>
                <w:rFonts w:ascii="宋体" w:hAnsi="宋体" w:cs="Arial" w:hint="eastAsia"/>
              </w:rPr>
              <w:t>用于增加一笔增值税</w:t>
            </w:r>
            <w:r>
              <w:rPr>
                <w:rFonts w:ascii="宋体" w:hAnsi="宋体" w:hint="eastAsia"/>
                <w:szCs w:val="21"/>
              </w:rPr>
              <w:t>产品对应关系</w:t>
            </w:r>
            <w:r>
              <w:rPr>
                <w:rFonts w:ascii="宋体" w:hAnsi="宋体" w:cs="Arial" w:hint="eastAsia"/>
              </w:rPr>
              <w:t>参数记录。</w:t>
            </w:r>
          </w:p>
        </w:tc>
      </w:tr>
      <w:tr w:rsidR="00B33C10" w:rsidRPr="00531C5E" w14:paraId="23020FB5" w14:textId="77777777" w:rsidTr="000805D3">
        <w:trPr>
          <w:trHeight w:val="454"/>
        </w:trPr>
        <w:tc>
          <w:tcPr>
            <w:tcW w:w="1807" w:type="dxa"/>
            <w:vMerge/>
            <w:tcBorders>
              <w:left w:val="single" w:sz="18" w:space="0" w:color="auto"/>
              <w:right w:val="single" w:sz="4" w:space="0" w:color="auto"/>
            </w:tcBorders>
            <w:vAlign w:val="center"/>
          </w:tcPr>
          <w:p w14:paraId="52322A42"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98C159E" w14:textId="7FD6A44E" w:rsidR="00B33C10" w:rsidRDefault="00B33C10" w:rsidP="00B33C10">
            <w:pPr>
              <w:rPr>
                <w:rFonts w:ascii="宋体" w:hAnsi="宋体"/>
                <w:szCs w:val="21"/>
              </w:rPr>
            </w:pPr>
            <w:r>
              <w:rPr>
                <w:rFonts w:ascii="宋体" w:hAnsi="宋体" w:hint="eastAsia"/>
                <w:szCs w:val="21"/>
              </w:rPr>
              <w:t>0019722</w:t>
            </w:r>
          </w:p>
        </w:tc>
        <w:tc>
          <w:tcPr>
            <w:tcW w:w="2755" w:type="dxa"/>
            <w:tcBorders>
              <w:top w:val="single" w:sz="4" w:space="0" w:color="auto"/>
              <w:left w:val="single" w:sz="4" w:space="0" w:color="auto"/>
              <w:bottom w:val="single" w:sz="4" w:space="0" w:color="auto"/>
              <w:right w:val="single" w:sz="4" w:space="0" w:color="auto"/>
            </w:tcBorders>
            <w:vAlign w:val="center"/>
          </w:tcPr>
          <w:p w14:paraId="3E2640F7" w14:textId="6EC5E396" w:rsidR="00B33C10" w:rsidRDefault="00B33C10" w:rsidP="00AE6544">
            <w:pPr>
              <w:rPr>
                <w:rFonts w:ascii="宋体" w:hAnsi="宋体"/>
                <w:szCs w:val="21"/>
              </w:rPr>
            </w:pPr>
            <w:r>
              <w:rPr>
                <w:rFonts w:ascii="宋体" w:hAnsi="宋体" w:hint="eastAsia"/>
                <w:szCs w:val="21"/>
              </w:rPr>
              <w:t>增值税产品对应关系参数维护-修改</w:t>
            </w:r>
          </w:p>
        </w:tc>
        <w:tc>
          <w:tcPr>
            <w:tcW w:w="567" w:type="dxa"/>
            <w:tcBorders>
              <w:top w:val="single" w:sz="4" w:space="0" w:color="auto"/>
              <w:left w:val="single" w:sz="4" w:space="0" w:color="auto"/>
              <w:bottom w:val="single" w:sz="4" w:space="0" w:color="auto"/>
              <w:right w:val="single" w:sz="4" w:space="0" w:color="auto"/>
            </w:tcBorders>
            <w:vAlign w:val="center"/>
          </w:tcPr>
          <w:p w14:paraId="5C971327" w14:textId="6D77BA51"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2AC6ADB0" w14:textId="2CEF1157" w:rsidR="00B33C10" w:rsidRDefault="00B33C10" w:rsidP="00B33C10">
            <w:pPr>
              <w:rPr>
                <w:rFonts w:ascii="宋体" w:hAnsi="宋体" w:cs="Arial"/>
              </w:rPr>
            </w:pPr>
            <w:r>
              <w:rPr>
                <w:rFonts w:ascii="宋体" w:hAnsi="宋体" w:cs="Arial" w:hint="eastAsia"/>
              </w:rPr>
              <w:t>用于修改指定增值税</w:t>
            </w:r>
            <w:r>
              <w:rPr>
                <w:rFonts w:ascii="宋体" w:hAnsi="宋体" w:hint="eastAsia"/>
                <w:szCs w:val="21"/>
              </w:rPr>
              <w:t>产品对应关系</w:t>
            </w:r>
            <w:r>
              <w:rPr>
                <w:rFonts w:ascii="宋体" w:hAnsi="宋体" w:cs="Arial" w:hint="eastAsia"/>
              </w:rPr>
              <w:t>参数记录。</w:t>
            </w:r>
          </w:p>
        </w:tc>
      </w:tr>
      <w:tr w:rsidR="00B33C10" w:rsidRPr="00531C5E" w14:paraId="0DE4790E" w14:textId="77777777" w:rsidTr="000805D3">
        <w:trPr>
          <w:trHeight w:val="454"/>
        </w:trPr>
        <w:tc>
          <w:tcPr>
            <w:tcW w:w="1807" w:type="dxa"/>
            <w:vMerge/>
            <w:tcBorders>
              <w:left w:val="single" w:sz="18" w:space="0" w:color="auto"/>
              <w:right w:val="single" w:sz="4" w:space="0" w:color="auto"/>
            </w:tcBorders>
            <w:vAlign w:val="center"/>
          </w:tcPr>
          <w:p w14:paraId="6558C758"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19E46EE3" w14:textId="513B83A3" w:rsidR="00B33C10" w:rsidRDefault="00B33C10" w:rsidP="00B33C10">
            <w:pPr>
              <w:rPr>
                <w:rFonts w:ascii="宋体" w:hAnsi="宋体"/>
                <w:szCs w:val="21"/>
              </w:rPr>
            </w:pPr>
            <w:r>
              <w:rPr>
                <w:rFonts w:ascii="宋体" w:hAnsi="宋体" w:hint="eastAsia"/>
                <w:szCs w:val="21"/>
              </w:rPr>
              <w:t>0019723</w:t>
            </w:r>
          </w:p>
        </w:tc>
        <w:tc>
          <w:tcPr>
            <w:tcW w:w="2755" w:type="dxa"/>
            <w:tcBorders>
              <w:top w:val="single" w:sz="4" w:space="0" w:color="auto"/>
              <w:left w:val="single" w:sz="4" w:space="0" w:color="auto"/>
              <w:bottom w:val="single" w:sz="4" w:space="0" w:color="auto"/>
              <w:right w:val="single" w:sz="4" w:space="0" w:color="auto"/>
            </w:tcBorders>
            <w:vAlign w:val="center"/>
          </w:tcPr>
          <w:p w14:paraId="6B7EADDD" w14:textId="38B8F358" w:rsidR="00B33C10" w:rsidRDefault="00B33C10" w:rsidP="00AE6544">
            <w:pPr>
              <w:rPr>
                <w:rFonts w:ascii="宋体" w:hAnsi="宋体"/>
                <w:szCs w:val="21"/>
              </w:rPr>
            </w:pPr>
            <w:r>
              <w:rPr>
                <w:rFonts w:ascii="宋体" w:hAnsi="宋体" w:hint="eastAsia"/>
                <w:szCs w:val="21"/>
              </w:rPr>
              <w:t>增值税产品对应关系参数维护-删除</w:t>
            </w:r>
          </w:p>
        </w:tc>
        <w:tc>
          <w:tcPr>
            <w:tcW w:w="567" w:type="dxa"/>
            <w:tcBorders>
              <w:top w:val="single" w:sz="4" w:space="0" w:color="auto"/>
              <w:left w:val="single" w:sz="4" w:space="0" w:color="auto"/>
              <w:bottom w:val="single" w:sz="4" w:space="0" w:color="auto"/>
              <w:right w:val="single" w:sz="4" w:space="0" w:color="auto"/>
            </w:tcBorders>
            <w:vAlign w:val="center"/>
          </w:tcPr>
          <w:p w14:paraId="75E0E859" w14:textId="43C05101"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503EA248" w14:textId="6A79061A" w:rsidR="00B33C10" w:rsidRDefault="00B33C10" w:rsidP="00B33C10">
            <w:pPr>
              <w:rPr>
                <w:rFonts w:ascii="宋体" w:hAnsi="宋体" w:cs="Arial"/>
              </w:rPr>
            </w:pPr>
            <w:r>
              <w:rPr>
                <w:rFonts w:ascii="宋体" w:hAnsi="宋体" w:cs="Arial" w:hint="eastAsia"/>
              </w:rPr>
              <w:t>用于删除指定增值税</w:t>
            </w:r>
            <w:r>
              <w:rPr>
                <w:rFonts w:ascii="宋体" w:hAnsi="宋体" w:hint="eastAsia"/>
                <w:szCs w:val="21"/>
              </w:rPr>
              <w:t>产品对应关系</w:t>
            </w:r>
            <w:r>
              <w:rPr>
                <w:rFonts w:ascii="宋体" w:hAnsi="宋体" w:cs="Arial" w:hint="eastAsia"/>
              </w:rPr>
              <w:t>参数记录。</w:t>
            </w:r>
          </w:p>
        </w:tc>
      </w:tr>
      <w:tr w:rsidR="00B33C10" w:rsidRPr="00531C5E" w14:paraId="616FF928" w14:textId="77777777" w:rsidTr="000805D3">
        <w:trPr>
          <w:trHeight w:val="454"/>
        </w:trPr>
        <w:tc>
          <w:tcPr>
            <w:tcW w:w="1807" w:type="dxa"/>
            <w:vMerge/>
            <w:tcBorders>
              <w:left w:val="single" w:sz="18" w:space="0" w:color="auto"/>
              <w:right w:val="single" w:sz="4" w:space="0" w:color="auto"/>
            </w:tcBorders>
            <w:vAlign w:val="center"/>
          </w:tcPr>
          <w:p w14:paraId="1BA3FBF5" w14:textId="77777777" w:rsidR="00B33C10" w:rsidRPr="00554637" w:rsidRDefault="00B33C10" w:rsidP="00AE6544">
            <w:pPr>
              <w:rPr>
                <w:rFonts w:ascii="宋体" w:hAnsi="宋体"/>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7D059F65" w14:textId="77CD8BA3" w:rsidR="00B33C10" w:rsidRDefault="00B33C10" w:rsidP="00B33C10">
            <w:pPr>
              <w:rPr>
                <w:rFonts w:ascii="宋体" w:hAnsi="宋体"/>
                <w:szCs w:val="21"/>
              </w:rPr>
            </w:pPr>
            <w:r>
              <w:rPr>
                <w:rFonts w:ascii="宋体" w:hAnsi="宋体" w:hint="eastAsia"/>
                <w:szCs w:val="21"/>
              </w:rPr>
              <w:t>0019724</w:t>
            </w:r>
          </w:p>
        </w:tc>
        <w:tc>
          <w:tcPr>
            <w:tcW w:w="2755" w:type="dxa"/>
            <w:tcBorders>
              <w:top w:val="single" w:sz="4" w:space="0" w:color="auto"/>
              <w:left w:val="single" w:sz="4" w:space="0" w:color="auto"/>
              <w:bottom w:val="single" w:sz="4" w:space="0" w:color="auto"/>
              <w:right w:val="single" w:sz="4" w:space="0" w:color="auto"/>
            </w:tcBorders>
            <w:vAlign w:val="center"/>
          </w:tcPr>
          <w:p w14:paraId="5BC0EB23" w14:textId="2A5C4891" w:rsidR="00B33C10" w:rsidRDefault="00B33C10" w:rsidP="00AE6544">
            <w:pPr>
              <w:rPr>
                <w:rFonts w:ascii="宋体" w:hAnsi="宋体"/>
                <w:szCs w:val="21"/>
              </w:rPr>
            </w:pPr>
            <w:r>
              <w:rPr>
                <w:rFonts w:ascii="宋体" w:hAnsi="宋体" w:hint="eastAsia"/>
                <w:szCs w:val="21"/>
              </w:rPr>
              <w:t>增值税产品对应关系参数维护-查询</w:t>
            </w:r>
          </w:p>
        </w:tc>
        <w:tc>
          <w:tcPr>
            <w:tcW w:w="567" w:type="dxa"/>
            <w:tcBorders>
              <w:top w:val="single" w:sz="4" w:space="0" w:color="auto"/>
              <w:left w:val="single" w:sz="4" w:space="0" w:color="auto"/>
              <w:bottom w:val="single" w:sz="4" w:space="0" w:color="auto"/>
              <w:right w:val="single" w:sz="4" w:space="0" w:color="auto"/>
            </w:tcBorders>
            <w:vAlign w:val="center"/>
          </w:tcPr>
          <w:p w14:paraId="13098AE3" w14:textId="0A3B2C56" w:rsidR="00B33C10" w:rsidRPr="00D56684" w:rsidRDefault="00B33C10" w:rsidP="00AE6544">
            <w:pPr>
              <w:rPr>
                <w:rFonts w:ascii="宋体" w:hAnsi="宋体"/>
                <w:szCs w:val="21"/>
              </w:rPr>
            </w:pPr>
            <w:r w:rsidRPr="00D56684">
              <w:rPr>
                <w:rFonts w:ascii="宋体" w:hAnsi="宋体" w:hint="eastAsia"/>
                <w:szCs w:val="21"/>
              </w:rPr>
              <w:t>联机</w:t>
            </w:r>
          </w:p>
        </w:tc>
        <w:tc>
          <w:tcPr>
            <w:tcW w:w="2966" w:type="dxa"/>
            <w:tcBorders>
              <w:top w:val="single" w:sz="4" w:space="0" w:color="auto"/>
              <w:left w:val="single" w:sz="4" w:space="0" w:color="auto"/>
              <w:bottom w:val="single" w:sz="4" w:space="0" w:color="auto"/>
              <w:right w:val="single" w:sz="18" w:space="0" w:color="auto"/>
            </w:tcBorders>
            <w:vAlign w:val="center"/>
          </w:tcPr>
          <w:p w14:paraId="7021F2E4" w14:textId="3FEC08EF" w:rsidR="00B33C10" w:rsidRDefault="00B33C10" w:rsidP="00B33C10">
            <w:pPr>
              <w:rPr>
                <w:rFonts w:ascii="宋体" w:hAnsi="宋体" w:cs="Arial"/>
              </w:rPr>
            </w:pPr>
            <w:r>
              <w:rPr>
                <w:rFonts w:ascii="宋体" w:hAnsi="宋体" w:cs="Arial" w:hint="eastAsia"/>
              </w:rPr>
              <w:t>用于查询指定增值税</w:t>
            </w:r>
            <w:r>
              <w:rPr>
                <w:rFonts w:ascii="宋体" w:hAnsi="宋体" w:hint="eastAsia"/>
                <w:szCs w:val="21"/>
              </w:rPr>
              <w:t>产品对应关系</w:t>
            </w:r>
            <w:r>
              <w:rPr>
                <w:rFonts w:ascii="宋体" w:hAnsi="宋体" w:cs="Arial" w:hint="eastAsia"/>
              </w:rPr>
              <w:t>参数记录。</w:t>
            </w:r>
          </w:p>
        </w:tc>
      </w:tr>
      <w:bookmarkEnd w:id="218"/>
      <w:bookmarkEnd w:id="219"/>
    </w:tbl>
    <w:p w14:paraId="76E89CF5" w14:textId="77777777" w:rsidR="00F21884" w:rsidRPr="006C5246" w:rsidRDefault="00F21884" w:rsidP="00F21884">
      <w:pPr>
        <w:spacing w:line="360" w:lineRule="auto"/>
        <w:rPr>
          <w:rFonts w:ascii="宋体" w:hAnsi="宋体"/>
          <w:szCs w:val="21"/>
        </w:rPr>
      </w:pPr>
    </w:p>
    <w:p w14:paraId="54DA48AE" w14:textId="77777777" w:rsidR="00AA2616" w:rsidRDefault="00AA2616" w:rsidP="00AA2616">
      <w:pPr>
        <w:pStyle w:val="10"/>
      </w:pPr>
      <w:bookmarkStart w:id="220" w:name="_Toc454875453"/>
      <w:r>
        <w:rPr>
          <w:rFonts w:hint="eastAsia"/>
        </w:rPr>
        <w:t>功能模块详细描述</w:t>
      </w:r>
      <w:bookmarkEnd w:id="220"/>
    </w:p>
    <w:p w14:paraId="552327C8" w14:textId="77777777" w:rsidR="00AA2616" w:rsidRPr="006B747F" w:rsidRDefault="00AA2616" w:rsidP="00AA2616">
      <w:pPr>
        <w:spacing w:line="360" w:lineRule="auto"/>
        <w:ind w:firstLineChars="200" w:firstLine="420"/>
        <w:rPr>
          <w:rFonts w:ascii="宋体" w:hAnsi="宋体"/>
        </w:rPr>
      </w:pPr>
      <w:r>
        <w:rPr>
          <w:rFonts w:ascii="宋体" w:hAnsi="宋体" w:hint="eastAsia"/>
        </w:rPr>
        <w:t>参见</w:t>
      </w:r>
      <w:r w:rsidR="00D7565E">
        <w:rPr>
          <w:rFonts w:ascii="宋体" w:hAnsi="宋体" w:hint="eastAsia"/>
        </w:rPr>
        <w:t>【</w:t>
      </w:r>
      <w:r>
        <w:rPr>
          <w:rFonts w:ascii="宋体" w:hAnsi="宋体" w:hint="eastAsia"/>
        </w:rPr>
        <w:t>第二分册</w:t>
      </w:r>
      <w:r w:rsidR="00D7565E">
        <w:rPr>
          <w:rFonts w:ascii="宋体" w:hAnsi="宋体" w:hint="eastAsia"/>
        </w:rPr>
        <w:t>】</w:t>
      </w:r>
      <w:r w:rsidRPr="006B747F">
        <w:rPr>
          <w:rFonts w:ascii="宋体" w:hAnsi="宋体" w:hint="eastAsia"/>
        </w:rPr>
        <w:t>。</w:t>
      </w:r>
    </w:p>
    <w:p w14:paraId="40BA0510" w14:textId="77777777" w:rsidR="00AA2616" w:rsidRPr="009257AB" w:rsidRDefault="00AA2616" w:rsidP="00AA2616"/>
    <w:p w14:paraId="3B6115BF" w14:textId="77777777" w:rsidR="00AA2616" w:rsidRDefault="00AA2616" w:rsidP="00AA2616">
      <w:pPr>
        <w:pStyle w:val="10"/>
      </w:pPr>
      <w:bookmarkStart w:id="221" w:name="_Toc454875454"/>
      <w:bookmarkStart w:id="222" w:name="OLE_LINK52"/>
      <w:bookmarkStart w:id="223" w:name="OLE_LINK53"/>
      <w:r>
        <w:rPr>
          <w:rFonts w:hint="eastAsia"/>
        </w:rPr>
        <w:t>批量处理</w:t>
      </w:r>
      <w:bookmarkEnd w:id="221"/>
    </w:p>
    <w:p w14:paraId="168C1F8C" w14:textId="77777777" w:rsidR="00AA2616" w:rsidRPr="006B747F" w:rsidRDefault="00AA2616" w:rsidP="00AA2616">
      <w:pPr>
        <w:spacing w:line="360" w:lineRule="auto"/>
        <w:ind w:firstLineChars="200" w:firstLine="420"/>
        <w:rPr>
          <w:rFonts w:ascii="宋体" w:hAnsi="宋体"/>
        </w:rPr>
      </w:pPr>
      <w:r>
        <w:rPr>
          <w:rFonts w:ascii="宋体" w:hAnsi="宋体" w:hint="eastAsia"/>
        </w:rPr>
        <w:t>参见</w:t>
      </w:r>
      <w:r w:rsidR="00D7565E">
        <w:rPr>
          <w:rFonts w:ascii="宋体" w:hAnsi="宋体" w:hint="eastAsia"/>
        </w:rPr>
        <w:t>【</w:t>
      </w:r>
      <w:r>
        <w:rPr>
          <w:rFonts w:ascii="宋体" w:hAnsi="宋体" w:hint="eastAsia"/>
        </w:rPr>
        <w:t>第三分册</w:t>
      </w:r>
      <w:r w:rsidR="00D7565E">
        <w:rPr>
          <w:rFonts w:ascii="宋体" w:hAnsi="宋体" w:hint="eastAsia"/>
        </w:rPr>
        <w:t>】</w:t>
      </w:r>
      <w:r w:rsidRPr="006B747F">
        <w:rPr>
          <w:rFonts w:ascii="宋体" w:hAnsi="宋体" w:hint="eastAsia"/>
        </w:rPr>
        <w:t>。</w:t>
      </w:r>
    </w:p>
    <w:p w14:paraId="18A30B90" w14:textId="77777777" w:rsidR="00AA2616" w:rsidRDefault="00AA2616" w:rsidP="00AA2616">
      <w:pPr>
        <w:pStyle w:val="10"/>
      </w:pPr>
      <w:bookmarkStart w:id="224" w:name="_Toc454875455"/>
      <w:r>
        <w:rPr>
          <w:rFonts w:hint="eastAsia"/>
        </w:rPr>
        <w:t>报表</w:t>
      </w:r>
      <w:bookmarkEnd w:id="224"/>
    </w:p>
    <w:p w14:paraId="41FF54A6" w14:textId="77777777" w:rsidR="00AA2616" w:rsidRPr="006B747F" w:rsidRDefault="00AA2616" w:rsidP="00AA2616">
      <w:pPr>
        <w:spacing w:line="360" w:lineRule="auto"/>
        <w:ind w:firstLineChars="200" w:firstLine="420"/>
        <w:rPr>
          <w:rFonts w:ascii="宋体" w:hAnsi="宋体"/>
        </w:rPr>
      </w:pPr>
      <w:r>
        <w:rPr>
          <w:rFonts w:ascii="宋体" w:hAnsi="宋体" w:hint="eastAsia"/>
        </w:rPr>
        <w:t>参见</w:t>
      </w:r>
      <w:r w:rsidR="00D7565E">
        <w:rPr>
          <w:rFonts w:ascii="宋体" w:hAnsi="宋体" w:hint="eastAsia"/>
        </w:rPr>
        <w:t>【</w:t>
      </w:r>
      <w:r>
        <w:rPr>
          <w:rFonts w:ascii="宋体" w:hAnsi="宋体" w:hint="eastAsia"/>
        </w:rPr>
        <w:t>第三分册</w:t>
      </w:r>
      <w:r w:rsidR="00D7565E">
        <w:rPr>
          <w:rFonts w:ascii="宋体" w:hAnsi="宋体" w:hint="eastAsia"/>
        </w:rPr>
        <w:t>】</w:t>
      </w:r>
      <w:r w:rsidRPr="006B747F">
        <w:rPr>
          <w:rFonts w:ascii="宋体" w:hAnsi="宋体" w:hint="eastAsia"/>
        </w:rPr>
        <w:t>。</w:t>
      </w:r>
    </w:p>
    <w:p w14:paraId="7B5F4D20" w14:textId="77777777" w:rsidR="00AA2616" w:rsidRDefault="00AA2616" w:rsidP="00AA2616">
      <w:pPr>
        <w:pStyle w:val="10"/>
      </w:pPr>
      <w:bookmarkStart w:id="225" w:name="_Toc454875456"/>
      <w:r>
        <w:rPr>
          <w:rFonts w:hint="eastAsia"/>
        </w:rPr>
        <w:lastRenderedPageBreak/>
        <w:t>与其他系统关系</w:t>
      </w:r>
      <w:bookmarkEnd w:id="225"/>
    </w:p>
    <w:p w14:paraId="121EC940" w14:textId="77777777" w:rsidR="00AA2616" w:rsidRPr="006B747F" w:rsidRDefault="00AA2616" w:rsidP="00AA2616">
      <w:pPr>
        <w:spacing w:line="360" w:lineRule="auto"/>
        <w:ind w:firstLineChars="200" w:firstLine="420"/>
        <w:rPr>
          <w:rFonts w:ascii="宋体" w:hAnsi="宋体"/>
        </w:rPr>
      </w:pPr>
      <w:r>
        <w:rPr>
          <w:rFonts w:ascii="宋体" w:hAnsi="宋体" w:hint="eastAsia"/>
        </w:rPr>
        <w:t>参见</w:t>
      </w:r>
      <w:r w:rsidR="00D7565E">
        <w:rPr>
          <w:rFonts w:ascii="宋体" w:hAnsi="宋体" w:hint="eastAsia"/>
        </w:rPr>
        <w:t>【</w:t>
      </w:r>
      <w:r>
        <w:rPr>
          <w:rFonts w:ascii="宋体" w:hAnsi="宋体" w:hint="eastAsia"/>
        </w:rPr>
        <w:t>第三分册</w:t>
      </w:r>
      <w:r w:rsidR="00D7565E">
        <w:rPr>
          <w:rFonts w:ascii="宋体" w:hAnsi="宋体" w:hint="eastAsia"/>
        </w:rPr>
        <w:t>】</w:t>
      </w:r>
      <w:r w:rsidRPr="006B747F">
        <w:rPr>
          <w:rFonts w:ascii="宋体" w:hAnsi="宋体" w:hint="eastAsia"/>
        </w:rPr>
        <w:t>。</w:t>
      </w:r>
    </w:p>
    <w:p w14:paraId="421B6335" w14:textId="77777777" w:rsidR="00AA2616" w:rsidRDefault="00AA2616" w:rsidP="00AA2616">
      <w:pPr>
        <w:pStyle w:val="10"/>
      </w:pPr>
      <w:bookmarkStart w:id="226" w:name="_Toc454875457"/>
      <w:r>
        <w:rPr>
          <w:rFonts w:hint="eastAsia"/>
        </w:rPr>
        <w:t>附录</w:t>
      </w:r>
      <w:bookmarkEnd w:id="226"/>
    </w:p>
    <w:p w14:paraId="2FB9C29E" w14:textId="77777777" w:rsidR="00AA2616" w:rsidRPr="006B747F" w:rsidRDefault="00AA2616" w:rsidP="00AA2616">
      <w:pPr>
        <w:spacing w:line="360" w:lineRule="auto"/>
        <w:ind w:firstLineChars="200" w:firstLine="420"/>
        <w:rPr>
          <w:rFonts w:ascii="宋体" w:hAnsi="宋体"/>
        </w:rPr>
      </w:pPr>
      <w:r>
        <w:rPr>
          <w:rFonts w:ascii="宋体" w:hAnsi="宋体" w:hint="eastAsia"/>
        </w:rPr>
        <w:t>参见</w:t>
      </w:r>
      <w:r w:rsidR="00D7565E">
        <w:rPr>
          <w:rFonts w:ascii="宋体" w:hAnsi="宋体" w:hint="eastAsia"/>
        </w:rPr>
        <w:t>【</w:t>
      </w:r>
      <w:r>
        <w:rPr>
          <w:rFonts w:ascii="宋体" w:hAnsi="宋体" w:hint="eastAsia"/>
        </w:rPr>
        <w:t>第三分册</w:t>
      </w:r>
      <w:r w:rsidR="00D7565E">
        <w:rPr>
          <w:rFonts w:ascii="宋体" w:hAnsi="宋体" w:hint="eastAsia"/>
        </w:rPr>
        <w:t>】</w:t>
      </w:r>
      <w:r w:rsidRPr="006B747F">
        <w:rPr>
          <w:rFonts w:ascii="宋体" w:hAnsi="宋体" w:hint="eastAsia"/>
        </w:rPr>
        <w:t>。</w:t>
      </w:r>
    </w:p>
    <w:bookmarkEnd w:id="222"/>
    <w:bookmarkEnd w:id="223"/>
    <w:p w14:paraId="046C037D" w14:textId="77777777" w:rsidR="002D5F12" w:rsidRDefault="002D5F12" w:rsidP="002D5F12"/>
    <w:sectPr w:rsidR="002D5F12" w:rsidSect="00B33C10">
      <w:headerReference w:type="default" r:id="rId42"/>
      <w:pgSz w:w="11906" w:h="16838"/>
      <w:pgMar w:top="1276" w:right="1800" w:bottom="1276" w:left="1800" w:header="851" w:footer="992" w:gutter="0"/>
      <w:cols w:space="425"/>
      <w:docGrid w:type="lines" w:linePitch="31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0EED93" w15:done="0"/>
  <w15:commentEx w15:paraId="0A42A589" w15:done="0"/>
  <w15:commentEx w15:paraId="36DD133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C24DBD" w14:textId="77777777" w:rsidR="00323475" w:rsidRDefault="00323475" w:rsidP="002D5F12">
      <w:r>
        <w:separator/>
      </w:r>
    </w:p>
  </w:endnote>
  <w:endnote w:type="continuationSeparator" w:id="0">
    <w:p w14:paraId="2E73B2A8" w14:textId="77777777" w:rsidR="00323475" w:rsidRDefault="00323475" w:rsidP="002D5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MingLiU">
    <w:altName w:val="細明體"/>
    <w:panose1 w:val="02010609000101010101"/>
    <w:charset w:val="88"/>
    <w:family w:val="modern"/>
    <w:notTrueType/>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HPlogostd">
    <w:altName w:val="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D687D6" w14:textId="77777777" w:rsidR="00F0616E" w:rsidRDefault="00F0616E">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C71491" w14:textId="77777777" w:rsidR="00386902" w:rsidRDefault="00386902" w:rsidP="00B00F1F">
    <w:pPr>
      <w:pStyle w:val="ab"/>
      <w:jc w:val="right"/>
      <w:rPr>
        <w:lang w:val="en-GB"/>
      </w:rP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386902" w14:paraId="32EED2EB" w14:textId="77777777" w:rsidTr="00B00F1F">
      <w:tc>
        <w:tcPr>
          <w:tcW w:w="2610" w:type="dxa"/>
        </w:tcPr>
        <w:p w14:paraId="2E6CD166" w14:textId="447125EE" w:rsidR="00386902" w:rsidRDefault="00386902" w:rsidP="00B00F1F">
          <w:pPr>
            <w:keepNext/>
            <w:keepLines/>
            <w:spacing w:before="60" w:after="20"/>
            <w:rPr>
              <w:sz w:val="18"/>
            </w:rPr>
          </w:pPr>
        </w:p>
      </w:tc>
      <w:tc>
        <w:tcPr>
          <w:tcW w:w="4320" w:type="dxa"/>
        </w:tcPr>
        <w:p w14:paraId="1FA9FDEA" w14:textId="77777777" w:rsidR="00386902" w:rsidRDefault="00386902" w:rsidP="00B00F1F">
          <w:pPr>
            <w:pStyle w:val="Table"/>
            <w:spacing w:before="60" w:after="20"/>
            <w:ind w:firstLine="480"/>
            <w:rPr>
              <w:i/>
              <w:lang w:eastAsia="zh-CN"/>
            </w:rPr>
          </w:pPr>
        </w:p>
      </w:tc>
      <w:tc>
        <w:tcPr>
          <w:tcW w:w="2880" w:type="dxa"/>
        </w:tcPr>
        <w:p w14:paraId="577EB4E6" w14:textId="77777777" w:rsidR="00386902" w:rsidRDefault="00386902" w:rsidP="00B00F1F">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sidR="00F0616E">
            <w:rPr>
              <w:noProof/>
              <w:sz w:val="18"/>
            </w:rPr>
            <w:t>36</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sidR="00F0616E">
            <w:rPr>
              <w:noProof/>
              <w:sz w:val="18"/>
            </w:rPr>
            <w:t>98</w:t>
          </w:r>
          <w:r>
            <w:rPr>
              <w:sz w:val="18"/>
            </w:rPr>
            <w:fldChar w:fldCharType="end"/>
          </w:r>
        </w:p>
      </w:tc>
    </w:tr>
    <w:tr w:rsidR="00386902" w14:paraId="24401E77" w14:textId="77777777" w:rsidTr="00B00F1F">
      <w:tc>
        <w:tcPr>
          <w:tcW w:w="2610" w:type="dxa"/>
          <w:tcBorders>
            <w:top w:val="single" w:sz="12" w:space="0" w:color="auto"/>
          </w:tcBorders>
        </w:tcPr>
        <w:p w14:paraId="0F1E426A" w14:textId="34DBAE32" w:rsidR="00386902" w:rsidRPr="003552E9" w:rsidRDefault="00386902" w:rsidP="00B00F1F">
          <w:pPr>
            <w:keepNext/>
            <w:keepLines/>
            <w:spacing w:before="40"/>
            <w:rPr>
              <w:sz w:val="12"/>
              <w:lang w:val="fr-FR"/>
            </w:rPr>
          </w:pPr>
          <w:bookmarkStart w:id="4" w:name="_GoBack"/>
          <w:bookmarkEnd w:id="4"/>
        </w:p>
      </w:tc>
      <w:tc>
        <w:tcPr>
          <w:tcW w:w="7200" w:type="dxa"/>
          <w:gridSpan w:val="2"/>
          <w:tcBorders>
            <w:top w:val="single" w:sz="12" w:space="0" w:color="auto"/>
          </w:tcBorders>
        </w:tcPr>
        <w:p w14:paraId="16E68319" w14:textId="77777777" w:rsidR="00386902" w:rsidRDefault="00386902" w:rsidP="00B00F1F">
          <w:pPr>
            <w:keepNext/>
            <w:keepLines/>
            <w:spacing w:before="40"/>
            <w:jc w:val="right"/>
            <w:rPr>
              <w:sz w:val="12"/>
            </w:rPr>
          </w:pPr>
          <w:r>
            <w:rPr>
              <w:rFonts w:hint="eastAsia"/>
              <w:sz w:val="12"/>
            </w:rPr>
            <w:t>功能规格说明书</w:t>
          </w:r>
        </w:p>
      </w:tc>
    </w:tr>
  </w:tbl>
  <w:p w14:paraId="4ADD808A" w14:textId="77777777" w:rsidR="00386902" w:rsidRPr="007C1B83" w:rsidRDefault="00386902">
    <w:pPr>
      <w:pStyle w:val="ab"/>
      <w:rPr>
        <w:lang w:val="en-GB"/>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386902" w14:paraId="4CC0924E" w14:textId="77777777" w:rsidTr="00B00F1F">
      <w:tc>
        <w:tcPr>
          <w:tcW w:w="2610" w:type="dxa"/>
        </w:tcPr>
        <w:p w14:paraId="3FED8BF7" w14:textId="77777777" w:rsidR="00386902" w:rsidRDefault="00386902" w:rsidP="00B00F1F">
          <w:pPr>
            <w:keepNext/>
            <w:keepLines/>
            <w:spacing w:before="60" w:after="20"/>
            <w:rPr>
              <w:sz w:val="18"/>
            </w:rPr>
          </w:pPr>
          <w:bookmarkStart w:id="5" w:name="hp_Footer"/>
          <w:r>
            <w:rPr>
              <w:rFonts w:hint="eastAsia"/>
              <w:i/>
            </w:rPr>
            <w:t>新核心项目</w:t>
          </w:r>
        </w:p>
      </w:tc>
      <w:tc>
        <w:tcPr>
          <w:tcW w:w="4320" w:type="dxa"/>
        </w:tcPr>
        <w:p w14:paraId="171F5D66" w14:textId="77777777" w:rsidR="00386902" w:rsidRDefault="00386902" w:rsidP="00B00F1F">
          <w:pPr>
            <w:pStyle w:val="Table"/>
            <w:spacing w:before="60" w:after="20"/>
            <w:ind w:firstLine="480"/>
            <w:rPr>
              <w:i/>
              <w:lang w:eastAsia="zh-CN"/>
            </w:rPr>
          </w:pPr>
        </w:p>
      </w:tc>
      <w:tc>
        <w:tcPr>
          <w:tcW w:w="2880" w:type="dxa"/>
        </w:tcPr>
        <w:p w14:paraId="294EBD4A" w14:textId="77777777" w:rsidR="00386902" w:rsidRDefault="00386902" w:rsidP="00B00F1F">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noProof/>
              <w:sz w:val="18"/>
            </w:rPr>
            <w:t>15</w:t>
          </w:r>
          <w:r>
            <w:rPr>
              <w:sz w:val="18"/>
            </w:rPr>
            <w:fldChar w:fldCharType="end"/>
          </w:r>
        </w:p>
      </w:tc>
    </w:tr>
    <w:tr w:rsidR="00386902" w14:paraId="6700C023" w14:textId="77777777" w:rsidTr="00B00F1F">
      <w:tc>
        <w:tcPr>
          <w:tcW w:w="2610" w:type="dxa"/>
          <w:tcBorders>
            <w:top w:val="single" w:sz="12" w:space="0" w:color="auto"/>
          </w:tcBorders>
        </w:tcPr>
        <w:p w14:paraId="12B98CAF" w14:textId="28C1324D" w:rsidR="00386902" w:rsidRPr="003552E9" w:rsidRDefault="00386902" w:rsidP="00B00F1F">
          <w:pPr>
            <w:keepNext/>
            <w:keepLines/>
            <w:spacing w:before="40"/>
            <w:rPr>
              <w:sz w:val="12"/>
              <w:lang w:val="fr-FR"/>
            </w:rPr>
          </w:pPr>
          <w:r>
            <w:rPr>
              <w:rFonts w:hint="eastAsia"/>
              <w:sz w:val="12"/>
              <w:lang w:val="fr-FR"/>
            </w:rPr>
            <w:t>文档编号：</w:t>
          </w:r>
          <w:r w:rsidR="00B31573">
            <w:rPr>
              <w:rFonts w:hint="eastAsia"/>
              <w:sz w:val="12"/>
              <w:lang w:val="fr-FR"/>
            </w:rPr>
            <w:t>核心</w:t>
          </w:r>
          <w:r>
            <w:rPr>
              <w:sz w:val="12"/>
              <w:lang w:val="fr-FR"/>
            </w:rPr>
            <w:t>_PMO01</w:t>
          </w:r>
          <w:r>
            <w:rPr>
              <w:rFonts w:hint="eastAsia"/>
              <w:sz w:val="12"/>
              <w:lang w:val="fr-FR"/>
            </w:rPr>
            <w:t>6</w:t>
          </w:r>
        </w:p>
      </w:tc>
      <w:tc>
        <w:tcPr>
          <w:tcW w:w="7200" w:type="dxa"/>
          <w:gridSpan w:val="2"/>
          <w:tcBorders>
            <w:top w:val="single" w:sz="12" w:space="0" w:color="auto"/>
          </w:tcBorders>
        </w:tcPr>
        <w:p w14:paraId="7356E0F3" w14:textId="77777777" w:rsidR="00386902" w:rsidRDefault="00386902" w:rsidP="00B00F1F">
          <w:pPr>
            <w:keepNext/>
            <w:keepLines/>
            <w:spacing w:before="40"/>
            <w:jc w:val="right"/>
            <w:rPr>
              <w:sz w:val="12"/>
            </w:rPr>
          </w:pPr>
          <w:r>
            <w:rPr>
              <w:rFonts w:hint="eastAsia"/>
              <w:sz w:val="12"/>
            </w:rPr>
            <w:t>功能规格说明书</w:t>
          </w:r>
        </w:p>
      </w:tc>
    </w:tr>
    <w:bookmarkEnd w:id="5"/>
  </w:tbl>
  <w:p w14:paraId="22D7F448" w14:textId="77777777" w:rsidR="00386902" w:rsidRPr="003552E9" w:rsidRDefault="00386902" w:rsidP="00B00F1F">
    <w:pPr>
      <w:pStyle w:val="ab"/>
      <w:rPr>
        <w:sz w:val="4"/>
      </w:rPr>
    </w:pPr>
  </w:p>
  <w:p w14:paraId="51C32168" w14:textId="77777777" w:rsidR="00386902" w:rsidRDefault="00386902">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B0D081" w14:textId="77777777" w:rsidR="00323475" w:rsidRDefault="00323475" w:rsidP="002D5F12">
      <w:r>
        <w:separator/>
      </w:r>
    </w:p>
  </w:footnote>
  <w:footnote w:type="continuationSeparator" w:id="0">
    <w:p w14:paraId="3F1BFE96" w14:textId="77777777" w:rsidR="00323475" w:rsidRDefault="00323475" w:rsidP="002D5F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F3A236" w14:textId="77777777" w:rsidR="00F0616E" w:rsidRDefault="00F0616E">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F5232" w14:textId="77777777" w:rsidR="00F0616E" w:rsidRDefault="00F0616E">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945946" w14:textId="77777777" w:rsidR="00F0616E" w:rsidRDefault="00F0616E">
    <w:pPr>
      <w:pStyle w:val="a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double" w:sz="6" w:space="0" w:color="auto"/>
        <w:left w:val="double" w:sz="6" w:space="0" w:color="auto"/>
        <w:bottom w:val="double" w:sz="6" w:space="0" w:color="auto"/>
        <w:right w:val="double" w:sz="6" w:space="0" w:color="auto"/>
      </w:tblBorders>
      <w:tblCellMar>
        <w:left w:w="71" w:type="dxa"/>
        <w:right w:w="71" w:type="dxa"/>
      </w:tblCellMar>
      <w:tblLook w:val="0000" w:firstRow="0" w:lastRow="0" w:firstColumn="0" w:lastColumn="0" w:noHBand="0" w:noVBand="0"/>
    </w:tblPr>
    <w:tblGrid>
      <w:gridCol w:w="2338"/>
      <w:gridCol w:w="3876"/>
      <w:gridCol w:w="2046"/>
    </w:tblGrid>
    <w:tr w:rsidR="00386902" w:rsidRPr="00687B08" w14:paraId="009E4744" w14:textId="77777777" w:rsidTr="00C34212">
      <w:trPr>
        <w:cantSplit/>
      </w:trPr>
      <w:tc>
        <w:tcPr>
          <w:tcW w:w="0" w:type="auto"/>
          <w:vMerge w:val="restart"/>
          <w:tcBorders>
            <w:top w:val="double" w:sz="6" w:space="0" w:color="auto"/>
            <w:right w:val="dotted" w:sz="4" w:space="0" w:color="auto"/>
          </w:tcBorders>
        </w:tcPr>
        <w:p w14:paraId="0EE95167" w14:textId="3B32AE45" w:rsidR="00386902" w:rsidRPr="00687B08" w:rsidRDefault="00386902" w:rsidP="00B00F1F">
          <w:pPr>
            <w:keepNext/>
            <w:keepLines/>
            <w:tabs>
              <w:tab w:val="left" w:pos="432"/>
            </w:tabs>
            <w:adjustRightInd w:val="0"/>
            <w:snapToGrid w:val="0"/>
            <w:spacing w:beforeLines="50" w:before="120" w:afterLines="50" w:after="120" w:line="360" w:lineRule="auto"/>
            <w:ind w:left="432" w:hanging="432"/>
            <w:contextualSpacing/>
            <w:jc w:val="left"/>
            <w:outlineLvl w:val="0"/>
            <w:rPr>
              <w:b/>
              <w:bCs/>
              <w:kern w:val="0"/>
              <w:sz w:val="28"/>
              <w:szCs w:val="44"/>
            </w:rPr>
          </w:pPr>
          <w:del w:id="227" w:author="胡增祥" w:date="2025-06-16T10:23:00Z">
            <w:r w:rsidRPr="00687B08" w:rsidDel="003F4984">
              <w:rPr>
                <w:b/>
                <w:bCs/>
                <w:noProof/>
                <w:kern w:val="0"/>
                <w:sz w:val="28"/>
                <w:szCs w:val="44"/>
                <w:rPrChange w:id="228">
                  <w:rPr>
                    <w:noProof/>
                  </w:rPr>
                </w:rPrChange>
              </w:rPr>
              <w:drawing>
                <wp:inline distT="0" distB="0" distL="0" distR="0" wp14:anchorId="20B1A626" wp14:editId="22546DA7">
                  <wp:extent cx="1394460" cy="480060"/>
                  <wp:effectExtent l="0" t="0" r="0" b="0"/>
                  <wp:docPr id="3" name="图片 35" descr="苏州银行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苏州银行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480060"/>
                          </a:xfrm>
                          <a:prstGeom prst="rect">
                            <a:avLst/>
                          </a:prstGeom>
                          <a:noFill/>
                          <a:ln>
                            <a:noFill/>
                          </a:ln>
                        </pic:spPr>
                      </pic:pic>
                    </a:graphicData>
                  </a:graphic>
                </wp:inline>
              </w:drawing>
            </w:r>
          </w:del>
        </w:p>
      </w:tc>
      <w:tc>
        <w:tcPr>
          <w:tcW w:w="3876" w:type="dxa"/>
          <w:tcBorders>
            <w:left w:val="nil"/>
            <w:right w:val="nil"/>
          </w:tcBorders>
        </w:tcPr>
        <w:p w14:paraId="27E48328" w14:textId="77777777" w:rsidR="00386902" w:rsidRPr="00687B08" w:rsidRDefault="00386902" w:rsidP="00B00F1F">
          <w:pPr>
            <w:tabs>
              <w:tab w:val="center" w:pos="2269"/>
            </w:tabs>
            <w:spacing w:before="100" w:after="60"/>
            <w:jc w:val="center"/>
            <w:rPr>
              <w:rFonts w:ascii="宋体" w:hAnsi="宋体"/>
              <w:sz w:val="28"/>
              <w:szCs w:val="28"/>
            </w:rPr>
          </w:pPr>
          <w:r w:rsidRPr="00687B08">
            <w:rPr>
              <w:rFonts w:ascii="宋体" w:hAnsi="宋体" w:hint="eastAsia"/>
              <w:sz w:val="28"/>
              <w:szCs w:val="28"/>
            </w:rPr>
            <w:t>功能规格说明书</w:t>
          </w:r>
        </w:p>
      </w:tc>
      <w:tc>
        <w:tcPr>
          <w:tcW w:w="2046" w:type="dxa"/>
          <w:vMerge w:val="restart"/>
          <w:tcBorders>
            <w:top w:val="double" w:sz="6" w:space="0" w:color="auto"/>
            <w:left w:val="dotted" w:sz="4" w:space="0" w:color="auto"/>
          </w:tcBorders>
          <w:vAlign w:val="center"/>
        </w:tcPr>
        <w:p w14:paraId="04886BDA" w14:textId="77777777" w:rsidR="00386902" w:rsidRPr="00687B08" w:rsidRDefault="00386902" w:rsidP="00B00F1F">
          <w:pPr>
            <w:spacing w:before="60" w:after="40"/>
            <w:ind w:right="-72"/>
            <w:jc w:val="center"/>
            <w:rPr>
              <w:rFonts w:ascii="HPlogostd" w:hAnsi="HPlogostd"/>
              <w:sz w:val="28"/>
              <w:szCs w:val="28"/>
            </w:rPr>
          </w:pPr>
          <w:r w:rsidRPr="00687B08">
            <w:rPr>
              <w:rFonts w:ascii="HPlogostd" w:hAnsi="HPlogostd"/>
              <w:sz w:val="28"/>
              <w:szCs w:val="28"/>
            </w:rPr>
            <w:t>需求分析文档</w:t>
          </w:r>
        </w:p>
      </w:tc>
    </w:tr>
    <w:tr w:rsidR="00386902" w:rsidRPr="00687B08" w14:paraId="49F85790" w14:textId="77777777" w:rsidTr="00C34212">
      <w:trPr>
        <w:cantSplit/>
      </w:trPr>
      <w:tc>
        <w:tcPr>
          <w:tcW w:w="0" w:type="auto"/>
          <w:vMerge/>
          <w:tcBorders>
            <w:bottom w:val="double" w:sz="6" w:space="0" w:color="auto"/>
            <w:right w:val="dotted" w:sz="4" w:space="0" w:color="auto"/>
          </w:tcBorders>
          <w:vAlign w:val="center"/>
        </w:tcPr>
        <w:p w14:paraId="5320B09A" w14:textId="77777777" w:rsidR="00386902" w:rsidRPr="00687B08" w:rsidRDefault="00386902" w:rsidP="00D35F63">
          <w:pPr>
            <w:keepNext/>
            <w:keepLines/>
            <w:numPr>
              <w:ilvl w:val="3"/>
              <w:numId w:val="91"/>
            </w:numPr>
            <w:tabs>
              <w:tab w:val="left" w:pos="432"/>
            </w:tabs>
            <w:adjustRightInd w:val="0"/>
            <w:snapToGrid w:val="0"/>
            <w:spacing w:beforeLines="50" w:before="120" w:afterLines="50" w:after="120" w:line="360" w:lineRule="auto"/>
            <w:contextualSpacing/>
            <w:jc w:val="left"/>
            <w:outlineLvl w:val="3"/>
            <w:rPr>
              <w:b/>
              <w:bCs/>
              <w:szCs w:val="28"/>
            </w:rPr>
          </w:pPr>
        </w:p>
      </w:tc>
      <w:tc>
        <w:tcPr>
          <w:tcW w:w="3876" w:type="dxa"/>
          <w:tcBorders>
            <w:left w:val="nil"/>
            <w:right w:val="nil"/>
          </w:tcBorders>
        </w:tcPr>
        <w:p w14:paraId="2823E6EE" w14:textId="77777777" w:rsidR="00386902" w:rsidRPr="00687B08" w:rsidRDefault="00386902" w:rsidP="000B1549">
          <w:pPr>
            <w:spacing w:before="80" w:after="80"/>
            <w:jc w:val="center"/>
            <w:rPr>
              <w:rFonts w:ascii="宋体" w:hAnsi="宋体"/>
              <w:szCs w:val="21"/>
            </w:rPr>
          </w:pPr>
          <w:r w:rsidRPr="00687B08">
            <w:rPr>
              <w:rFonts w:ascii="宋体" w:hAnsi="宋体" w:hint="eastAsia"/>
              <w:szCs w:val="21"/>
            </w:rPr>
            <w:t>清算总账子系统-</w:t>
          </w:r>
          <w:r>
            <w:rPr>
              <w:rFonts w:ascii="宋体" w:hAnsi="宋体" w:hint="eastAsia"/>
              <w:szCs w:val="21"/>
            </w:rPr>
            <w:t>会计信息系统</w:t>
          </w:r>
          <w:r w:rsidRPr="00687B08">
            <w:rPr>
              <w:rFonts w:ascii="宋体" w:hAnsi="宋体" w:hint="eastAsia"/>
              <w:szCs w:val="21"/>
            </w:rPr>
            <w:t>第</w:t>
          </w:r>
          <w:r>
            <w:rPr>
              <w:rFonts w:ascii="宋体" w:hAnsi="宋体" w:hint="eastAsia"/>
              <w:szCs w:val="21"/>
            </w:rPr>
            <w:t>一</w:t>
          </w:r>
          <w:r w:rsidRPr="00687B08">
            <w:rPr>
              <w:rFonts w:ascii="宋体" w:hAnsi="宋体" w:hint="eastAsia"/>
              <w:szCs w:val="21"/>
            </w:rPr>
            <w:t>分册</w:t>
          </w:r>
        </w:p>
      </w:tc>
      <w:tc>
        <w:tcPr>
          <w:tcW w:w="2046" w:type="dxa"/>
          <w:vMerge/>
          <w:tcBorders>
            <w:left w:val="dotted" w:sz="4" w:space="0" w:color="auto"/>
            <w:bottom w:val="double" w:sz="6" w:space="0" w:color="auto"/>
          </w:tcBorders>
        </w:tcPr>
        <w:p w14:paraId="045EF562" w14:textId="77777777" w:rsidR="00386902" w:rsidRPr="00687B08" w:rsidRDefault="00386902" w:rsidP="00B00F1F">
          <w:pPr>
            <w:spacing w:before="80" w:after="80"/>
            <w:jc w:val="right"/>
            <w:rPr>
              <w:b/>
            </w:rPr>
          </w:pPr>
        </w:p>
      </w:tc>
    </w:tr>
  </w:tbl>
  <w:p w14:paraId="57441A89" w14:textId="77777777" w:rsidR="00386902" w:rsidRPr="00687B08" w:rsidRDefault="00386902" w:rsidP="000B1549">
    <w:pPr>
      <w:pStyle w:val="a8"/>
      <w:jc w:val="both"/>
    </w:pPr>
  </w:p>
  <w:p w14:paraId="6ABAD0D5" w14:textId="77777777" w:rsidR="00386902" w:rsidRPr="000B1549" w:rsidRDefault="00386902" w:rsidP="000B1549">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0085B62"/>
    <w:lvl w:ilvl="0">
      <w:start w:val="1"/>
      <w:numFmt w:val="bullet"/>
      <w:pStyle w:val="3"/>
      <w:lvlText w:val=""/>
      <w:lvlJc w:val="left"/>
      <w:pPr>
        <w:tabs>
          <w:tab w:val="num" w:pos="1200"/>
        </w:tabs>
        <w:ind w:leftChars="400" w:left="1200" w:hangingChars="200" w:hanging="360"/>
      </w:pPr>
      <w:rPr>
        <w:rFonts w:ascii="Wingdings" w:hAnsi="Wingdings" w:hint="default"/>
      </w:rPr>
    </w:lvl>
  </w:abstractNum>
  <w:abstractNum w:abstractNumId="1">
    <w:nsid w:val="FFFFFF89"/>
    <w:multiLevelType w:val="singleLevel"/>
    <w:tmpl w:val="99F84448"/>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2">
    <w:nsid w:val="00707FD8"/>
    <w:multiLevelType w:val="hybridMultilevel"/>
    <w:tmpl w:val="5BAE8FA2"/>
    <w:lvl w:ilvl="0" w:tplc="0409000F">
      <w:start w:val="1"/>
      <w:numFmt w:val="decimal"/>
      <w:lvlText w:val="%1."/>
      <w:lvlJc w:val="left"/>
      <w:pPr>
        <w:ind w:left="420" w:hanging="420"/>
      </w:pPr>
    </w:lvl>
    <w:lvl w:ilvl="1" w:tplc="AB68402C">
      <w:start w:val="1"/>
      <w:numFmt w:val="decimal"/>
      <w:lvlText w:val="例%2．"/>
      <w:lvlJc w:val="left"/>
      <w:pPr>
        <w:ind w:left="1140" w:hanging="720"/>
      </w:pPr>
      <w:rPr>
        <w:rFonts w:hint="default"/>
      </w:rPr>
    </w:lvl>
    <w:lvl w:ilvl="2" w:tplc="D24C3A38">
      <w:start w:val="1"/>
      <w:numFmt w:val="decimal"/>
      <w:lvlText w:val="%3、"/>
      <w:lvlJc w:val="left"/>
      <w:pPr>
        <w:ind w:left="1200" w:hanging="360"/>
      </w:pPr>
      <w:rPr>
        <w:rFonts w:ascii="Calibri" w:hAnsi="Calibri" w:cs="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15264CA"/>
    <w:multiLevelType w:val="hybridMultilevel"/>
    <w:tmpl w:val="AB50CFD2"/>
    <w:lvl w:ilvl="0" w:tplc="04090019">
      <w:start w:val="1"/>
      <w:numFmt w:val="lowerLetter"/>
      <w:lvlText w:val="%1)"/>
      <w:lvlJc w:val="left"/>
      <w:pPr>
        <w:ind w:left="1708" w:hanging="420"/>
      </w:pPr>
    </w:lvl>
    <w:lvl w:ilvl="1" w:tplc="04090019" w:tentative="1">
      <w:start w:val="1"/>
      <w:numFmt w:val="lowerLetter"/>
      <w:lvlText w:val="%2)"/>
      <w:lvlJc w:val="left"/>
      <w:pPr>
        <w:ind w:left="2128" w:hanging="420"/>
      </w:pPr>
    </w:lvl>
    <w:lvl w:ilvl="2" w:tplc="0409001B" w:tentative="1">
      <w:start w:val="1"/>
      <w:numFmt w:val="lowerRoman"/>
      <w:lvlText w:val="%3."/>
      <w:lvlJc w:val="right"/>
      <w:pPr>
        <w:ind w:left="2548" w:hanging="420"/>
      </w:pPr>
    </w:lvl>
    <w:lvl w:ilvl="3" w:tplc="0409000F" w:tentative="1">
      <w:start w:val="1"/>
      <w:numFmt w:val="decimal"/>
      <w:lvlText w:val="%4."/>
      <w:lvlJc w:val="left"/>
      <w:pPr>
        <w:ind w:left="2968" w:hanging="420"/>
      </w:pPr>
    </w:lvl>
    <w:lvl w:ilvl="4" w:tplc="04090019" w:tentative="1">
      <w:start w:val="1"/>
      <w:numFmt w:val="lowerLetter"/>
      <w:lvlText w:val="%5)"/>
      <w:lvlJc w:val="left"/>
      <w:pPr>
        <w:ind w:left="3388" w:hanging="420"/>
      </w:pPr>
    </w:lvl>
    <w:lvl w:ilvl="5" w:tplc="0409001B" w:tentative="1">
      <w:start w:val="1"/>
      <w:numFmt w:val="lowerRoman"/>
      <w:lvlText w:val="%6."/>
      <w:lvlJc w:val="right"/>
      <w:pPr>
        <w:ind w:left="3808" w:hanging="420"/>
      </w:pPr>
    </w:lvl>
    <w:lvl w:ilvl="6" w:tplc="0409000F" w:tentative="1">
      <w:start w:val="1"/>
      <w:numFmt w:val="decimal"/>
      <w:lvlText w:val="%7."/>
      <w:lvlJc w:val="left"/>
      <w:pPr>
        <w:ind w:left="4228" w:hanging="420"/>
      </w:pPr>
    </w:lvl>
    <w:lvl w:ilvl="7" w:tplc="04090019" w:tentative="1">
      <w:start w:val="1"/>
      <w:numFmt w:val="lowerLetter"/>
      <w:lvlText w:val="%8)"/>
      <w:lvlJc w:val="left"/>
      <w:pPr>
        <w:ind w:left="4648" w:hanging="420"/>
      </w:pPr>
    </w:lvl>
    <w:lvl w:ilvl="8" w:tplc="0409001B" w:tentative="1">
      <w:start w:val="1"/>
      <w:numFmt w:val="lowerRoman"/>
      <w:lvlText w:val="%9."/>
      <w:lvlJc w:val="right"/>
      <w:pPr>
        <w:ind w:left="5068" w:hanging="420"/>
      </w:pPr>
    </w:lvl>
  </w:abstractNum>
  <w:abstractNum w:abstractNumId="4">
    <w:nsid w:val="015D707E"/>
    <w:multiLevelType w:val="hybridMultilevel"/>
    <w:tmpl w:val="A22CFE20"/>
    <w:lvl w:ilvl="0" w:tplc="8B36F7F4">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
    <w:nsid w:val="01B77F37"/>
    <w:multiLevelType w:val="hybridMultilevel"/>
    <w:tmpl w:val="DCEA8CEE"/>
    <w:lvl w:ilvl="0" w:tplc="04090011">
      <w:start w:val="1"/>
      <w:numFmt w:val="decimal"/>
      <w:lvlText w:val="%1)"/>
      <w:lvlJc w:val="left"/>
      <w:pPr>
        <w:ind w:left="1200" w:hanging="420"/>
      </w:pPr>
      <w:rPr>
        <w:rFonts w:hint="default"/>
      </w:rPr>
    </w:lvl>
    <w:lvl w:ilvl="1" w:tplc="04090011">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6">
    <w:nsid w:val="021B773F"/>
    <w:multiLevelType w:val="hybridMultilevel"/>
    <w:tmpl w:val="AE1ACB76"/>
    <w:lvl w:ilvl="0" w:tplc="04090011">
      <w:start w:val="1"/>
      <w:numFmt w:val="decimal"/>
      <w:lvlText w:val="%1)"/>
      <w:lvlJc w:val="left"/>
      <w:pPr>
        <w:ind w:left="1575" w:hanging="420"/>
      </w:p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7">
    <w:nsid w:val="05257D7B"/>
    <w:multiLevelType w:val="hybridMultilevel"/>
    <w:tmpl w:val="CEF8B194"/>
    <w:lvl w:ilvl="0" w:tplc="04090011">
      <w:start w:val="1"/>
      <w:numFmt w:val="decimal"/>
      <w:lvlText w:val="%1)"/>
      <w:lvlJc w:val="left"/>
      <w:pPr>
        <w:ind w:left="1200" w:hanging="420"/>
      </w:pPr>
      <w:rPr>
        <w:rFonts w:hint="default"/>
      </w:rPr>
    </w:lvl>
    <w:lvl w:ilvl="1" w:tplc="04090011">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8">
    <w:nsid w:val="057B7764"/>
    <w:multiLevelType w:val="hybridMultilevel"/>
    <w:tmpl w:val="269A335C"/>
    <w:lvl w:ilvl="0" w:tplc="04090011">
      <w:start w:val="1"/>
      <w:numFmt w:val="decimal"/>
      <w:lvlText w:val="%1)"/>
      <w:lvlJc w:val="left"/>
      <w:pPr>
        <w:ind w:left="1243"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5A0759E"/>
    <w:multiLevelType w:val="hybridMultilevel"/>
    <w:tmpl w:val="D71AC370"/>
    <w:lvl w:ilvl="0" w:tplc="3C46DBA8">
      <w:start w:val="1"/>
      <w:numFmt w:val="decimal"/>
      <w:lvlText w:val="%1."/>
      <w:lvlJc w:val="left"/>
      <w:pPr>
        <w:ind w:left="780" w:hanging="360"/>
      </w:pPr>
      <w:rPr>
        <w:rFonts w:hint="eastAsia"/>
      </w:rPr>
    </w:lvl>
    <w:lvl w:ilvl="1" w:tplc="04090011">
      <w:start w:val="1"/>
      <w:numFmt w:val="decimal"/>
      <w:lvlText w:val="%2)"/>
      <w:lvlJc w:val="left"/>
      <w:pPr>
        <w:ind w:left="960" w:hanging="480"/>
      </w:pPr>
    </w:lvl>
    <w:lvl w:ilvl="2" w:tplc="04090011">
      <w:start w:val="1"/>
      <w:numFmt w:val="decimal"/>
      <w:lvlText w:val="%3)"/>
      <w:lvlJc w:val="left"/>
      <w:pPr>
        <w:ind w:left="1440" w:hanging="480"/>
      </w:pPr>
    </w:lvl>
    <w:lvl w:ilvl="3" w:tplc="0409000F">
      <w:start w:val="1"/>
      <w:numFmt w:val="decimal"/>
      <w:lvlText w:val="%4."/>
      <w:lvlJc w:val="left"/>
      <w:pPr>
        <w:ind w:left="1920" w:hanging="480"/>
      </w:pPr>
    </w:lvl>
    <w:lvl w:ilvl="4" w:tplc="04090019">
      <w:start w:val="1"/>
      <w:numFmt w:val="lowerLetter"/>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05B80292"/>
    <w:multiLevelType w:val="hybridMultilevel"/>
    <w:tmpl w:val="B274AB5E"/>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11">
    <w:nsid w:val="079D378C"/>
    <w:multiLevelType w:val="hybridMultilevel"/>
    <w:tmpl w:val="5186023C"/>
    <w:lvl w:ilvl="0" w:tplc="7BD407C0">
      <w:start w:val="1"/>
      <w:numFmt w:val="decimal"/>
      <w:lvlText w:val="%1."/>
      <w:lvlJc w:val="left"/>
      <w:pPr>
        <w:ind w:left="714" w:hanging="360"/>
      </w:pPr>
      <w:rPr>
        <w:rFonts w:hint="default"/>
      </w:rPr>
    </w:lvl>
    <w:lvl w:ilvl="1" w:tplc="04090011">
      <w:start w:val="1"/>
      <w:numFmt w:val="decimal"/>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12">
    <w:nsid w:val="08792BB4"/>
    <w:multiLevelType w:val="hybridMultilevel"/>
    <w:tmpl w:val="1E3EA52A"/>
    <w:lvl w:ilvl="0" w:tplc="BC64C002">
      <w:start w:val="1"/>
      <w:numFmt w:val="decimal"/>
      <w:lvlText w:val="%1、"/>
      <w:lvlJc w:val="left"/>
      <w:pPr>
        <w:ind w:left="786" w:hanging="360"/>
      </w:pPr>
      <w:rPr>
        <w:rFonts w:ascii="宋体" w:eastAsia="宋体" w:hAnsi="宋体" w:cs="Arial" w:hint="default"/>
      </w:rPr>
    </w:lvl>
    <w:lvl w:ilvl="1" w:tplc="04090019" w:tentative="1">
      <w:start w:val="1"/>
      <w:numFmt w:val="lowerLetter"/>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lowerLetter"/>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lowerLetter"/>
      <w:lvlText w:val="%8)"/>
      <w:lvlJc w:val="left"/>
      <w:pPr>
        <w:ind w:left="4266" w:hanging="480"/>
      </w:pPr>
    </w:lvl>
    <w:lvl w:ilvl="8" w:tplc="0409001B" w:tentative="1">
      <w:start w:val="1"/>
      <w:numFmt w:val="lowerRoman"/>
      <w:lvlText w:val="%9."/>
      <w:lvlJc w:val="right"/>
      <w:pPr>
        <w:ind w:left="4746" w:hanging="480"/>
      </w:pPr>
    </w:lvl>
  </w:abstractNum>
  <w:abstractNum w:abstractNumId="13">
    <w:nsid w:val="08E27FC2"/>
    <w:multiLevelType w:val="hybridMultilevel"/>
    <w:tmpl w:val="269A335C"/>
    <w:lvl w:ilvl="0" w:tplc="04090011">
      <w:start w:val="1"/>
      <w:numFmt w:val="decimal"/>
      <w:lvlText w:val="%1)"/>
      <w:lvlJc w:val="left"/>
      <w:pPr>
        <w:ind w:left="124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9925B9E"/>
    <w:multiLevelType w:val="hybridMultilevel"/>
    <w:tmpl w:val="D3F27176"/>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nsid w:val="0A3964FF"/>
    <w:multiLevelType w:val="hybridMultilevel"/>
    <w:tmpl w:val="C380B6FE"/>
    <w:lvl w:ilvl="0" w:tplc="C75A558C">
      <w:start w:val="1"/>
      <w:numFmt w:val="decimal"/>
      <w:lvlText w:val="%1、"/>
      <w:lvlJc w:val="left"/>
      <w:pPr>
        <w:ind w:left="1155" w:hanging="420"/>
      </w:pPr>
      <w:rPr>
        <w:rFonts w:hint="eastAsia"/>
        <w:b w:val="0"/>
        <w:sz w:val="21"/>
        <w:szCs w:val="21"/>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16">
    <w:nsid w:val="0B561A37"/>
    <w:multiLevelType w:val="hybridMultilevel"/>
    <w:tmpl w:val="09D0DCE4"/>
    <w:lvl w:ilvl="0" w:tplc="8B36F7F4">
      <w:start w:val="1"/>
      <w:numFmt w:val="decimal"/>
      <w:lvlText w:val="%1、"/>
      <w:lvlJc w:val="left"/>
      <w:pPr>
        <w:ind w:left="1243" w:hanging="420"/>
      </w:pPr>
      <w:rPr>
        <w:rFonts w:hint="eastAsia"/>
      </w:rPr>
    </w:lvl>
    <w:lvl w:ilvl="1" w:tplc="04090019" w:tentative="1">
      <w:start w:val="1"/>
      <w:numFmt w:val="lowerLetter"/>
      <w:lvlText w:val="%2)"/>
      <w:lvlJc w:val="left"/>
      <w:pPr>
        <w:ind w:left="1663" w:hanging="420"/>
      </w:pPr>
    </w:lvl>
    <w:lvl w:ilvl="2" w:tplc="0409001B" w:tentative="1">
      <w:start w:val="1"/>
      <w:numFmt w:val="lowerRoman"/>
      <w:lvlText w:val="%3."/>
      <w:lvlJc w:val="right"/>
      <w:pPr>
        <w:ind w:left="2083" w:hanging="420"/>
      </w:pPr>
    </w:lvl>
    <w:lvl w:ilvl="3" w:tplc="0409000F" w:tentative="1">
      <w:start w:val="1"/>
      <w:numFmt w:val="decimal"/>
      <w:lvlText w:val="%4."/>
      <w:lvlJc w:val="left"/>
      <w:pPr>
        <w:ind w:left="2503" w:hanging="420"/>
      </w:pPr>
    </w:lvl>
    <w:lvl w:ilvl="4" w:tplc="04090019" w:tentative="1">
      <w:start w:val="1"/>
      <w:numFmt w:val="lowerLetter"/>
      <w:lvlText w:val="%5)"/>
      <w:lvlJc w:val="left"/>
      <w:pPr>
        <w:ind w:left="2923" w:hanging="420"/>
      </w:pPr>
    </w:lvl>
    <w:lvl w:ilvl="5" w:tplc="0409001B" w:tentative="1">
      <w:start w:val="1"/>
      <w:numFmt w:val="lowerRoman"/>
      <w:lvlText w:val="%6."/>
      <w:lvlJc w:val="right"/>
      <w:pPr>
        <w:ind w:left="3343" w:hanging="420"/>
      </w:pPr>
    </w:lvl>
    <w:lvl w:ilvl="6" w:tplc="0409000F" w:tentative="1">
      <w:start w:val="1"/>
      <w:numFmt w:val="decimal"/>
      <w:lvlText w:val="%7."/>
      <w:lvlJc w:val="left"/>
      <w:pPr>
        <w:ind w:left="3763" w:hanging="420"/>
      </w:pPr>
    </w:lvl>
    <w:lvl w:ilvl="7" w:tplc="04090019" w:tentative="1">
      <w:start w:val="1"/>
      <w:numFmt w:val="lowerLetter"/>
      <w:lvlText w:val="%8)"/>
      <w:lvlJc w:val="left"/>
      <w:pPr>
        <w:ind w:left="4183" w:hanging="420"/>
      </w:pPr>
    </w:lvl>
    <w:lvl w:ilvl="8" w:tplc="0409001B" w:tentative="1">
      <w:start w:val="1"/>
      <w:numFmt w:val="lowerRoman"/>
      <w:lvlText w:val="%9."/>
      <w:lvlJc w:val="right"/>
      <w:pPr>
        <w:ind w:left="4603" w:hanging="420"/>
      </w:pPr>
    </w:lvl>
  </w:abstractNum>
  <w:abstractNum w:abstractNumId="17">
    <w:nsid w:val="0B7C3402"/>
    <w:multiLevelType w:val="hybridMultilevel"/>
    <w:tmpl w:val="E4C01BAA"/>
    <w:lvl w:ilvl="0" w:tplc="D0E8DD80">
      <w:start w:val="1"/>
      <w:numFmt w:val="decimal"/>
      <w:lvlText w:val="%1、"/>
      <w:lvlJc w:val="left"/>
      <w:pPr>
        <w:ind w:left="780" w:hanging="360"/>
      </w:pPr>
      <w:rPr>
        <w:rFonts w:ascii="宋体" w:eastAsia="宋体" w:hAnsi="宋体"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8">
    <w:nsid w:val="0C4B4007"/>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9">
    <w:nsid w:val="0DF94B9E"/>
    <w:multiLevelType w:val="hybridMultilevel"/>
    <w:tmpl w:val="B9FCADE4"/>
    <w:lvl w:ilvl="0" w:tplc="7BD407C0">
      <w:start w:val="1"/>
      <w:numFmt w:val="decimal"/>
      <w:lvlText w:val="%1."/>
      <w:lvlJc w:val="left"/>
      <w:pPr>
        <w:ind w:left="714" w:hanging="360"/>
      </w:pPr>
      <w:rPr>
        <w:rFonts w:hint="default"/>
      </w:rPr>
    </w:lvl>
    <w:lvl w:ilvl="1" w:tplc="04090019" w:tentative="1">
      <w:start w:val="1"/>
      <w:numFmt w:val="lowerLetter"/>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20">
    <w:nsid w:val="0FB66F1C"/>
    <w:multiLevelType w:val="hybridMultilevel"/>
    <w:tmpl w:val="7812B50A"/>
    <w:lvl w:ilvl="0" w:tplc="B3BA83BE">
      <w:start w:val="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11325A43"/>
    <w:multiLevelType w:val="hybridMultilevel"/>
    <w:tmpl w:val="86BAF8EE"/>
    <w:lvl w:ilvl="0" w:tplc="6D42E3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11453357"/>
    <w:multiLevelType w:val="hybridMultilevel"/>
    <w:tmpl w:val="AB50CFD2"/>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nsid w:val="114F3E69"/>
    <w:multiLevelType w:val="hybridMultilevel"/>
    <w:tmpl w:val="B9FCADE4"/>
    <w:lvl w:ilvl="0" w:tplc="7BD407C0">
      <w:start w:val="1"/>
      <w:numFmt w:val="decimal"/>
      <w:lvlText w:val="%1."/>
      <w:lvlJc w:val="left"/>
      <w:pPr>
        <w:ind w:left="714" w:hanging="360"/>
      </w:pPr>
      <w:rPr>
        <w:rFonts w:hint="default"/>
      </w:rPr>
    </w:lvl>
    <w:lvl w:ilvl="1" w:tplc="04090019" w:tentative="1">
      <w:start w:val="1"/>
      <w:numFmt w:val="lowerLetter"/>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24">
    <w:nsid w:val="11E70601"/>
    <w:multiLevelType w:val="hybridMultilevel"/>
    <w:tmpl w:val="F0E07972"/>
    <w:lvl w:ilvl="0" w:tplc="04090019">
      <w:start w:val="1"/>
      <w:numFmt w:val="lowerLetter"/>
      <w:lvlText w:val="%1)"/>
      <w:lvlJc w:val="left"/>
      <w:pPr>
        <w:ind w:left="1708" w:hanging="420"/>
      </w:pPr>
    </w:lvl>
    <w:lvl w:ilvl="1" w:tplc="04090019" w:tentative="1">
      <w:start w:val="1"/>
      <w:numFmt w:val="lowerLetter"/>
      <w:lvlText w:val="%2)"/>
      <w:lvlJc w:val="left"/>
      <w:pPr>
        <w:ind w:left="2128" w:hanging="420"/>
      </w:pPr>
    </w:lvl>
    <w:lvl w:ilvl="2" w:tplc="0409001B" w:tentative="1">
      <w:start w:val="1"/>
      <w:numFmt w:val="lowerRoman"/>
      <w:lvlText w:val="%3."/>
      <w:lvlJc w:val="right"/>
      <w:pPr>
        <w:ind w:left="2548" w:hanging="420"/>
      </w:pPr>
    </w:lvl>
    <w:lvl w:ilvl="3" w:tplc="0409000F" w:tentative="1">
      <w:start w:val="1"/>
      <w:numFmt w:val="decimal"/>
      <w:lvlText w:val="%4."/>
      <w:lvlJc w:val="left"/>
      <w:pPr>
        <w:ind w:left="2968" w:hanging="420"/>
      </w:pPr>
    </w:lvl>
    <w:lvl w:ilvl="4" w:tplc="04090019" w:tentative="1">
      <w:start w:val="1"/>
      <w:numFmt w:val="lowerLetter"/>
      <w:lvlText w:val="%5)"/>
      <w:lvlJc w:val="left"/>
      <w:pPr>
        <w:ind w:left="3388" w:hanging="420"/>
      </w:pPr>
    </w:lvl>
    <w:lvl w:ilvl="5" w:tplc="0409001B" w:tentative="1">
      <w:start w:val="1"/>
      <w:numFmt w:val="lowerRoman"/>
      <w:lvlText w:val="%6."/>
      <w:lvlJc w:val="right"/>
      <w:pPr>
        <w:ind w:left="3808" w:hanging="420"/>
      </w:pPr>
    </w:lvl>
    <w:lvl w:ilvl="6" w:tplc="0409000F" w:tentative="1">
      <w:start w:val="1"/>
      <w:numFmt w:val="decimal"/>
      <w:lvlText w:val="%7."/>
      <w:lvlJc w:val="left"/>
      <w:pPr>
        <w:ind w:left="4228" w:hanging="420"/>
      </w:pPr>
    </w:lvl>
    <w:lvl w:ilvl="7" w:tplc="04090019" w:tentative="1">
      <w:start w:val="1"/>
      <w:numFmt w:val="lowerLetter"/>
      <w:lvlText w:val="%8)"/>
      <w:lvlJc w:val="left"/>
      <w:pPr>
        <w:ind w:left="4648" w:hanging="420"/>
      </w:pPr>
    </w:lvl>
    <w:lvl w:ilvl="8" w:tplc="0409001B" w:tentative="1">
      <w:start w:val="1"/>
      <w:numFmt w:val="lowerRoman"/>
      <w:lvlText w:val="%9."/>
      <w:lvlJc w:val="right"/>
      <w:pPr>
        <w:ind w:left="5068" w:hanging="420"/>
      </w:pPr>
    </w:lvl>
  </w:abstractNum>
  <w:abstractNum w:abstractNumId="25">
    <w:nsid w:val="11F91F31"/>
    <w:multiLevelType w:val="hybridMultilevel"/>
    <w:tmpl w:val="A22CFE20"/>
    <w:lvl w:ilvl="0" w:tplc="8B36F7F4">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6">
    <w:nsid w:val="192600D6"/>
    <w:multiLevelType w:val="hybridMultilevel"/>
    <w:tmpl w:val="8236C76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19981C67"/>
    <w:multiLevelType w:val="hybridMultilevel"/>
    <w:tmpl w:val="ADA0408C"/>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8">
    <w:nsid w:val="1B5C50AA"/>
    <w:multiLevelType w:val="hybridMultilevel"/>
    <w:tmpl w:val="C122A9B0"/>
    <w:lvl w:ilvl="0" w:tplc="0409000F">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1B9D1E25"/>
    <w:multiLevelType w:val="hybridMultilevel"/>
    <w:tmpl w:val="2C9E2A84"/>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30">
    <w:nsid w:val="1D5C76D3"/>
    <w:multiLevelType w:val="hybridMultilevel"/>
    <w:tmpl w:val="B27815C0"/>
    <w:lvl w:ilvl="0" w:tplc="04090011">
      <w:start w:val="1"/>
      <w:numFmt w:val="decimal"/>
      <w:lvlText w:val="%1)"/>
      <w:lvlJc w:val="left"/>
      <w:pPr>
        <w:ind w:left="1200" w:hanging="420"/>
      </w:p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1">
    <w:nsid w:val="1E5E2F6F"/>
    <w:multiLevelType w:val="hybridMultilevel"/>
    <w:tmpl w:val="E7D09F5C"/>
    <w:lvl w:ilvl="0" w:tplc="8B36F7F4">
      <w:start w:val="1"/>
      <w:numFmt w:val="decimal"/>
      <w:lvlText w:val="%1、"/>
      <w:lvlJc w:val="left"/>
      <w:pPr>
        <w:ind w:left="900" w:hanging="480"/>
      </w:pPr>
      <w:rPr>
        <w:rFonts w:hint="eastAsia"/>
      </w:rPr>
    </w:lvl>
    <w:lvl w:ilvl="1" w:tplc="32D6A1CC">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2">
    <w:nsid w:val="1FD73E60"/>
    <w:multiLevelType w:val="hybridMultilevel"/>
    <w:tmpl w:val="3FFADEB2"/>
    <w:lvl w:ilvl="0" w:tplc="307C6DA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20756ADC"/>
    <w:multiLevelType w:val="hybridMultilevel"/>
    <w:tmpl w:val="A42C9D6A"/>
    <w:lvl w:ilvl="0" w:tplc="04090011">
      <w:start w:val="1"/>
      <w:numFmt w:val="decimal"/>
      <w:lvlText w:val="%1)"/>
      <w:lvlJc w:val="left"/>
      <w:pPr>
        <w:ind w:left="1200" w:hanging="420"/>
      </w:p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4">
    <w:nsid w:val="213403BB"/>
    <w:multiLevelType w:val="multilevel"/>
    <w:tmpl w:val="B24A4346"/>
    <w:lvl w:ilvl="0">
      <w:start w:val="1"/>
      <w:numFmt w:val="decimal"/>
      <w:lvlText w:val="%1"/>
      <w:lvlJc w:val="left"/>
      <w:pPr>
        <w:tabs>
          <w:tab w:val="num" w:pos="432"/>
        </w:tabs>
        <w:ind w:left="432" w:hanging="432"/>
      </w:pPr>
    </w:lvl>
    <w:lvl w:ilvl="1">
      <w:start w:val="1"/>
      <w:numFmt w:val="decimal"/>
      <w:pStyle w:val="220505"/>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nsid w:val="221E0948"/>
    <w:multiLevelType w:val="hybridMultilevel"/>
    <w:tmpl w:val="E9783B88"/>
    <w:lvl w:ilvl="0" w:tplc="AB569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233267E9"/>
    <w:multiLevelType w:val="hybridMultilevel"/>
    <w:tmpl w:val="AE1ACB76"/>
    <w:lvl w:ilvl="0" w:tplc="04090011">
      <w:start w:val="1"/>
      <w:numFmt w:val="decimal"/>
      <w:lvlText w:val="%1)"/>
      <w:lvlJc w:val="left"/>
      <w:pPr>
        <w:ind w:left="1575" w:hanging="420"/>
      </w:p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37">
    <w:nsid w:val="234B379A"/>
    <w:multiLevelType w:val="hybridMultilevel"/>
    <w:tmpl w:val="A2C63668"/>
    <w:lvl w:ilvl="0" w:tplc="C5CE26C4">
      <w:start w:val="1"/>
      <w:numFmt w:val="decimal"/>
      <w:lvlText w:val="%1、"/>
      <w:lvlJc w:val="left"/>
      <w:pPr>
        <w:ind w:left="780" w:hanging="360"/>
      </w:pPr>
      <w:rPr>
        <w:rFonts w:ascii="宋体" w:eastAsia="宋体" w:hAnsi="宋体" w:cs="Arial" w:hint="default"/>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8">
    <w:nsid w:val="237278F1"/>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9">
    <w:nsid w:val="25A3065F"/>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40">
    <w:nsid w:val="26303AE8"/>
    <w:multiLevelType w:val="hybridMultilevel"/>
    <w:tmpl w:val="D58E2C66"/>
    <w:lvl w:ilvl="0" w:tplc="6D42E3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2B3F5AAC"/>
    <w:multiLevelType w:val="hybridMultilevel"/>
    <w:tmpl w:val="EF38DBAE"/>
    <w:lvl w:ilvl="0" w:tplc="05781CC6">
      <w:start w:val="1"/>
      <w:numFmt w:val="decimal"/>
      <w:lvlText w:val="%1、"/>
      <w:lvlJc w:val="left"/>
      <w:pPr>
        <w:ind w:left="780" w:hanging="360"/>
      </w:pPr>
      <w:rPr>
        <w:rFonts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42">
    <w:nsid w:val="2CE63D8C"/>
    <w:multiLevelType w:val="hybridMultilevel"/>
    <w:tmpl w:val="D3F27176"/>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3">
    <w:nsid w:val="2D555C85"/>
    <w:multiLevelType w:val="hybridMultilevel"/>
    <w:tmpl w:val="05D055D8"/>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nsid w:val="2D8210F0"/>
    <w:multiLevelType w:val="hybridMultilevel"/>
    <w:tmpl w:val="1FEE4BDC"/>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45">
    <w:nsid w:val="2DCA6426"/>
    <w:multiLevelType w:val="hybridMultilevel"/>
    <w:tmpl w:val="B8121274"/>
    <w:lvl w:ilvl="0" w:tplc="FD9AC9C6">
      <w:start w:val="2"/>
      <w:numFmt w:val="decimal"/>
      <w:lvlText w:val="%1、"/>
      <w:lvlJc w:val="left"/>
      <w:pPr>
        <w:ind w:left="124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2DE902A5"/>
    <w:multiLevelType w:val="hybridMultilevel"/>
    <w:tmpl w:val="727C5DD6"/>
    <w:lvl w:ilvl="0" w:tplc="04090011">
      <w:start w:val="1"/>
      <w:numFmt w:val="decimal"/>
      <w:lvlText w:val="%1)"/>
      <w:lvlJc w:val="left"/>
      <w:pPr>
        <w:ind w:left="1200" w:hanging="420"/>
      </w:pPr>
      <w:rPr>
        <w:rFonts w:hint="default"/>
      </w:rPr>
    </w:lvl>
    <w:lvl w:ilvl="1" w:tplc="04090011">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7">
    <w:nsid w:val="2FD966A1"/>
    <w:multiLevelType w:val="hybridMultilevel"/>
    <w:tmpl w:val="1AA482E4"/>
    <w:lvl w:ilvl="0" w:tplc="04090011">
      <w:start w:val="1"/>
      <w:numFmt w:val="decimal"/>
      <w:lvlText w:val="%1)"/>
      <w:lvlJc w:val="left"/>
      <w:pPr>
        <w:ind w:left="1266" w:hanging="420"/>
      </w:p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48">
    <w:nsid w:val="30056A4A"/>
    <w:multiLevelType w:val="multilevel"/>
    <w:tmpl w:val="7706873A"/>
    <w:lvl w:ilvl="0">
      <w:start w:val="1"/>
      <w:numFmt w:val="decimal"/>
      <w:pStyle w:val="Requirementsnumber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nsid w:val="32C038ED"/>
    <w:multiLevelType w:val="hybridMultilevel"/>
    <w:tmpl w:val="B78C1D92"/>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1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0">
    <w:nsid w:val="36B86F8E"/>
    <w:multiLevelType w:val="hybridMultilevel"/>
    <w:tmpl w:val="B08C72E8"/>
    <w:lvl w:ilvl="0" w:tplc="6456A37E">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38637A5C"/>
    <w:multiLevelType w:val="hybridMultilevel"/>
    <w:tmpl w:val="E8F8F8BE"/>
    <w:lvl w:ilvl="0" w:tplc="04090011">
      <w:start w:val="1"/>
      <w:numFmt w:val="decimal"/>
      <w:lvlText w:val="%1)"/>
      <w:lvlJc w:val="left"/>
      <w:pPr>
        <w:ind w:left="1210" w:hanging="420"/>
      </w:pPr>
    </w:lvl>
    <w:lvl w:ilvl="1" w:tplc="04090019">
      <w:start w:val="1"/>
      <w:numFmt w:val="lowerLetter"/>
      <w:lvlText w:val="%2)"/>
      <w:lvlJc w:val="left"/>
      <w:pPr>
        <w:ind w:left="1630" w:hanging="420"/>
      </w:pPr>
    </w:lvl>
    <w:lvl w:ilvl="2" w:tplc="0409001B" w:tentative="1">
      <w:start w:val="1"/>
      <w:numFmt w:val="lowerRoman"/>
      <w:lvlText w:val="%3."/>
      <w:lvlJc w:val="right"/>
      <w:pPr>
        <w:ind w:left="2050" w:hanging="420"/>
      </w:pPr>
    </w:lvl>
    <w:lvl w:ilvl="3" w:tplc="0409000F" w:tentative="1">
      <w:start w:val="1"/>
      <w:numFmt w:val="decimal"/>
      <w:lvlText w:val="%4."/>
      <w:lvlJc w:val="left"/>
      <w:pPr>
        <w:ind w:left="2470" w:hanging="420"/>
      </w:pPr>
    </w:lvl>
    <w:lvl w:ilvl="4" w:tplc="04090019" w:tentative="1">
      <w:start w:val="1"/>
      <w:numFmt w:val="lowerLetter"/>
      <w:lvlText w:val="%5)"/>
      <w:lvlJc w:val="left"/>
      <w:pPr>
        <w:ind w:left="2890" w:hanging="420"/>
      </w:pPr>
    </w:lvl>
    <w:lvl w:ilvl="5" w:tplc="0409001B" w:tentative="1">
      <w:start w:val="1"/>
      <w:numFmt w:val="lowerRoman"/>
      <w:lvlText w:val="%6."/>
      <w:lvlJc w:val="right"/>
      <w:pPr>
        <w:ind w:left="3310" w:hanging="420"/>
      </w:pPr>
    </w:lvl>
    <w:lvl w:ilvl="6" w:tplc="0409000F" w:tentative="1">
      <w:start w:val="1"/>
      <w:numFmt w:val="decimal"/>
      <w:lvlText w:val="%7."/>
      <w:lvlJc w:val="left"/>
      <w:pPr>
        <w:ind w:left="3730" w:hanging="420"/>
      </w:pPr>
    </w:lvl>
    <w:lvl w:ilvl="7" w:tplc="04090019" w:tentative="1">
      <w:start w:val="1"/>
      <w:numFmt w:val="lowerLetter"/>
      <w:lvlText w:val="%8)"/>
      <w:lvlJc w:val="left"/>
      <w:pPr>
        <w:ind w:left="4150" w:hanging="420"/>
      </w:pPr>
    </w:lvl>
    <w:lvl w:ilvl="8" w:tplc="0409001B" w:tentative="1">
      <w:start w:val="1"/>
      <w:numFmt w:val="lowerRoman"/>
      <w:lvlText w:val="%9."/>
      <w:lvlJc w:val="right"/>
      <w:pPr>
        <w:ind w:left="4570" w:hanging="420"/>
      </w:pPr>
    </w:lvl>
  </w:abstractNum>
  <w:abstractNum w:abstractNumId="52">
    <w:nsid w:val="38B71430"/>
    <w:multiLevelType w:val="hybridMultilevel"/>
    <w:tmpl w:val="E7D09F5C"/>
    <w:lvl w:ilvl="0" w:tplc="8B36F7F4">
      <w:start w:val="1"/>
      <w:numFmt w:val="decimal"/>
      <w:lvlText w:val="%1、"/>
      <w:lvlJc w:val="left"/>
      <w:pPr>
        <w:ind w:left="900" w:hanging="480"/>
      </w:pPr>
      <w:rPr>
        <w:rFonts w:hint="eastAsia"/>
      </w:rPr>
    </w:lvl>
    <w:lvl w:ilvl="1" w:tplc="32D6A1CC">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3">
    <w:nsid w:val="3A79799E"/>
    <w:multiLevelType w:val="hybridMultilevel"/>
    <w:tmpl w:val="B1C45A06"/>
    <w:lvl w:ilvl="0" w:tplc="C2DE36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3B5F7DF3"/>
    <w:multiLevelType w:val="hybridMultilevel"/>
    <w:tmpl w:val="E8F8F8BE"/>
    <w:lvl w:ilvl="0" w:tplc="04090011">
      <w:start w:val="1"/>
      <w:numFmt w:val="decimal"/>
      <w:lvlText w:val="%1)"/>
      <w:lvlJc w:val="left"/>
      <w:pPr>
        <w:ind w:left="1210" w:hanging="420"/>
      </w:pPr>
    </w:lvl>
    <w:lvl w:ilvl="1" w:tplc="04090019">
      <w:start w:val="1"/>
      <w:numFmt w:val="lowerLetter"/>
      <w:lvlText w:val="%2)"/>
      <w:lvlJc w:val="left"/>
      <w:pPr>
        <w:ind w:left="1630" w:hanging="420"/>
      </w:pPr>
    </w:lvl>
    <w:lvl w:ilvl="2" w:tplc="0409001B" w:tentative="1">
      <w:start w:val="1"/>
      <w:numFmt w:val="lowerRoman"/>
      <w:lvlText w:val="%3."/>
      <w:lvlJc w:val="right"/>
      <w:pPr>
        <w:ind w:left="2050" w:hanging="420"/>
      </w:pPr>
    </w:lvl>
    <w:lvl w:ilvl="3" w:tplc="0409000F" w:tentative="1">
      <w:start w:val="1"/>
      <w:numFmt w:val="decimal"/>
      <w:lvlText w:val="%4."/>
      <w:lvlJc w:val="left"/>
      <w:pPr>
        <w:ind w:left="2470" w:hanging="420"/>
      </w:pPr>
    </w:lvl>
    <w:lvl w:ilvl="4" w:tplc="04090019" w:tentative="1">
      <w:start w:val="1"/>
      <w:numFmt w:val="lowerLetter"/>
      <w:lvlText w:val="%5)"/>
      <w:lvlJc w:val="left"/>
      <w:pPr>
        <w:ind w:left="2890" w:hanging="420"/>
      </w:pPr>
    </w:lvl>
    <w:lvl w:ilvl="5" w:tplc="0409001B" w:tentative="1">
      <w:start w:val="1"/>
      <w:numFmt w:val="lowerRoman"/>
      <w:lvlText w:val="%6."/>
      <w:lvlJc w:val="right"/>
      <w:pPr>
        <w:ind w:left="3310" w:hanging="420"/>
      </w:pPr>
    </w:lvl>
    <w:lvl w:ilvl="6" w:tplc="0409000F" w:tentative="1">
      <w:start w:val="1"/>
      <w:numFmt w:val="decimal"/>
      <w:lvlText w:val="%7."/>
      <w:lvlJc w:val="left"/>
      <w:pPr>
        <w:ind w:left="3730" w:hanging="420"/>
      </w:pPr>
    </w:lvl>
    <w:lvl w:ilvl="7" w:tplc="04090019" w:tentative="1">
      <w:start w:val="1"/>
      <w:numFmt w:val="lowerLetter"/>
      <w:lvlText w:val="%8)"/>
      <w:lvlJc w:val="left"/>
      <w:pPr>
        <w:ind w:left="4150" w:hanging="420"/>
      </w:pPr>
    </w:lvl>
    <w:lvl w:ilvl="8" w:tplc="0409001B" w:tentative="1">
      <w:start w:val="1"/>
      <w:numFmt w:val="lowerRoman"/>
      <w:lvlText w:val="%9."/>
      <w:lvlJc w:val="right"/>
      <w:pPr>
        <w:ind w:left="4570" w:hanging="420"/>
      </w:pPr>
    </w:lvl>
  </w:abstractNum>
  <w:abstractNum w:abstractNumId="55">
    <w:nsid w:val="3D4257FD"/>
    <w:multiLevelType w:val="hybridMultilevel"/>
    <w:tmpl w:val="B15E19CA"/>
    <w:lvl w:ilvl="0" w:tplc="04090011">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56">
    <w:nsid w:val="3D7D37C6"/>
    <w:multiLevelType w:val="hybridMultilevel"/>
    <w:tmpl w:val="3EC0AA92"/>
    <w:lvl w:ilvl="0" w:tplc="0409000F">
      <w:start w:val="1"/>
      <w:numFmt w:val="decimal"/>
      <w:lvlText w:val="%1."/>
      <w:lvlJc w:val="left"/>
      <w:pPr>
        <w:ind w:left="458" w:hanging="420"/>
      </w:pPr>
    </w:lvl>
    <w:lvl w:ilvl="1" w:tplc="04090019" w:tentative="1">
      <w:start w:val="1"/>
      <w:numFmt w:val="lowerLetter"/>
      <w:lvlText w:val="%2)"/>
      <w:lvlJc w:val="left"/>
      <w:pPr>
        <w:ind w:left="878" w:hanging="420"/>
      </w:pPr>
    </w:lvl>
    <w:lvl w:ilvl="2" w:tplc="0409001B" w:tentative="1">
      <w:start w:val="1"/>
      <w:numFmt w:val="lowerRoman"/>
      <w:lvlText w:val="%3."/>
      <w:lvlJc w:val="right"/>
      <w:pPr>
        <w:ind w:left="1298" w:hanging="420"/>
      </w:pPr>
    </w:lvl>
    <w:lvl w:ilvl="3" w:tplc="0409000F" w:tentative="1">
      <w:start w:val="1"/>
      <w:numFmt w:val="decimal"/>
      <w:lvlText w:val="%4."/>
      <w:lvlJc w:val="left"/>
      <w:pPr>
        <w:ind w:left="1718" w:hanging="420"/>
      </w:pPr>
    </w:lvl>
    <w:lvl w:ilvl="4" w:tplc="04090019" w:tentative="1">
      <w:start w:val="1"/>
      <w:numFmt w:val="lowerLetter"/>
      <w:lvlText w:val="%5)"/>
      <w:lvlJc w:val="left"/>
      <w:pPr>
        <w:ind w:left="2138" w:hanging="420"/>
      </w:pPr>
    </w:lvl>
    <w:lvl w:ilvl="5" w:tplc="0409001B" w:tentative="1">
      <w:start w:val="1"/>
      <w:numFmt w:val="lowerRoman"/>
      <w:lvlText w:val="%6."/>
      <w:lvlJc w:val="right"/>
      <w:pPr>
        <w:ind w:left="2558" w:hanging="420"/>
      </w:pPr>
    </w:lvl>
    <w:lvl w:ilvl="6" w:tplc="0409000F" w:tentative="1">
      <w:start w:val="1"/>
      <w:numFmt w:val="decimal"/>
      <w:lvlText w:val="%7."/>
      <w:lvlJc w:val="left"/>
      <w:pPr>
        <w:ind w:left="2978" w:hanging="420"/>
      </w:pPr>
    </w:lvl>
    <w:lvl w:ilvl="7" w:tplc="04090019" w:tentative="1">
      <w:start w:val="1"/>
      <w:numFmt w:val="lowerLetter"/>
      <w:lvlText w:val="%8)"/>
      <w:lvlJc w:val="left"/>
      <w:pPr>
        <w:ind w:left="3398" w:hanging="420"/>
      </w:pPr>
    </w:lvl>
    <w:lvl w:ilvl="8" w:tplc="0409001B" w:tentative="1">
      <w:start w:val="1"/>
      <w:numFmt w:val="lowerRoman"/>
      <w:lvlText w:val="%9."/>
      <w:lvlJc w:val="right"/>
      <w:pPr>
        <w:ind w:left="3818" w:hanging="420"/>
      </w:pPr>
    </w:lvl>
  </w:abstractNum>
  <w:abstractNum w:abstractNumId="57">
    <w:nsid w:val="3D9E13DC"/>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8">
    <w:nsid w:val="3DF51833"/>
    <w:multiLevelType w:val="hybridMultilevel"/>
    <w:tmpl w:val="EF38DBAE"/>
    <w:lvl w:ilvl="0" w:tplc="05781CC6">
      <w:start w:val="1"/>
      <w:numFmt w:val="decimal"/>
      <w:lvlText w:val="%1、"/>
      <w:lvlJc w:val="left"/>
      <w:pPr>
        <w:ind w:left="780" w:hanging="360"/>
      </w:pPr>
      <w:rPr>
        <w:rFonts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9">
    <w:nsid w:val="3F770867"/>
    <w:multiLevelType w:val="hybridMultilevel"/>
    <w:tmpl w:val="D7E85742"/>
    <w:lvl w:ilvl="0" w:tplc="164EF466">
      <w:start w:val="1"/>
      <w:numFmt w:val="decimal"/>
      <w:pStyle w:val="a0"/>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0">
    <w:nsid w:val="3F8F05DE"/>
    <w:multiLevelType w:val="hybridMultilevel"/>
    <w:tmpl w:val="EF38DBAE"/>
    <w:lvl w:ilvl="0" w:tplc="05781CC6">
      <w:start w:val="1"/>
      <w:numFmt w:val="decimal"/>
      <w:lvlText w:val="%1、"/>
      <w:lvlJc w:val="left"/>
      <w:pPr>
        <w:ind w:left="780" w:hanging="360"/>
      </w:pPr>
      <w:rPr>
        <w:rFonts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1">
    <w:nsid w:val="3FB00B79"/>
    <w:multiLevelType w:val="hybridMultilevel"/>
    <w:tmpl w:val="AB50CFD2"/>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2">
    <w:nsid w:val="3FD6350A"/>
    <w:multiLevelType w:val="hybridMultilevel"/>
    <w:tmpl w:val="53A8C6A2"/>
    <w:lvl w:ilvl="0" w:tplc="D5A22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nsid w:val="407B6D16"/>
    <w:multiLevelType w:val="hybridMultilevel"/>
    <w:tmpl w:val="101A1360"/>
    <w:lvl w:ilvl="0" w:tplc="AE3C9F74">
      <w:start w:val="1"/>
      <w:numFmt w:val="decimal"/>
      <w:pStyle w:val="a1"/>
      <w:lvlText w:val="%1）"/>
      <w:lvlJc w:val="left"/>
      <w:pPr>
        <w:ind w:left="1320" w:hanging="420"/>
      </w:pPr>
      <w:rPr>
        <w:rFonts w:hint="eastAsia"/>
      </w:rPr>
    </w:lvl>
    <w:lvl w:ilvl="1" w:tplc="04090019">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4">
    <w:nsid w:val="419D60CE"/>
    <w:multiLevelType w:val="hybridMultilevel"/>
    <w:tmpl w:val="2C9E2A84"/>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65">
    <w:nsid w:val="419E1510"/>
    <w:multiLevelType w:val="hybridMultilevel"/>
    <w:tmpl w:val="20C80F46"/>
    <w:lvl w:ilvl="0" w:tplc="9BA22EA6">
      <w:start w:val="1"/>
      <w:numFmt w:val="decimal"/>
      <w:lvlText w:val="%1."/>
      <w:lvlJc w:val="left"/>
      <w:pPr>
        <w:ind w:left="360" w:hanging="360"/>
      </w:pPr>
      <w:rPr>
        <w:rFonts w:ascii="Calibri"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43D44E66"/>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7">
    <w:nsid w:val="4473364D"/>
    <w:multiLevelType w:val="hybridMultilevel"/>
    <w:tmpl w:val="ABE06514"/>
    <w:lvl w:ilvl="0" w:tplc="05781CC6">
      <w:start w:val="1"/>
      <w:numFmt w:val="decimal"/>
      <w:lvlText w:val="%1、"/>
      <w:lvlJc w:val="left"/>
      <w:pPr>
        <w:ind w:left="780" w:hanging="360"/>
      </w:pPr>
      <w:rPr>
        <w:rFonts w:hint="eastAsia"/>
      </w:rPr>
    </w:lvl>
    <w:lvl w:ilvl="1" w:tplc="21062F78">
      <w:start w:val="3"/>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8">
    <w:nsid w:val="45161498"/>
    <w:multiLevelType w:val="hybridMultilevel"/>
    <w:tmpl w:val="D3F27176"/>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9">
    <w:nsid w:val="4620065B"/>
    <w:multiLevelType w:val="hybridMultilevel"/>
    <w:tmpl w:val="269A335C"/>
    <w:lvl w:ilvl="0" w:tplc="04090011">
      <w:start w:val="1"/>
      <w:numFmt w:val="decimal"/>
      <w:lvlText w:val="%1)"/>
      <w:lvlJc w:val="left"/>
      <w:pPr>
        <w:ind w:left="124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462A06B9"/>
    <w:multiLevelType w:val="hybridMultilevel"/>
    <w:tmpl w:val="269A335C"/>
    <w:lvl w:ilvl="0" w:tplc="04090011">
      <w:start w:val="1"/>
      <w:numFmt w:val="decimal"/>
      <w:lvlText w:val="%1)"/>
      <w:lvlJc w:val="left"/>
      <w:pPr>
        <w:ind w:left="124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nsid w:val="473E4DA7"/>
    <w:multiLevelType w:val="hybridMultilevel"/>
    <w:tmpl w:val="AE1ACB76"/>
    <w:lvl w:ilvl="0" w:tplc="04090011">
      <w:start w:val="1"/>
      <w:numFmt w:val="decimal"/>
      <w:lvlText w:val="%1)"/>
      <w:lvlJc w:val="left"/>
      <w:pPr>
        <w:ind w:left="1575" w:hanging="420"/>
      </w:p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72">
    <w:nsid w:val="47E907A9"/>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73">
    <w:nsid w:val="47F82992"/>
    <w:multiLevelType w:val="hybridMultilevel"/>
    <w:tmpl w:val="53A8C6A2"/>
    <w:lvl w:ilvl="0" w:tplc="D5A2296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nsid w:val="48B22BB8"/>
    <w:multiLevelType w:val="hybridMultilevel"/>
    <w:tmpl w:val="B78C1D92"/>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1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5">
    <w:nsid w:val="49A61EA6"/>
    <w:multiLevelType w:val="hybridMultilevel"/>
    <w:tmpl w:val="A22CFE20"/>
    <w:lvl w:ilvl="0" w:tplc="8B36F7F4">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76">
    <w:nsid w:val="4C76017D"/>
    <w:multiLevelType w:val="hybridMultilevel"/>
    <w:tmpl w:val="D3F27176"/>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B">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77">
    <w:nsid w:val="4E653B78"/>
    <w:multiLevelType w:val="hybridMultilevel"/>
    <w:tmpl w:val="D3F27176"/>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78">
    <w:nsid w:val="4F0C4F6A"/>
    <w:multiLevelType w:val="hybridMultilevel"/>
    <w:tmpl w:val="021E74DC"/>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9">
    <w:nsid w:val="51C961AC"/>
    <w:multiLevelType w:val="hybridMultilevel"/>
    <w:tmpl w:val="2C9E2A84"/>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80">
    <w:nsid w:val="54517541"/>
    <w:multiLevelType w:val="hybridMultilevel"/>
    <w:tmpl w:val="10DADB2A"/>
    <w:lvl w:ilvl="0" w:tplc="3C46DBA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1">
    <w:nsid w:val="56A37642"/>
    <w:multiLevelType w:val="hybridMultilevel"/>
    <w:tmpl w:val="FAC87956"/>
    <w:lvl w:ilvl="0" w:tplc="8B36F7F4">
      <w:start w:val="1"/>
      <w:numFmt w:val="decimal"/>
      <w:lvlText w:val="%1、"/>
      <w:lvlJc w:val="left"/>
      <w:pPr>
        <w:ind w:left="785" w:hanging="360"/>
      </w:pPr>
      <w:rPr>
        <w:rFonts w:hint="eastAsia"/>
      </w:rPr>
    </w:lvl>
    <w:lvl w:ilvl="1" w:tplc="04090019">
      <w:start w:val="1"/>
      <w:numFmt w:val="lowerLetter"/>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lowerLetter"/>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lowerLetter"/>
      <w:lvlText w:val="%8)"/>
      <w:lvlJc w:val="left"/>
      <w:pPr>
        <w:ind w:left="4265" w:hanging="480"/>
      </w:pPr>
    </w:lvl>
    <w:lvl w:ilvl="8" w:tplc="0409001B" w:tentative="1">
      <w:start w:val="1"/>
      <w:numFmt w:val="lowerRoman"/>
      <w:lvlText w:val="%9."/>
      <w:lvlJc w:val="right"/>
      <w:pPr>
        <w:ind w:left="4745" w:hanging="480"/>
      </w:pPr>
    </w:lvl>
  </w:abstractNum>
  <w:abstractNum w:abstractNumId="82">
    <w:nsid w:val="574D7BD6"/>
    <w:multiLevelType w:val="hybridMultilevel"/>
    <w:tmpl w:val="86BAF8EE"/>
    <w:lvl w:ilvl="0" w:tplc="6D42E3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nsid w:val="57D37263"/>
    <w:multiLevelType w:val="multilevel"/>
    <w:tmpl w:val="B56A51F4"/>
    <w:lvl w:ilvl="0">
      <w:start w:val="1"/>
      <w:numFmt w:val="bullet"/>
      <w:pStyle w:val="1"/>
      <w:lvlText w:val=""/>
      <w:lvlJc w:val="left"/>
      <w:pPr>
        <w:tabs>
          <w:tab w:val="num" w:pos="620"/>
        </w:tabs>
        <w:ind w:left="620" w:hanging="420"/>
      </w:pPr>
      <w:rPr>
        <w:rFonts w:ascii="Wingdings" w:hAnsi="Wingdings" w:hint="default"/>
      </w:rPr>
    </w:lvl>
    <w:lvl w:ilvl="1" w:tentative="1">
      <w:start w:val="1"/>
      <w:numFmt w:val="bullet"/>
      <w:lvlText w:val=""/>
      <w:lvlJc w:val="left"/>
      <w:pPr>
        <w:tabs>
          <w:tab w:val="num" w:pos="1040"/>
        </w:tabs>
        <w:ind w:left="1040" w:hanging="420"/>
      </w:pPr>
      <w:rPr>
        <w:rFonts w:ascii="Wingdings" w:hAnsi="Wingdings" w:hint="default"/>
      </w:rPr>
    </w:lvl>
    <w:lvl w:ilvl="2" w:tentative="1">
      <w:start w:val="1"/>
      <w:numFmt w:val="bullet"/>
      <w:lvlText w:val=""/>
      <w:lvlJc w:val="left"/>
      <w:pPr>
        <w:tabs>
          <w:tab w:val="num" w:pos="1460"/>
        </w:tabs>
        <w:ind w:left="1460" w:hanging="420"/>
      </w:pPr>
      <w:rPr>
        <w:rFonts w:ascii="Wingdings" w:hAnsi="Wingdings" w:hint="default"/>
      </w:rPr>
    </w:lvl>
    <w:lvl w:ilvl="3" w:tentative="1">
      <w:start w:val="1"/>
      <w:numFmt w:val="bullet"/>
      <w:lvlText w:val=""/>
      <w:lvlJc w:val="left"/>
      <w:pPr>
        <w:tabs>
          <w:tab w:val="num" w:pos="1880"/>
        </w:tabs>
        <w:ind w:left="1880" w:hanging="420"/>
      </w:pPr>
      <w:rPr>
        <w:rFonts w:ascii="Wingdings" w:hAnsi="Wingdings" w:hint="default"/>
      </w:rPr>
    </w:lvl>
    <w:lvl w:ilvl="4" w:tentative="1">
      <w:start w:val="1"/>
      <w:numFmt w:val="bullet"/>
      <w:lvlText w:val=""/>
      <w:lvlJc w:val="left"/>
      <w:pPr>
        <w:tabs>
          <w:tab w:val="num" w:pos="2300"/>
        </w:tabs>
        <w:ind w:left="2300" w:hanging="420"/>
      </w:pPr>
      <w:rPr>
        <w:rFonts w:ascii="Wingdings" w:hAnsi="Wingdings" w:hint="default"/>
      </w:rPr>
    </w:lvl>
    <w:lvl w:ilvl="5" w:tentative="1">
      <w:start w:val="1"/>
      <w:numFmt w:val="bullet"/>
      <w:lvlText w:val=""/>
      <w:lvlJc w:val="left"/>
      <w:pPr>
        <w:tabs>
          <w:tab w:val="num" w:pos="2720"/>
        </w:tabs>
        <w:ind w:left="2720" w:hanging="420"/>
      </w:pPr>
      <w:rPr>
        <w:rFonts w:ascii="Wingdings" w:hAnsi="Wingdings" w:hint="default"/>
      </w:rPr>
    </w:lvl>
    <w:lvl w:ilvl="6" w:tentative="1">
      <w:start w:val="1"/>
      <w:numFmt w:val="bullet"/>
      <w:lvlText w:val=""/>
      <w:lvlJc w:val="left"/>
      <w:pPr>
        <w:tabs>
          <w:tab w:val="num" w:pos="3140"/>
        </w:tabs>
        <w:ind w:left="3140" w:hanging="420"/>
      </w:pPr>
      <w:rPr>
        <w:rFonts w:ascii="Wingdings" w:hAnsi="Wingdings" w:hint="default"/>
      </w:rPr>
    </w:lvl>
    <w:lvl w:ilvl="7" w:tentative="1">
      <w:start w:val="1"/>
      <w:numFmt w:val="bullet"/>
      <w:lvlText w:val=""/>
      <w:lvlJc w:val="left"/>
      <w:pPr>
        <w:tabs>
          <w:tab w:val="num" w:pos="3560"/>
        </w:tabs>
        <w:ind w:left="3560" w:hanging="420"/>
      </w:pPr>
      <w:rPr>
        <w:rFonts w:ascii="Wingdings" w:hAnsi="Wingdings" w:hint="default"/>
      </w:rPr>
    </w:lvl>
    <w:lvl w:ilvl="8" w:tentative="1">
      <w:start w:val="1"/>
      <w:numFmt w:val="bullet"/>
      <w:lvlText w:val=""/>
      <w:lvlJc w:val="left"/>
      <w:pPr>
        <w:tabs>
          <w:tab w:val="num" w:pos="3980"/>
        </w:tabs>
        <w:ind w:left="3980" w:hanging="420"/>
      </w:pPr>
      <w:rPr>
        <w:rFonts w:ascii="Wingdings" w:hAnsi="Wingdings" w:hint="default"/>
      </w:rPr>
    </w:lvl>
  </w:abstractNum>
  <w:abstractNum w:abstractNumId="84">
    <w:nsid w:val="584069BC"/>
    <w:multiLevelType w:val="hybridMultilevel"/>
    <w:tmpl w:val="06CAB17A"/>
    <w:lvl w:ilvl="0" w:tplc="476A0A60">
      <w:start w:val="1"/>
      <w:numFmt w:val="decimal"/>
      <w:lvlText w:val="%1)"/>
      <w:lvlJc w:val="left"/>
      <w:pPr>
        <w:ind w:left="1200" w:hanging="420"/>
      </w:pPr>
      <w:rPr>
        <w:rFonts w:ascii="宋体" w:eastAsia="宋体" w:hAnsi="宋体" w:hint="default"/>
      </w:rPr>
    </w:lvl>
    <w:lvl w:ilvl="1" w:tplc="04090011">
      <w:start w:val="1"/>
      <w:numFmt w:val="decimal"/>
      <w:lvlText w:val="%2)"/>
      <w:lvlJc w:val="left"/>
      <w:pPr>
        <w:ind w:left="2040" w:hanging="420"/>
      </w:pPr>
    </w:lvl>
    <w:lvl w:ilvl="2" w:tplc="0409001B">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85">
    <w:nsid w:val="58C076D9"/>
    <w:multiLevelType w:val="hybridMultilevel"/>
    <w:tmpl w:val="62745486"/>
    <w:lvl w:ilvl="0" w:tplc="04090011">
      <w:start w:val="1"/>
      <w:numFmt w:val="decimal"/>
      <w:lvlText w:val="%1)"/>
      <w:lvlJc w:val="left"/>
      <w:pPr>
        <w:ind w:left="1288" w:hanging="420"/>
      </w:pPr>
    </w:lvl>
    <w:lvl w:ilvl="1" w:tplc="04090019">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86">
    <w:nsid w:val="593D31E4"/>
    <w:multiLevelType w:val="hybridMultilevel"/>
    <w:tmpl w:val="2C9E2A84"/>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87">
    <w:nsid w:val="59F548F2"/>
    <w:multiLevelType w:val="hybridMultilevel"/>
    <w:tmpl w:val="C122A9B0"/>
    <w:lvl w:ilvl="0" w:tplc="0409000F">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nsid w:val="5A0C3E27"/>
    <w:multiLevelType w:val="hybridMultilevel"/>
    <w:tmpl w:val="B15E19CA"/>
    <w:lvl w:ilvl="0" w:tplc="8B36F7F4">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89">
    <w:nsid w:val="5B5A4CC7"/>
    <w:multiLevelType w:val="hybridMultilevel"/>
    <w:tmpl w:val="B15E19CA"/>
    <w:lvl w:ilvl="0" w:tplc="04090011">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90">
    <w:nsid w:val="5CAF658D"/>
    <w:multiLevelType w:val="hybridMultilevel"/>
    <w:tmpl w:val="5678C556"/>
    <w:lvl w:ilvl="0" w:tplc="04090011">
      <w:start w:val="1"/>
      <w:numFmt w:val="decimal"/>
      <w:lvlText w:val="%1)"/>
      <w:lvlJc w:val="left"/>
      <w:pPr>
        <w:ind w:left="780" w:hanging="360"/>
      </w:pPr>
      <w:rPr>
        <w:rFonts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91">
    <w:nsid w:val="5D0013A6"/>
    <w:multiLevelType w:val="hybridMultilevel"/>
    <w:tmpl w:val="EB4458E4"/>
    <w:lvl w:ilvl="0" w:tplc="05781C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92">
    <w:nsid w:val="5E147BE6"/>
    <w:multiLevelType w:val="hybridMultilevel"/>
    <w:tmpl w:val="EF38DBAE"/>
    <w:lvl w:ilvl="0" w:tplc="05781CC6">
      <w:start w:val="1"/>
      <w:numFmt w:val="decimal"/>
      <w:lvlText w:val="%1、"/>
      <w:lvlJc w:val="left"/>
      <w:pPr>
        <w:ind w:left="780" w:hanging="360"/>
      </w:pPr>
      <w:rPr>
        <w:rFonts w:hint="eastAsia"/>
      </w:rPr>
    </w:lvl>
    <w:lvl w:ilvl="1" w:tplc="58BC8504">
      <w:start w:val="1"/>
      <w:numFmt w:val="decimal"/>
      <w:lvlText w:val="%2）"/>
      <w:lvlJc w:val="left"/>
      <w:pPr>
        <w:ind w:left="1260" w:hanging="360"/>
      </w:pPr>
      <w:rPr>
        <w:rFonts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93">
    <w:nsid w:val="5E343F5C"/>
    <w:multiLevelType w:val="hybridMultilevel"/>
    <w:tmpl w:val="C380B6FE"/>
    <w:lvl w:ilvl="0" w:tplc="C75A558C">
      <w:start w:val="1"/>
      <w:numFmt w:val="decimal"/>
      <w:lvlText w:val="%1、"/>
      <w:lvlJc w:val="left"/>
      <w:pPr>
        <w:ind w:left="1155" w:hanging="420"/>
      </w:pPr>
      <w:rPr>
        <w:rFonts w:hint="eastAsia"/>
        <w:b w:val="0"/>
        <w:sz w:val="21"/>
        <w:szCs w:val="21"/>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94">
    <w:nsid w:val="604F118F"/>
    <w:multiLevelType w:val="hybridMultilevel"/>
    <w:tmpl w:val="F4F89892"/>
    <w:lvl w:ilvl="0" w:tplc="04090011">
      <w:start w:val="1"/>
      <w:numFmt w:val="decimal"/>
      <w:lvlText w:val="%1)"/>
      <w:lvlJc w:val="left"/>
      <w:pPr>
        <w:ind w:left="1200" w:hanging="420"/>
      </w:pPr>
      <w:rPr>
        <w:rFonts w:hint="default"/>
      </w:rPr>
    </w:lvl>
    <w:lvl w:ilvl="1" w:tplc="04090011">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95">
    <w:nsid w:val="62B573C3"/>
    <w:multiLevelType w:val="multilevel"/>
    <w:tmpl w:val="62B573C3"/>
    <w:lvl w:ilvl="0">
      <w:start w:val="1"/>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ascii="宋体" w:eastAsia="宋体" w:hAnsi="宋体" w:hint="eastAsia"/>
        <w:sz w:val="21"/>
        <w:szCs w:val="21"/>
      </w:rPr>
    </w:lvl>
    <w:lvl w:ilvl="2">
      <w:start w:val="1"/>
      <w:numFmt w:val="decimal"/>
      <w:lvlText w:val="%1.%2.%3"/>
      <w:lvlJc w:val="left"/>
      <w:pPr>
        <w:tabs>
          <w:tab w:val="left" w:pos="360"/>
        </w:tabs>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284" w:firstLine="0"/>
      </w:pPr>
      <w:rPr>
        <w:rFonts w:hint="eastAsia"/>
      </w:rPr>
    </w:lvl>
    <w:lvl w:ilvl="5">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96">
    <w:nsid w:val="62BA3554"/>
    <w:multiLevelType w:val="hybridMultilevel"/>
    <w:tmpl w:val="E88A7652"/>
    <w:lvl w:ilvl="0" w:tplc="27F65A28">
      <w:start w:val="1"/>
      <w:numFmt w:val="decimal"/>
      <w:pStyle w:val="2"/>
      <w:lvlText w:val="%1)"/>
      <w:lvlJc w:val="left"/>
      <w:pPr>
        <w:tabs>
          <w:tab w:val="num" w:pos="780"/>
        </w:tabs>
        <w:ind w:left="780" w:hanging="420"/>
      </w:pPr>
      <w:rPr>
        <w:rFonts w:hint="eastAsia"/>
      </w:rPr>
    </w:lvl>
    <w:lvl w:ilvl="1" w:tplc="2E60A12C">
      <w:start w:val="1"/>
      <w:numFmt w:val="lowerLetter"/>
      <w:lvlText w:val="%2)"/>
      <w:lvlJc w:val="left"/>
      <w:pPr>
        <w:tabs>
          <w:tab w:val="num" w:pos="780"/>
        </w:tabs>
        <w:ind w:left="780" w:hanging="420"/>
      </w:pPr>
    </w:lvl>
    <w:lvl w:ilvl="2" w:tplc="C3D0A7EC" w:tentative="1">
      <w:start w:val="1"/>
      <w:numFmt w:val="lowerRoman"/>
      <w:lvlText w:val="%3."/>
      <w:lvlJc w:val="right"/>
      <w:pPr>
        <w:tabs>
          <w:tab w:val="num" w:pos="1200"/>
        </w:tabs>
        <w:ind w:left="1200" w:hanging="420"/>
      </w:pPr>
    </w:lvl>
    <w:lvl w:ilvl="3" w:tplc="72F4809C" w:tentative="1">
      <w:start w:val="1"/>
      <w:numFmt w:val="decimal"/>
      <w:lvlText w:val="%4."/>
      <w:lvlJc w:val="left"/>
      <w:pPr>
        <w:tabs>
          <w:tab w:val="num" w:pos="1620"/>
        </w:tabs>
        <w:ind w:left="1620" w:hanging="420"/>
      </w:pPr>
    </w:lvl>
    <w:lvl w:ilvl="4" w:tplc="562C3914" w:tentative="1">
      <w:start w:val="1"/>
      <w:numFmt w:val="lowerLetter"/>
      <w:lvlText w:val="%5)"/>
      <w:lvlJc w:val="left"/>
      <w:pPr>
        <w:tabs>
          <w:tab w:val="num" w:pos="2040"/>
        </w:tabs>
        <w:ind w:left="2040" w:hanging="420"/>
      </w:pPr>
    </w:lvl>
    <w:lvl w:ilvl="5" w:tplc="38E64608" w:tentative="1">
      <w:start w:val="1"/>
      <w:numFmt w:val="lowerRoman"/>
      <w:lvlText w:val="%6."/>
      <w:lvlJc w:val="right"/>
      <w:pPr>
        <w:tabs>
          <w:tab w:val="num" w:pos="2460"/>
        </w:tabs>
        <w:ind w:left="2460" w:hanging="420"/>
      </w:pPr>
    </w:lvl>
    <w:lvl w:ilvl="6" w:tplc="2A3A3F5E" w:tentative="1">
      <w:start w:val="1"/>
      <w:numFmt w:val="decimal"/>
      <w:lvlText w:val="%7."/>
      <w:lvlJc w:val="left"/>
      <w:pPr>
        <w:tabs>
          <w:tab w:val="num" w:pos="2880"/>
        </w:tabs>
        <w:ind w:left="2880" w:hanging="420"/>
      </w:pPr>
    </w:lvl>
    <w:lvl w:ilvl="7" w:tplc="8A42B022" w:tentative="1">
      <w:start w:val="1"/>
      <w:numFmt w:val="lowerLetter"/>
      <w:lvlText w:val="%8)"/>
      <w:lvlJc w:val="left"/>
      <w:pPr>
        <w:tabs>
          <w:tab w:val="num" w:pos="3300"/>
        </w:tabs>
        <w:ind w:left="3300" w:hanging="420"/>
      </w:pPr>
    </w:lvl>
    <w:lvl w:ilvl="8" w:tplc="8BC0EB20" w:tentative="1">
      <w:start w:val="1"/>
      <w:numFmt w:val="lowerRoman"/>
      <w:lvlText w:val="%9."/>
      <w:lvlJc w:val="right"/>
      <w:pPr>
        <w:tabs>
          <w:tab w:val="num" w:pos="3720"/>
        </w:tabs>
        <w:ind w:left="3720" w:hanging="420"/>
      </w:pPr>
    </w:lvl>
  </w:abstractNum>
  <w:abstractNum w:abstractNumId="97">
    <w:nsid w:val="633B17EF"/>
    <w:multiLevelType w:val="hybridMultilevel"/>
    <w:tmpl w:val="E7D09F5C"/>
    <w:lvl w:ilvl="0" w:tplc="93C8C804">
      <w:start w:val="1"/>
      <w:numFmt w:val="decimal"/>
      <w:lvlText w:val="%1、"/>
      <w:lvlJc w:val="left"/>
      <w:pPr>
        <w:ind w:left="900" w:hanging="480"/>
      </w:pPr>
      <w:rPr>
        <w:rFonts w:hint="eastAsia"/>
      </w:rPr>
    </w:lvl>
    <w:lvl w:ilvl="1" w:tplc="B3F8C166">
      <w:start w:val="1"/>
      <w:numFmt w:val="decimal"/>
      <w:lvlText w:val="%2、"/>
      <w:lvlJc w:val="left"/>
      <w:pPr>
        <w:ind w:left="1260" w:hanging="360"/>
      </w:pPr>
      <w:rPr>
        <w:rFonts w:hint="default"/>
      </w:rPr>
    </w:lvl>
    <w:lvl w:ilvl="2" w:tplc="02B68028" w:tentative="1">
      <w:start w:val="1"/>
      <w:numFmt w:val="lowerRoman"/>
      <w:lvlText w:val="%3."/>
      <w:lvlJc w:val="right"/>
      <w:pPr>
        <w:ind w:left="1860" w:hanging="480"/>
      </w:pPr>
    </w:lvl>
    <w:lvl w:ilvl="3" w:tplc="22A475A4" w:tentative="1">
      <w:start w:val="1"/>
      <w:numFmt w:val="decimal"/>
      <w:lvlText w:val="%4."/>
      <w:lvlJc w:val="left"/>
      <w:pPr>
        <w:ind w:left="2340" w:hanging="480"/>
      </w:pPr>
    </w:lvl>
    <w:lvl w:ilvl="4" w:tplc="B9D2358A" w:tentative="1">
      <w:start w:val="1"/>
      <w:numFmt w:val="lowerLetter"/>
      <w:lvlText w:val="%5)"/>
      <w:lvlJc w:val="left"/>
      <w:pPr>
        <w:ind w:left="2820" w:hanging="480"/>
      </w:pPr>
    </w:lvl>
    <w:lvl w:ilvl="5" w:tplc="38D6C2D4" w:tentative="1">
      <w:start w:val="1"/>
      <w:numFmt w:val="lowerRoman"/>
      <w:lvlText w:val="%6."/>
      <w:lvlJc w:val="right"/>
      <w:pPr>
        <w:ind w:left="3300" w:hanging="480"/>
      </w:pPr>
    </w:lvl>
    <w:lvl w:ilvl="6" w:tplc="EC4A9310" w:tentative="1">
      <w:start w:val="1"/>
      <w:numFmt w:val="decimal"/>
      <w:lvlText w:val="%7."/>
      <w:lvlJc w:val="left"/>
      <w:pPr>
        <w:ind w:left="3780" w:hanging="480"/>
      </w:pPr>
    </w:lvl>
    <w:lvl w:ilvl="7" w:tplc="5CFCB022" w:tentative="1">
      <w:start w:val="1"/>
      <w:numFmt w:val="lowerLetter"/>
      <w:lvlText w:val="%8)"/>
      <w:lvlJc w:val="left"/>
      <w:pPr>
        <w:ind w:left="4260" w:hanging="480"/>
      </w:pPr>
    </w:lvl>
    <w:lvl w:ilvl="8" w:tplc="ACB427A4" w:tentative="1">
      <w:start w:val="1"/>
      <w:numFmt w:val="lowerRoman"/>
      <w:lvlText w:val="%9."/>
      <w:lvlJc w:val="right"/>
      <w:pPr>
        <w:ind w:left="4740" w:hanging="480"/>
      </w:pPr>
    </w:lvl>
  </w:abstractNum>
  <w:abstractNum w:abstractNumId="98">
    <w:nsid w:val="64CF2550"/>
    <w:multiLevelType w:val="hybridMultilevel"/>
    <w:tmpl w:val="D9FC5426"/>
    <w:lvl w:ilvl="0" w:tplc="65B0A2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nsid w:val="6544202D"/>
    <w:multiLevelType w:val="hybridMultilevel"/>
    <w:tmpl w:val="EE00134E"/>
    <w:lvl w:ilvl="0" w:tplc="09FE996E">
      <w:start w:val="1"/>
      <w:numFmt w:val="decimal"/>
      <w:lvlText w:val="%1."/>
      <w:lvlJc w:val="left"/>
      <w:pPr>
        <w:ind w:left="360" w:hanging="360"/>
      </w:pPr>
      <w:rPr>
        <w:rFonts w:hint="default"/>
      </w:rPr>
    </w:lvl>
    <w:lvl w:ilvl="1" w:tplc="6456A37E">
      <w:start w:val="1"/>
      <w:numFmt w:val="decimal"/>
      <w:lvlText w:val="%2)"/>
      <w:lvlJc w:val="left"/>
      <w:pPr>
        <w:ind w:left="840" w:hanging="420"/>
      </w:pPr>
      <w:rPr>
        <w:rFonts w:hint="eastAsia"/>
      </w:rPr>
    </w:lvl>
    <w:lvl w:ilvl="2" w:tplc="6456A37E">
      <w:start w:val="1"/>
      <w:numFmt w:val="decimal"/>
      <w:lvlText w:val="%3)"/>
      <w:lvlJc w:val="left"/>
      <w:pPr>
        <w:ind w:left="1260" w:hanging="420"/>
      </w:pPr>
      <w:rPr>
        <w:rFonts w:hint="eastAsia"/>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nsid w:val="66D7225F"/>
    <w:multiLevelType w:val="hybridMultilevel"/>
    <w:tmpl w:val="B35E96CC"/>
    <w:lvl w:ilvl="0" w:tplc="8B36F7F4">
      <w:start w:val="1"/>
      <w:numFmt w:val="decimal"/>
      <w:lvlText w:val="%1."/>
      <w:lvlJc w:val="left"/>
      <w:pPr>
        <w:ind w:left="868" w:hanging="420"/>
      </w:pPr>
      <w:rPr>
        <w:rFonts w:hint="eastAsia"/>
      </w:rPr>
    </w:lvl>
    <w:lvl w:ilvl="1" w:tplc="04090003" w:tentative="1">
      <w:start w:val="1"/>
      <w:numFmt w:val="bullet"/>
      <w:lvlText w:val=""/>
      <w:lvlJc w:val="left"/>
      <w:pPr>
        <w:ind w:left="1288" w:hanging="420"/>
      </w:pPr>
      <w:rPr>
        <w:rFonts w:ascii="Wingdings" w:hAnsi="Wingdings" w:hint="default"/>
      </w:rPr>
    </w:lvl>
    <w:lvl w:ilvl="2" w:tplc="04090005" w:tentative="1">
      <w:start w:val="1"/>
      <w:numFmt w:val="bullet"/>
      <w:lvlText w:val=""/>
      <w:lvlJc w:val="left"/>
      <w:pPr>
        <w:ind w:left="1708" w:hanging="420"/>
      </w:pPr>
      <w:rPr>
        <w:rFonts w:ascii="Wingdings" w:hAnsi="Wingdings" w:hint="default"/>
      </w:rPr>
    </w:lvl>
    <w:lvl w:ilvl="3" w:tplc="04090001" w:tentative="1">
      <w:start w:val="1"/>
      <w:numFmt w:val="bullet"/>
      <w:lvlText w:val=""/>
      <w:lvlJc w:val="left"/>
      <w:pPr>
        <w:ind w:left="2128" w:hanging="420"/>
      </w:pPr>
      <w:rPr>
        <w:rFonts w:ascii="Wingdings" w:hAnsi="Wingdings" w:hint="default"/>
      </w:rPr>
    </w:lvl>
    <w:lvl w:ilvl="4" w:tplc="04090003" w:tentative="1">
      <w:start w:val="1"/>
      <w:numFmt w:val="bullet"/>
      <w:lvlText w:val=""/>
      <w:lvlJc w:val="left"/>
      <w:pPr>
        <w:ind w:left="2548" w:hanging="420"/>
      </w:pPr>
      <w:rPr>
        <w:rFonts w:ascii="Wingdings" w:hAnsi="Wingdings" w:hint="default"/>
      </w:rPr>
    </w:lvl>
    <w:lvl w:ilvl="5" w:tplc="04090005" w:tentative="1">
      <w:start w:val="1"/>
      <w:numFmt w:val="bullet"/>
      <w:lvlText w:val=""/>
      <w:lvlJc w:val="left"/>
      <w:pPr>
        <w:ind w:left="2968" w:hanging="420"/>
      </w:pPr>
      <w:rPr>
        <w:rFonts w:ascii="Wingdings" w:hAnsi="Wingdings" w:hint="default"/>
      </w:rPr>
    </w:lvl>
    <w:lvl w:ilvl="6" w:tplc="04090001" w:tentative="1">
      <w:start w:val="1"/>
      <w:numFmt w:val="bullet"/>
      <w:lvlText w:val=""/>
      <w:lvlJc w:val="left"/>
      <w:pPr>
        <w:ind w:left="3388" w:hanging="420"/>
      </w:pPr>
      <w:rPr>
        <w:rFonts w:ascii="Wingdings" w:hAnsi="Wingdings" w:hint="default"/>
      </w:rPr>
    </w:lvl>
    <w:lvl w:ilvl="7" w:tplc="04090003" w:tentative="1">
      <w:start w:val="1"/>
      <w:numFmt w:val="bullet"/>
      <w:lvlText w:val=""/>
      <w:lvlJc w:val="left"/>
      <w:pPr>
        <w:ind w:left="3808" w:hanging="420"/>
      </w:pPr>
      <w:rPr>
        <w:rFonts w:ascii="Wingdings" w:hAnsi="Wingdings" w:hint="default"/>
      </w:rPr>
    </w:lvl>
    <w:lvl w:ilvl="8" w:tplc="04090005" w:tentative="1">
      <w:start w:val="1"/>
      <w:numFmt w:val="bullet"/>
      <w:lvlText w:val=""/>
      <w:lvlJc w:val="left"/>
      <w:pPr>
        <w:ind w:left="4228" w:hanging="420"/>
      </w:pPr>
      <w:rPr>
        <w:rFonts w:ascii="Wingdings" w:hAnsi="Wingdings" w:hint="default"/>
      </w:rPr>
    </w:lvl>
  </w:abstractNum>
  <w:abstractNum w:abstractNumId="101">
    <w:nsid w:val="68166999"/>
    <w:multiLevelType w:val="hybridMultilevel"/>
    <w:tmpl w:val="64D2664A"/>
    <w:lvl w:ilvl="0" w:tplc="9CA6076A">
      <w:start w:val="1"/>
      <w:numFmt w:val="decimal"/>
      <w:lvlText w:val="%1-"/>
      <w:lvlJc w:val="left"/>
      <w:pPr>
        <w:ind w:left="360" w:hanging="36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02">
    <w:nsid w:val="68A00EC7"/>
    <w:multiLevelType w:val="multilevel"/>
    <w:tmpl w:val="2EC2240E"/>
    <w:lvl w:ilvl="0">
      <w:start w:val="1"/>
      <w:numFmt w:val="decimal"/>
      <w:pStyle w:val="Heading11"/>
      <w:lvlText w:val="%1"/>
      <w:lvlJc w:val="left"/>
      <w:pPr>
        <w:ind w:left="425" w:hanging="425"/>
      </w:pPr>
    </w:lvl>
    <w:lvl w:ilvl="1">
      <w:start w:val="1"/>
      <w:numFmt w:val="decimal"/>
      <w:pStyle w:val="Heading21"/>
      <w:lvlText w:val="%1.%2"/>
      <w:lvlJc w:val="left"/>
      <w:pPr>
        <w:ind w:left="992" w:hanging="567"/>
      </w:pPr>
    </w:lvl>
    <w:lvl w:ilvl="2">
      <w:start w:val="1"/>
      <w:numFmt w:val="decimal"/>
      <w:pStyle w:val="Heading31"/>
      <w:lvlText w:val="%1.%2.%3"/>
      <w:lvlJc w:val="left"/>
      <w:pPr>
        <w:ind w:left="1418" w:hanging="567"/>
      </w:pPr>
    </w:lvl>
    <w:lvl w:ilvl="3">
      <w:start w:val="1"/>
      <w:numFmt w:val="decimal"/>
      <w:pStyle w:val="Heading41"/>
      <w:lvlText w:val="%1.%2.%3.%4"/>
      <w:lvlJc w:val="left"/>
      <w:pPr>
        <w:ind w:left="3119" w:hanging="708"/>
      </w:pPr>
    </w:lvl>
    <w:lvl w:ilvl="4">
      <w:start w:val="1"/>
      <w:numFmt w:val="decimal"/>
      <w:pStyle w:val="Heading51"/>
      <w:lvlText w:val="%1.%2.%3.%4.%5"/>
      <w:lvlJc w:val="left"/>
      <w:pPr>
        <w:ind w:left="2551" w:hanging="850"/>
      </w:pPr>
    </w:lvl>
    <w:lvl w:ilvl="5">
      <w:start w:val="1"/>
      <w:numFmt w:val="decimal"/>
      <w:pStyle w:val="Heading61"/>
      <w:lvlText w:val="%1.%2.%3.%4.%5.%6"/>
      <w:lvlJc w:val="left"/>
      <w:pPr>
        <w:ind w:left="3260" w:hanging="1134"/>
      </w:pPr>
    </w:lvl>
    <w:lvl w:ilvl="6">
      <w:start w:val="1"/>
      <w:numFmt w:val="decimal"/>
      <w:pStyle w:val="Heading71"/>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3">
    <w:nsid w:val="6B086F64"/>
    <w:multiLevelType w:val="hybridMultilevel"/>
    <w:tmpl w:val="53A8C6A2"/>
    <w:lvl w:ilvl="0" w:tplc="D5A22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nsid w:val="6B100D19"/>
    <w:multiLevelType w:val="hybridMultilevel"/>
    <w:tmpl w:val="CDA4C74A"/>
    <w:lvl w:ilvl="0" w:tplc="04090011">
      <w:start w:val="1"/>
      <w:numFmt w:val="decimal"/>
      <w:lvlText w:val="%1)"/>
      <w:lvlJc w:val="left"/>
      <w:pPr>
        <w:ind w:left="1200" w:hanging="420"/>
      </w:pPr>
      <w:rPr>
        <w:rFonts w:hint="default"/>
      </w:rPr>
    </w:lvl>
    <w:lvl w:ilvl="1" w:tplc="04090019">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05">
    <w:nsid w:val="6B67117A"/>
    <w:multiLevelType w:val="hybridMultilevel"/>
    <w:tmpl w:val="6CB4C290"/>
    <w:lvl w:ilvl="0" w:tplc="8B36F7F4">
      <w:start w:val="1"/>
      <w:numFmt w:val="decimal"/>
      <w:lvlText w:val="%1."/>
      <w:lvlJc w:val="left"/>
      <w:pPr>
        <w:ind w:left="878" w:hanging="420"/>
      </w:pPr>
      <w:rPr>
        <w:rFonts w:hint="eastAsia"/>
      </w:rPr>
    </w:lvl>
    <w:lvl w:ilvl="1" w:tplc="04090003" w:tentative="1">
      <w:start w:val="1"/>
      <w:numFmt w:val="lowerLetter"/>
      <w:lvlText w:val="%2)"/>
      <w:lvlJc w:val="left"/>
      <w:pPr>
        <w:ind w:left="1298" w:hanging="420"/>
      </w:pPr>
    </w:lvl>
    <w:lvl w:ilvl="2" w:tplc="04090005" w:tentative="1">
      <w:start w:val="1"/>
      <w:numFmt w:val="lowerRoman"/>
      <w:lvlText w:val="%3."/>
      <w:lvlJc w:val="right"/>
      <w:pPr>
        <w:ind w:left="1718" w:hanging="420"/>
      </w:pPr>
    </w:lvl>
    <w:lvl w:ilvl="3" w:tplc="04090001" w:tentative="1">
      <w:start w:val="1"/>
      <w:numFmt w:val="decimal"/>
      <w:lvlText w:val="%4."/>
      <w:lvlJc w:val="left"/>
      <w:pPr>
        <w:ind w:left="2138" w:hanging="420"/>
      </w:pPr>
    </w:lvl>
    <w:lvl w:ilvl="4" w:tplc="04090003" w:tentative="1">
      <w:start w:val="1"/>
      <w:numFmt w:val="lowerLetter"/>
      <w:lvlText w:val="%5)"/>
      <w:lvlJc w:val="left"/>
      <w:pPr>
        <w:ind w:left="2558" w:hanging="420"/>
      </w:pPr>
    </w:lvl>
    <w:lvl w:ilvl="5" w:tplc="04090005" w:tentative="1">
      <w:start w:val="1"/>
      <w:numFmt w:val="lowerRoman"/>
      <w:lvlText w:val="%6."/>
      <w:lvlJc w:val="right"/>
      <w:pPr>
        <w:ind w:left="2978" w:hanging="420"/>
      </w:pPr>
    </w:lvl>
    <w:lvl w:ilvl="6" w:tplc="04090001" w:tentative="1">
      <w:start w:val="1"/>
      <w:numFmt w:val="decimal"/>
      <w:lvlText w:val="%7."/>
      <w:lvlJc w:val="left"/>
      <w:pPr>
        <w:ind w:left="3398" w:hanging="420"/>
      </w:pPr>
    </w:lvl>
    <w:lvl w:ilvl="7" w:tplc="04090003" w:tentative="1">
      <w:start w:val="1"/>
      <w:numFmt w:val="lowerLetter"/>
      <w:lvlText w:val="%8)"/>
      <w:lvlJc w:val="left"/>
      <w:pPr>
        <w:ind w:left="3818" w:hanging="420"/>
      </w:pPr>
    </w:lvl>
    <w:lvl w:ilvl="8" w:tplc="04090005" w:tentative="1">
      <w:start w:val="1"/>
      <w:numFmt w:val="lowerRoman"/>
      <w:lvlText w:val="%9."/>
      <w:lvlJc w:val="right"/>
      <w:pPr>
        <w:ind w:left="4238" w:hanging="420"/>
      </w:pPr>
    </w:lvl>
  </w:abstractNum>
  <w:abstractNum w:abstractNumId="106">
    <w:nsid w:val="6C1D608B"/>
    <w:multiLevelType w:val="hybridMultilevel"/>
    <w:tmpl w:val="E7D09F5C"/>
    <w:lvl w:ilvl="0" w:tplc="8B36F7F4">
      <w:start w:val="1"/>
      <w:numFmt w:val="decimal"/>
      <w:lvlText w:val="%1、"/>
      <w:lvlJc w:val="left"/>
      <w:pPr>
        <w:ind w:left="900" w:hanging="480"/>
      </w:pPr>
      <w:rPr>
        <w:rFonts w:hint="eastAsia"/>
      </w:rPr>
    </w:lvl>
    <w:lvl w:ilvl="1" w:tplc="04090003">
      <w:start w:val="1"/>
      <w:numFmt w:val="decimal"/>
      <w:lvlText w:val="%2、"/>
      <w:lvlJc w:val="left"/>
      <w:pPr>
        <w:ind w:left="1260" w:hanging="360"/>
      </w:pPr>
      <w:rPr>
        <w:rFonts w:hint="default"/>
      </w:rPr>
    </w:lvl>
    <w:lvl w:ilvl="2" w:tplc="04090005" w:tentative="1">
      <w:start w:val="1"/>
      <w:numFmt w:val="lowerRoman"/>
      <w:lvlText w:val="%3."/>
      <w:lvlJc w:val="right"/>
      <w:pPr>
        <w:ind w:left="1860" w:hanging="480"/>
      </w:pPr>
    </w:lvl>
    <w:lvl w:ilvl="3" w:tplc="04090001" w:tentative="1">
      <w:start w:val="1"/>
      <w:numFmt w:val="decimal"/>
      <w:lvlText w:val="%4."/>
      <w:lvlJc w:val="left"/>
      <w:pPr>
        <w:ind w:left="2340" w:hanging="480"/>
      </w:pPr>
    </w:lvl>
    <w:lvl w:ilvl="4" w:tplc="04090003" w:tentative="1">
      <w:start w:val="1"/>
      <w:numFmt w:val="lowerLetter"/>
      <w:lvlText w:val="%5)"/>
      <w:lvlJc w:val="left"/>
      <w:pPr>
        <w:ind w:left="2820" w:hanging="480"/>
      </w:pPr>
    </w:lvl>
    <w:lvl w:ilvl="5" w:tplc="04090005" w:tentative="1">
      <w:start w:val="1"/>
      <w:numFmt w:val="lowerRoman"/>
      <w:lvlText w:val="%6."/>
      <w:lvlJc w:val="right"/>
      <w:pPr>
        <w:ind w:left="3300" w:hanging="480"/>
      </w:pPr>
    </w:lvl>
    <w:lvl w:ilvl="6" w:tplc="04090001" w:tentative="1">
      <w:start w:val="1"/>
      <w:numFmt w:val="decimal"/>
      <w:lvlText w:val="%7."/>
      <w:lvlJc w:val="left"/>
      <w:pPr>
        <w:ind w:left="3780" w:hanging="480"/>
      </w:pPr>
    </w:lvl>
    <w:lvl w:ilvl="7" w:tplc="04090003" w:tentative="1">
      <w:start w:val="1"/>
      <w:numFmt w:val="lowerLetter"/>
      <w:lvlText w:val="%8)"/>
      <w:lvlJc w:val="left"/>
      <w:pPr>
        <w:ind w:left="4260" w:hanging="480"/>
      </w:pPr>
    </w:lvl>
    <w:lvl w:ilvl="8" w:tplc="04090005" w:tentative="1">
      <w:start w:val="1"/>
      <w:numFmt w:val="lowerRoman"/>
      <w:lvlText w:val="%9."/>
      <w:lvlJc w:val="right"/>
      <w:pPr>
        <w:ind w:left="4740" w:hanging="480"/>
      </w:pPr>
    </w:lvl>
  </w:abstractNum>
  <w:abstractNum w:abstractNumId="107">
    <w:nsid w:val="6D4C4BCE"/>
    <w:multiLevelType w:val="hybridMultilevel"/>
    <w:tmpl w:val="A906D280"/>
    <w:lvl w:ilvl="0" w:tplc="04090011">
      <w:start w:val="1"/>
      <w:numFmt w:val="decimal"/>
      <w:lvlText w:val="%1)"/>
      <w:lvlJc w:val="left"/>
      <w:pPr>
        <w:ind w:left="1266" w:hanging="420"/>
      </w:p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108">
    <w:nsid w:val="6D686DC6"/>
    <w:multiLevelType w:val="hybridMultilevel"/>
    <w:tmpl w:val="328CB360"/>
    <w:lvl w:ilvl="0" w:tplc="04090011">
      <w:start w:val="1"/>
      <w:numFmt w:val="decimal"/>
      <w:lvlText w:val="%1、"/>
      <w:lvlJc w:val="left"/>
      <w:pPr>
        <w:ind w:left="846" w:hanging="420"/>
      </w:pPr>
      <w:rPr>
        <w:rFonts w:hint="eastAsia"/>
      </w:rPr>
    </w:lvl>
    <w:lvl w:ilvl="1" w:tplc="04090011">
      <w:start w:val="1"/>
      <w:numFmt w:val="decimal"/>
      <w:lvlText w:val="%2)"/>
      <w:lvlJc w:val="left"/>
      <w:pPr>
        <w:ind w:left="1266" w:hanging="420"/>
      </w:pPr>
    </w:lvl>
    <w:lvl w:ilvl="2" w:tplc="04090019">
      <w:start w:val="1"/>
      <w:numFmt w:val="lowerLetter"/>
      <w:lvlText w:val="%3)"/>
      <w:lvlJc w:val="lef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09">
    <w:nsid w:val="6FD74A5D"/>
    <w:multiLevelType w:val="hybridMultilevel"/>
    <w:tmpl w:val="9836C86C"/>
    <w:lvl w:ilvl="0" w:tplc="8B36F7F4">
      <w:start w:val="1"/>
      <w:numFmt w:val="decimal"/>
      <w:lvlText w:val="%1)"/>
      <w:lvlJc w:val="left"/>
      <w:pPr>
        <w:ind w:left="1243" w:hanging="420"/>
      </w:pPr>
      <w:rPr>
        <w:rFonts w:hint="eastAsia"/>
      </w:rPr>
    </w:lvl>
    <w:lvl w:ilvl="1" w:tplc="04090003" w:tentative="1">
      <w:start w:val="1"/>
      <w:numFmt w:val="lowerLetter"/>
      <w:lvlText w:val="%2)"/>
      <w:lvlJc w:val="left"/>
      <w:pPr>
        <w:ind w:left="1663" w:hanging="420"/>
      </w:pPr>
    </w:lvl>
    <w:lvl w:ilvl="2" w:tplc="04090005" w:tentative="1">
      <w:start w:val="1"/>
      <w:numFmt w:val="lowerRoman"/>
      <w:lvlText w:val="%3."/>
      <w:lvlJc w:val="right"/>
      <w:pPr>
        <w:ind w:left="2083" w:hanging="420"/>
      </w:pPr>
    </w:lvl>
    <w:lvl w:ilvl="3" w:tplc="04090001" w:tentative="1">
      <w:start w:val="1"/>
      <w:numFmt w:val="decimal"/>
      <w:lvlText w:val="%4."/>
      <w:lvlJc w:val="left"/>
      <w:pPr>
        <w:ind w:left="2503" w:hanging="420"/>
      </w:pPr>
    </w:lvl>
    <w:lvl w:ilvl="4" w:tplc="04090003" w:tentative="1">
      <w:start w:val="1"/>
      <w:numFmt w:val="lowerLetter"/>
      <w:lvlText w:val="%5)"/>
      <w:lvlJc w:val="left"/>
      <w:pPr>
        <w:ind w:left="2923" w:hanging="420"/>
      </w:pPr>
    </w:lvl>
    <w:lvl w:ilvl="5" w:tplc="04090005" w:tentative="1">
      <w:start w:val="1"/>
      <w:numFmt w:val="lowerRoman"/>
      <w:lvlText w:val="%6."/>
      <w:lvlJc w:val="right"/>
      <w:pPr>
        <w:ind w:left="3343" w:hanging="420"/>
      </w:pPr>
    </w:lvl>
    <w:lvl w:ilvl="6" w:tplc="04090001" w:tentative="1">
      <w:start w:val="1"/>
      <w:numFmt w:val="decimal"/>
      <w:lvlText w:val="%7."/>
      <w:lvlJc w:val="left"/>
      <w:pPr>
        <w:ind w:left="3763" w:hanging="420"/>
      </w:pPr>
    </w:lvl>
    <w:lvl w:ilvl="7" w:tplc="04090003" w:tentative="1">
      <w:start w:val="1"/>
      <w:numFmt w:val="lowerLetter"/>
      <w:lvlText w:val="%8)"/>
      <w:lvlJc w:val="left"/>
      <w:pPr>
        <w:ind w:left="4183" w:hanging="420"/>
      </w:pPr>
    </w:lvl>
    <w:lvl w:ilvl="8" w:tplc="04090005" w:tentative="1">
      <w:start w:val="1"/>
      <w:numFmt w:val="lowerRoman"/>
      <w:lvlText w:val="%9."/>
      <w:lvlJc w:val="right"/>
      <w:pPr>
        <w:ind w:left="4603" w:hanging="420"/>
      </w:pPr>
    </w:lvl>
  </w:abstractNum>
  <w:abstractNum w:abstractNumId="110">
    <w:nsid w:val="701F1465"/>
    <w:multiLevelType w:val="hybridMultilevel"/>
    <w:tmpl w:val="2A928436"/>
    <w:lvl w:ilvl="0" w:tplc="04090011">
      <w:start w:val="1"/>
      <w:numFmt w:val="decimal"/>
      <w:lvlText w:val="%1)"/>
      <w:lvlJc w:val="left"/>
      <w:pPr>
        <w:ind w:left="1200" w:hanging="420"/>
      </w:pPr>
      <w:rPr>
        <w:rFonts w:ascii="宋体" w:eastAsia="宋体" w:hAnsi="宋体" w:hint="default"/>
      </w:rPr>
    </w:lvl>
    <w:lvl w:ilvl="1" w:tplc="04090019">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11">
    <w:nsid w:val="70250243"/>
    <w:multiLevelType w:val="hybridMultilevel"/>
    <w:tmpl w:val="B15E19CA"/>
    <w:lvl w:ilvl="0" w:tplc="04090011">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2">
    <w:nsid w:val="723B1E07"/>
    <w:multiLevelType w:val="hybridMultilevel"/>
    <w:tmpl w:val="2EB64172"/>
    <w:lvl w:ilvl="0" w:tplc="04090011">
      <w:start w:val="1"/>
      <w:numFmt w:val="bullet"/>
      <w:pStyle w:val="a2"/>
      <w:lvlText w:val=""/>
      <w:lvlJc w:val="left"/>
      <w:pPr>
        <w:tabs>
          <w:tab w:val="num" w:pos="374"/>
        </w:tabs>
        <w:ind w:left="374" w:hanging="374"/>
      </w:pPr>
      <w:rPr>
        <w:rFonts w:ascii="Wingdings" w:hAnsi="Wingdings" w:hint="default"/>
        <w:b/>
        <w:i w:val="0"/>
        <w:sz w:val="21"/>
      </w:rPr>
    </w:lvl>
    <w:lvl w:ilvl="1" w:tplc="04090019">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13">
    <w:nsid w:val="72F155ED"/>
    <w:multiLevelType w:val="multilevel"/>
    <w:tmpl w:val="6DFCE2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nsid w:val="739A18F1"/>
    <w:multiLevelType w:val="hybridMultilevel"/>
    <w:tmpl w:val="A22CFE20"/>
    <w:lvl w:ilvl="0" w:tplc="04090011">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15">
    <w:nsid w:val="74512A92"/>
    <w:multiLevelType w:val="multilevel"/>
    <w:tmpl w:val="DAC44F5A"/>
    <w:lvl w:ilvl="0">
      <w:start w:val="1"/>
      <w:numFmt w:val="decimal"/>
      <w:pStyle w:val="10"/>
      <w:lvlText w:val="%1"/>
      <w:lvlJc w:val="left"/>
      <w:pPr>
        <w:ind w:left="432" w:hanging="432"/>
      </w:pPr>
    </w:lvl>
    <w:lvl w:ilvl="1">
      <w:start w:val="1"/>
      <w:numFmt w:val="decimal"/>
      <w:pStyle w:val="20"/>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2565"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rPr>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6">
    <w:nsid w:val="74F53780"/>
    <w:multiLevelType w:val="hybridMultilevel"/>
    <w:tmpl w:val="D5468D48"/>
    <w:lvl w:ilvl="0" w:tplc="8B36F7F4">
      <w:start w:val="1"/>
      <w:numFmt w:val="decimal"/>
      <w:lvlText w:val="%1"/>
      <w:lvlJc w:val="left"/>
      <w:pPr>
        <w:ind w:left="420" w:hanging="420"/>
      </w:pPr>
      <w:rPr>
        <w:rFonts w:hint="eastAsia"/>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17">
    <w:nsid w:val="762530B9"/>
    <w:multiLevelType w:val="hybridMultilevel"/>
    <w:tmpl w:val="9B00DDF0"/>
    <w:lvl w:ilvl="0" w:tplc="8B36F7F4">
      <w:start w:val="1"/>
      <w:numFmt w:val="decimal"/>
      <w:lvlText w:val="%1)"/>
      <w:lvlJc w:val="left"/>
      <w:pPr>
        <w:ind w:left="1200" w:hanging="420"/>
      </w:pPr>
      <w:rPr>
        <w:rFonts w:hint="default"/>
      </w:rPr>
    </w:lvl>
    <w:lvl w:ilvl="1" w:tplc="04090003">
      <w:start w:val="1"/>
      <w:numFmt w:val="decimal"/>
      <w:lvlText w:val="%2)"/>
      <w:lvlJc w:val="left"/>
      <w:pPr>
        <w:ind w:left="2040" w:hanging="420"/>
      </w:pPr>
    </w:lvl>
    <w:lvl w:ilvl="2" w:tplc="04090005" w:tentative="1">
      <w:start w:val="1"/>
      <w:numFmt w:val="lowerRoman"/>
      <w:lvlText w:val="%3."/>
      <w:lvlJc w:val="right"/>
      <w:pPr>
        <w:ind w:left="2460" w:hanging="420"/>
      </w:pPr>
    </w:lvl>
    <w:lvl w:ilvl="3" w:tplc="04090001" w:tentative="1">
      <w:start w:val="1"/>
      <w:numFmt w:val="decimal"/>
      <w:lvlText w:val="%4."/>
      <w:lvlJc w:val="left"/>
      <w:pPr>
        <w:ind w:left="2880" w:hanging="420"/>
      </w:pPr>
    </w:lvl>
    <w:lvl w:ilvl="4" w:tplc="04090003" w:tentative="1">
      <w:start w:val="1"/>
      <w:numFmt w:val="lowerLetter"/>
      <w:lvlText w:val="%5)"/>
      <w:lvlJc w:val="left"/>
      <w:pPr>
        <w:ind w:left="3300" w:hanging="420"/>
      </w:pPr>
    </w:lvl>
    <w:lvl w:ilvl="5" w:tplc="04090005" w:tentative="1">
      <w:start w:val="1"/>
      <w:numFmt w:val="lowerRoman"/>
      <w:lvlText w:val="%6."/>
      <w:lvlJc w:val="right"/>
      <w:pPr>
        <w:ind w:left="3720" w:hanging="420"/>
      </w:pPr>
    </w:lvl>
    <w:lvl w:ilvl="6" w:tplc="04090001" w:tentative="1">
      <w:start w:val="1"/>
      <w:numFmt w:val="decimal"/>
      <w:lvlText w:val="%7."/>
      <w:lvlJc w:val="left"/>
      <w:pPr>
        <w:ind w:left="4140" w:hanging="420"/>
      </w:pPr>
    </w:lvl>
    <w:lvl w:ilvl="7" w:tplc="04090003" w:tentative="1">
      <w:start w:val="1"/>
      <w:numFmt w:val="lowerLetter"/>
      <w:lvlText w:val="%8)"/>
      <w:lvlJc w:val="left"/>
      <w:pPr>
        <w:ind w:left="4560" w:hanging="420"/>
      </w:pPr>
    </w:lvl>
    <w:lvl w:ilvl="8" w:tplc="04090005" w:tentative="1">
      <w:start w:val="1"/>
      <w:numFmt w:val="lowerRoman"/>
      <w:lvlText w:val="%9."/>
      <w:lvlJc w:val="right"/>
      <w:pPr>
        <w:ind w:left="4980" w:hanging="420"/>
      </w:pPr>
    </w:lvl>
  </w:abstractNum>
  <w:abstractNum w:abstractNumId="118">
    <w:nsid w:val="76363691"/>
    <w:multiLevelType w:val="hybridMultilevel"/>
    <w:tmpl w:val="53A8C6A2"/>
    <w:lvl w:ilvl="0" w:tplc="D5A22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nsid w:val="7A5302CA"/>
    <w:multiLevelType w:val="hybridMultilevel"/>
    <w:tmpl w:val="2C9E2A84"/>
    <w:lvl w:ilvl="0" w:tplc="04090011">
      <w:start w:val="1"/>
      <w:numFmt w:val="decimal"/>
      <w:lvlText w:val="%1)"/>
      <w:lvlJc w:val="left"/>
      <w:pPr>
        <w:ind w:left="1288" w:hanging="420"/>
      </w:pPr>
    </w:lvl>
    <w:lvl w:ilvl="1" w:tplc="04090019" w:tentative="1">
      <w:start w:val="1"/>
      <w:numFmt w:val="lowerLetter"/>
      <w:lvlText w:val="%2)"/>
      <w:lvlJc w:val="left"/>
      <w:pPr>
        <w:ind w:left="1708" w:hanging="420"/>
      </w:pPr>
    </w:lvl>
    <w:lvl w:ilvl="2" w:tplc="0409001B" w:tentative="1">
      <w:start w:val="1"/>
      <w:numFmt w:val="lowerRoman"/>
      <w:lvlText w:val="%3."/>
      <w:lvlJc w:val="right"/>
      <w:pPr>
        <w:ind w:left="2128" w:hanging="420"/>
      </w:pPr>
    </w:lvl>
    <w:lvl w:ilvl="3" w:tplc="0409000F" w:tentative="1">
      <w:start w:val="1"/>
      <w:numFmt w:val="decimal"/>
      <w:lvlText w:val="%4."/>
      <w:lvlJc w:val="left"/>
      <w:pPr>
        <w:ind w:left="2548" w:hanging="420"/>
      </w:pPr>
    </w:lvl>
    <w:lvl w:ilvl="4" w:tplc="04090019" w:tentative="1">
      <w:start w:val="1"/>
      <w:numFmt w:val="lowerLetter"/>
      <w:lvlText w:val="%5)"/>
      <w:lvlJc w:val="left"/>
      <w:pPr>
        <w:ind w:left="2968" w:hanging="420"/>
      </w:pPr>
    </w:lvl>
    <w:lvl w:ilvl="5" w:tplc="0409001B" w:tentative="1">
      <w:start w:val="1"/>
      <w:numFmt w:val="lowerRoman"/>
      <w:lvlText w:val="%6."/>
      <w:lvlJc w:val="right"/>
      <w:pPr>
        <w:ind w:left="3388" w:hanging="420"/>
      </w:pPr>
    </w:lvl>
    <w:lvl w:ilvl="6" w:tplc="0409000F" w:tentative="1">
      <w:start w:val="1"/>
      <w:numFmt w:val="decimal"/>
      <w:lvlText w:val="%7."/>
      <w:lvlJc w:val="left"/>
      <w:pPr>
        <w:ind w:left="3808" w:hanging="420"/>
      </w:pPr>
    </w:lvl>
    <w:lvl w:ilvl="7" w:tplc="04090019" w:tentative="1">
      <w:start w:val="1"/>
      <w:numFmt w:val="lowerLetter"/>
      <w:lvlText w:val="%8)"/>
      <w:lvlJc w:val="left"/>
      <w:pPr>
        <w:ind w:left="4228" w:hanging="420"/>
      </w:pPr>
    </w:lvl>
    <w:lvl w:ilvl="8" w:tplc="0409001B" w:tentative="1">
      <w:start w:val="1"/>
      <w:numFmt w:val="lowerRoman"/>
      <w:lvlText w:val="%9."/>
      <w:lvlJc w:val="right"/>
      <w:pPr>
        <w:ind w:left="4648" w:hanging="420"/>
      </w:pPr>
    </w:lvl>
  </w:abstractNum>
  <w:abstractNum w:abstractNumId="120">
    <w:nsid w:val="7A961A2D"/>
    <w:multiLevelType w:val="hybridMultilevel"/>
    <w:tmpl w:val="C16A7086"/>
    <w:lvl w:ilvl="0" w:tplc="8B36F7F4">
      <w:start w:val="1"/>
      <w:numFmt w:val="decimal"/>
      <w:lvlText w:val="%1)"/>
      <w:lvlJc w:val="left"/>
      <w:pPr>
        <w:ind w:left="1266" w:hanging="420"/>
      </w:p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121">
    <w:nsid w:val="7BC63935"/>
    <w:multiLevelType w:val="hybridMultilevel"/>
    <w:tmpl w:val="9B00DDF0"/>
    <w:lvl w:ilvl="0" w:tplc="8B36F7F4">
      <w:start w:val="1"/>
      <w:numFmt w:val="decimal"/>
      <w:lvlText w:val="%1)"/>
      <w:lvlJc w:val="left"/>
      <w:pPr>
        <w:ind w:left="1200" w:hanging="420"/>
      </w:pPr>
      <w:rPr>
        <w:rFonts w:hint="default"/>
      </w:rPr>
    </w:lvl>
    <w:lvl w:ilvl="1" w:tplc="04090019">
      <w:start w:val="1"/>
      <w:numFmt w:val="decimal"/>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22">
    <w:nsid w:val="7CD556BD"/>
    <w:multiLevelType w:val="hybridMultilevel"/>
    <w:tmpl w:val="F1CE0D6A"/>
    <w:lvl w:ilvl="0" w:tplc="04090019">
      <w:start w:val="1"/>
      <w:numFmt w:val="decimal"/>
      <w:lvlText w:val="%1)"/>
      <w:lvlJc w:val="left"/>
      <w:pPr>
        <w:ind w:left="1200" w:hanging="420"/>
      </w:pPr>
      <w:rPr>
        <w:rFonts w:hint="default"/>
      </w:rPr>
    </w:lvl>
    <w:lvl w:ilvl="1" w:tplc="04090003">
      <w:start w:val="1"/>
      <w:numFmt w:val="decimal"/>
      <w:lvlText w:val="%2)"/>
      <w:lvlJc w:val="left"/>
      <w:pPr>
        <w:ind w:left="2040" w:hanging="420"/>
      </w:pPr>
    </w:lvl>
    <w:lvl w:ilvl="2" w:tplc="04090005" w:tentative="1">
      <w:start w:val="1"/>
      <w:numFmt w:val="lowerRoman"/>
      <w:lvlText w:val="%3."/>
      <w:lvlJc w:val="right"/>
      <w:pPr>
        <w:ind w:left="2460" w:hanging="420"/>
      </w:pPr>
    </w:lvl>
    <w:lvl w:ilvl="3" w:tplc="04090001" w:tentative="1">
      <w:start w:val="1"/>
      <w:numFmt w:val="decimal"/>
      <w:lvlText w:val="%4."/>
      <w:lvlJc w:val="left"/>
      <w:pPr>
        <w:ind w:left="2880" w:hanging="420"/>
      </w:pPr>
    </w:lvl>
    <w:lvl w:ilvl="4" w:tplc="04090003" w:tentative="1">
      <w:start w:val="1"/>
      <w:numFmt w:val="lowerLetter"/>
      <w:lvlText w:val="%5)"/>
      <w:lvlJc w:val="left"/>
      <w:pPr>
        <w:ind w:left="3300" w:hanging="420"/>
      </w:pPr>
    </w:lvl>
    <w:lvl w:ilvl="5" w:tplc="04090005" w:tentative="1">
      <w:start w:val="1"/>
      <w:numFmt w:val="lowerRoman"/>
      <w:lvlText w:val="%6."/>
      <w:lvlJc w:val="right"/>
      <w:pPr>
        <w:ind w:left="3720" w:hanging="420"/>
      </w:pPr>
    </w:lvl>
    <w:lvl w:ilvl="6" w:tplc="04090001" w:tentative="1">
      <w:start w:val="1"/>
      <w:numFmt w:val="decimal"/>
      <w:lvlText w:val="%7."/>
      <w:lvlJc w:val="left"/>
      <w:pPr>
        <w:ind w:left="4140" w:hanging="420"/>
      </w:pPr>
    </w:lvl>
    <w:lvl w:ilvl="7" w:tplc="04090003" w:tentative="1">
      <w:start w:val="1"/>
      <w:numFmt w:val="lowerLetter"/>
      <w:lvlText w:val="%8)"/>
      <w:lvlJc w:val="left"/>
      <w:pPr>
        <w:ind w:left="4560" w:hanging="420"/>
      </w:pPr>
    </w:lvl>
    <w:lvl w:ilvl="8" w:tplc="04090005" w:tentative="1">
      <w:start w:val="1"/>
      <w:numFmt w:val="lowerRoman"/>
      <w:lvlText w:val="%9."/>
      <w:lvlJc w:val="right"/>
      <w:pPr>
        <w:ind w:left="4980" w:hanging="420"/>
      </w:pPr>
    </w:lvl>
  </w:abstractNum>
  <w:abstractNum w:abstractNumId="123">
    <w:nsid w:val="7CD83B5C"/>
    <w:multiLevelType w:val="hybridMultilevel"/>
    <w:tmpl w:val="AB50CFD2"/>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4">
    <w:nsid w:val="7E5E3EB8"/>
    <w:multiLevelType w:val="hybridMultilevel"/>
    <w:tmpl w:val="EF38DBAE"/>
    <w:lvl w:ilvl="0" w:tplc="8B36F7F4">
      <w:start w:val="1"/>
      <w:numFmt w:val="decimal"/>
      <w:lvlText w:val="%1、"/>
      <w:lvlJc w:val="left"/>
      <w:pPr>
        <w:ind w:left="780" w:hanging="360"/>
      </w:pPr>
      <w:rPr>
        <w:rFonts w:hint="eastAsia"/>
      </w:rPr>
    </w:lvl>
    <w:lvl w:ilvl="1" w:tplc="04090003">
      <w:start w:val="1"/>
      <w:numFmt w:val="decimal"/>
      <w:lvlText w:val="%2）"/>
      <w:lvlJc w:val="left"/>
      <w:pPr>
        <w:ind w:left="1260" w:hanging="360"/>
      </w:pPr>
      <w:rPr>
        <w:rFonts w:hint="default"/>
      </w:rPr>
    </w:lvl>
    <w:lvl w:ilvl="2" w:tplc="BFF82CA6" w:tentative="1">
      <w:start w:val="1"/>
      <w:numFmt w:val="lowerRoman"/>
      <w:lvlText w:val="%3."/>
      <w:lvlJc w:val="right"/>
      <w:pPr>
        <w:ind w:left="1860" w:hanging="480"/>
      </w:pPr>
    </w:lvl>
    <w:lvl w:ilvl="3" w:tplc="04090001" w:tentative="1">
      <w:start w:val="1"/>
      <w:numFmt w:val="decimal"/>
      <w:lvlText w:val="%4."/>
      <w:lvlJc w:val="left"/>
      <w:pPr>
        <w:ind w:left="2340" w:hanging="480"/>
      </w:pPr>
    </w:lvl>
    <w:lvl w:ilvl="4" w:tplc="04090003" w:tentative="1">
      <w:start w:val="1"/>
      <w:numFmt w:val="lowerLetter"/>
      <w:lvlText w:val="%5)"/>
      <w:lvlJc w:val="left"/>
      <w:pPr>
        <w:ind w:left="2820" w:hanging="480"/>
      </w:pPr>
    </w:lvl>
    <w:lvl w:ilvl="5" w:tplc="04090005" w:tentative="1">
      <w:start w:val="1"/>
      <w:numFmt w:val="lowerRoman"/>
      <w:lvlText w:val="%6."/>
      <w:lvlJc w:val="right"/>
      <w:pPr>
        <w:ind w:left="3300" w:hanging="480"/>
      </w:pPr>
    </w:lvl>
    <w:lvl w:ilvl="6" w:tplc="04090001" w:tentative="1">
      <w:start w:val="1"/>
      <w:numFmt w:val="decimal"/>
      <w:lvlText w:val="%7."/>
      <w:lvlJc w:val="left"/>
      <w:pPr>
        <w:ind w:left="3780" w:hanging="480"/>
      </w:pPr>
    </w:lvl>
    <w:lvl w:ilvl="7" w:tplc="04090003" w:tentative="1">
      <w:start w:val="1"/>
      <w:numFmt w:val="lowerLetter"/>
      <w:lvlText w:val="%8)"/>
      <w:lvlJc w:val="left"/>
      <w:pPr>
        <w:ind w:left="4260" w:hanging="480"/>
      </w:pPr>
    </w:lvl>
    <w:lvl w:ilvl="8" w:tplc="04090005" w:tentative="1">
      <w:start w:val="1"/>
      <w:numFmt w:val="lowerRoman"/>
      <w:lvlText w:val="%9."/>
      <w:lvlJc w:val="right"/>
      <w:pPr>
        <w:ind w:left="4740" w:hanging="480"/>
      </w:pPr>
    </w:lvl>
  </w:abstractNum>
  <w:num w:numId="1">
    <w:abstractNumId w:val="115"/>
  </w:num>
  <w:num w:numId="2">
    <w:abstractNumId w:val="1"/>
  </w:num>
  <w:num w:numId="3">
    <w:abstractNumId w:val="48"/>
  </w:num>
  <w:num w:numId="4">
    <w:abstractNumId w:val="63"/>
  </w:num>
  <w:num w:numId="5">
    <w:abstractNumId w:val="43"/>
  </w:num>
  <w:num w:numId="6">
    <w:abstractNumId w:val="23"/>
  </w:num>
  <w:num w:numId="7">
    <w:abstractNumId w:val="19"/>
  </w:num>
  <w:num w:numId="8">
    <w:abstractNumId w:val="11"/>
  </w:num>
  <w:num w:numId="9">
    <w:abstractNumId w:val="81"/>
  </w:num>
  <w:num w:numId="10">
    <w:abstractNumId w:val="64"/>
  </w:num>
  <w:num w:numId="11">
    <w:abstractNumId w:val="86"/>
  </w:num>
  <w:num w:numId="12">
    <w:abstractNumId w:val="79"/>
  </w:num>
  <w:num w:numId="13">
    <w:abstractNumId w:val="59"/>
  </w:num>
  <w:num w:numId="14">
    <w:abstractNumId w:val="38"/>
  </w:num>
  <w:num w:numId="15">
    <w:abstractNumId w:val="12"/>
  </w:num>
  <w:num w:numId="16">
    <w:abstractNumId w:val="37"/>
  </w:num>
  <w:num w:numId="17">
    <w:abstractNumId w:val="91"/>
  </w:num>
  <w:num w:numId="18">
    <w:abstractNumId w:val="57"/>
  </w:num>
  <w:num w:numId="19">
    <w:abstractNumId w:val="83"/>
  </w:num>
  <w:num w:numId="20">
    <w:abstractNumId w:val="34"/>
  </w:num>
  <w:num w:numId="21">
    <w:abstractNumId w:val="0"/>
  </w:num>
  <w:num w:numId="22">
    <w:abstractNumId w:val="116"/>
  </w:num>
  <w:num w:numId="23">
    <w:abstractNumId w:val="106"/>
  </w:num>
  <w:num w:numId="24">
    <w:abstractNumId w:val="25"/>
  </w:num>
  <w:num w:numId="25">
    <w:abstractNumId w:val="114"/>
  </w:num>
  <w:num w:numId="26">
    <w:abstractNumId w:val="120"/>
  </w:num>
  <w:num w:numId="27">
    <w:abstractNumId w:val="16"/>
  </w:num>
  <w:num w:numId="28">
    <w:abstractNumId w:val="109"/>
  </w:num>
  <w:num w:numId="29">
    <w:abstractNumId w:val="45"/>
  </w:num>
  <w:num w:numId="30">
    <w:abstractNumId w:val="69"/>
  </w:num>
  <w:num w:numId="31">
    <w:abstractNumId w:val="88"/>
  </w:num>
  <w:num w:numId="32">
    <w:abstractNumId w:val="41"/>
  </w:num>
  <w:num w:numId="33">
    <w:abstractNumId w:val="124"/>
  </w:num>
  <w:num w:numId="34">
    <w:abstractNumId w:val="94"/>
  </w:num>
  <w:num w:numId="35">
    <w:abstractNumId w:val="110"/>
  </w:num>
  <w:num w:numId="36">
    <w:abstractNumId w:val="84"/>
  </w:num>
  <w:num w:numId="37">
    <w:abstractNumId w:val="30"/>
  </w:num>
  <w:num w:numId="38">
    <w:abstractNumId w:val="93"/>
  </w:num>
  <w:num w:numId="39">
    <w:abstractNumId w:val="71"/>
  </w:num>
  <w:num w:numId="40">
    <w:abstractNumId w:val="36"/>
  </w:num>
  <w:num w:numId="41">
    <w:abstractNumId w:val="6"/>
  </w:num>
  <w:num w:numId="42">
    <w:abstractNumId w:val="56"/>
  </w:num>
  <w:num w:numId="43">
    <w:abstractNumId w:val="111"/>
  </w:num>
  <w:num w:numId="44">
    <w:abstractNumId w:val="13"/>
  </w:num>
  <w:num w:numId="45">
    <w:abstractNumId w:val="8"/>
  </w:num>
  <w:num w:numId="46">
    <w:abstractNumId w:val="70"/>
  </w:num>
  <w:num w:numId="47">
    <w:abstractNumId w:val="17"/>
  </w:num>
  <w:num w:numId="48">
    <w:abstractNumId w:val="90"/>
  </w:num>
  <w:num w:numId="49">
    <w:abstractNumId w:val="104"/>
  </w:num>
  <w:num w:numId="50">
    <w:abstractNumId w:val="46"/>
  </w:num>
  <w:num w:numId="51">
    <w:abstractNumId w:val="122"/>
  </w:num>
  <w:num w:numId="52">
    <w:abstractNumId w:val="60"/>
  </w:num>
  <w:num w:numId="53">
    <w:abstractNumId w:val="121"/>
  </w:num>
  <w:num w:numId="54">
    <w:abstractNumId w:val="33"/>
  </w:num>
  <w:num w:numId="55">
    <w:abstractNumId w:val="117"/>
  </w:num>
  <w:num w:numId="56">
    <w:abstractNumId w:val="7"/>
  </w:num>
  <w:num w:numId="57">
    <w:abstractNumId w:val="5"/>
  </w:num>
  <w:num w:numId="58">
    <w:abstractNumId w:val="92"/>
  </w:num>
  <w:num w:numId="59">
    <w:abstractNumId w:val="105"/>
  </w:num>
  <w:num w:numId="60">
    <w:abstractNumId w:val="52"/>
  </w:num>
  <w:num w:numId="61">
    <w:abstractNumId w:val="112"/>
  </w:num>
  <w:num w:numId="62">
    <w:abstractNumId w:val="96"/>
  </w:num>
  <w:num w:numId="63">
    <w:abstractNumId w:val="53"/>
  </w:num>
  <w:num w:numId="64">
    <w:abstractNumId w:val="101"/>
  </w:num>
  <w:num w:numId="65">
    <w:abstractNumId w:val="3"/>
  </w:num>
  <w:num w:numId="66">
    <w:abstractNumId w:val="24"/>
  </w:num>
  <w:num w:numId="67">
    <w:abstractNumId w:val="10"/>
  </w:num>
  <w:num w:numId="68">
    <w:abstractNumId w:val="18"/>
  </w:num>
  <w:num w:numId="69">
    <w:abstractNumId w:val="31"/>
  </w:num>
  <w:num w:numId="70">
    <w:abstractNumId w:val="75"/>
  </w:num>
  <w:num w:numId="71">
    <w:abstractNumId w:val="15"/>
  </w:num>
  <w:num w:numId="72">
    <w:abstractNumId w:val="67"/>
  </w:num>
  <w:num w:numId="73">
    <w:abstractNumId w:val="85"/>
  </w:num>
  <w:num w:numId="74">
    <w:abstractNumId w:val="74"/>
  </w:num>
  <w:num w:numId="75">
    <w:abstractNumId w:val="100"/>
  </w:num>
  <w:num w:numId="76">
    <w:abstractNumId w:val="49"/>
  </w:num>
  <w:num w:numId="77">
    <w:abstractNumId w:val="9"/>
  </w:num>
  <w:num w:numId="78">
    <w:abstractNumId w:val="97"/>
  </w:num>
  <w:num w:numId="79">
    <w:abstractNumId w:val="80"/>
  </w:num>
  <w:num w:numId="80">
    <w:abstractNumId w:val="119"/>
  </w:num>
  <w:num w:numId="81">
    <w:abstractNumId w:val="44"/>
  </w:num>
  <w:num w:numId="82">
    <w:abstractNumId w:val="4"/>
  </w:num>
  <w:num w:numId="83">
    <w:abstractNumId w:val="72"/>
  </w:num>
  <w:num w:numId="84">
    <w:abstractNumId w:val="66"/>
  </w:num>
  <w:num w:numId="85">
    <w:abstractNumId w:val="89"/>
  </w:num>
  <w:num w:numId="86">
    <w:abstractNumId w:val="99"/>
  </w:num>
  <w:num w:numId="87">
    <w:abstractNumId w:val="73"/>
  </w:num>
  <w:num w:numId="88">
    <w:abstractNumId w:val="103"/>
  </w:num>
  <w:num w:numId="89">
    <w:abstractNumId w:val="118"/>
  </w:num>
  <w:num w:numId="90">
    <w:abstractNumId w:val="62"/>
  </w:num>
  <w:num w:numId="91">
    <w:abstractNumId w:val="95"/>
  </w:num>
  <w:num w:numId="92">
    <w:abstractNumId w:val="20"/>
  </w:num>
  <w:num w:numId="93">
    <w:abstractNumId w:val="50"/>
  </w:num>
  <w:num w:numId="94">
    <w:abstractNumId w:val="22"/>
  </w:num>
  <w:num w:numId="95">
    <w:abstractNumId w:val="61"/>
  </w:num>
  <w:num w:numId="96">
    <w:abstractNumId w:val="123"/>
  </w:num>
  <w:num w:numId="97">
    <w:abstractNumId w:val="28"/>
  </w:num>
  <w:num w:numId="98">
    <w:abstractNumId w:val="51"/>
  </w:num>
  <w:num w:numId="99">
    <w:abstractNumId w:val="58"/>
  </w:num>
  <w:num w:numId="100">
    <w:abstractNumId w:val="55"/>
  </w:num>
  <w:num w:numId="101">
    <w:abstractNumId w:val="29"/>
  </w:num>
  <w:num w:numId="102">
    <w:abstractNumId w:val="102"/>
  </w:num>
  <w:num w:numId="103">
    <w:abstractNumId w:val="2"/>
  </w:num>
  <w:num w:numId="104">
    <w:abstractNumId w:val="77"/>
  </w:num>
  <w:num w:numId="105">
    <w:abstractNumId w:val="68"/>
  </w:num>
  <w:num w:numId="106">
    <w:abstractNumId w:val="39"/>
  </w:num>
  <w:num w:numId="107">
    <w:abstractNumId w:val="87"/>
  </w:num>
  <w:num w:numId="108">
    <w:abstractNumId w:val="54"/>
  </w:num>
  <w:num w:numId="109">
    <w:abstractNumId w:val="113"/>
  </w:num>
  <w:num w:numId="110">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78"/>
  </w:num>
  <w:num w:numId="115">
    <w:abstractNumId w:val="32"/>
  </w:num>
  <w:num w:numId="116">
    <w:abstractNumId w:val="107"/>
  </w:num>
  <w:num w:numId="117">
    <w:abstractNumId w:val="47"/>
  </w:num>
  <w:num w:numId="118">
    <w:abstractNumId w:val="26"/>
  </w:num>
  <w:num w:numId="119">
    <w:abstractNumId w:val="76"/>
  </w:num>
  <w:num w:numId="120">
    <w:abstractNumId w:val="14"/>
  </w:num>
  <w:num w:numId="121">
    <w:abstractNumId w:val="108"/>
  </w:num>
  <w:num w:numId="122">
    <w:abstractNumId w:val="42"/>
  </w:num>
  <w:num w:numId="123">
    <w:abstractNumId w:val="27"/>
  </w:num>
  <w:num w:numId="124">
    <w:abstractNumId w:val="65"/>
  </w:num>
  <w:num w:numId="125">
    <w:abstractNumId w:val="82"/>
  </w:num>
  <w:num w:numId="126">
    <w:abstractNumId w:val="21"/>
  </w:num>
  <w:num w:numId="127">
    <w:abstractNumId w:val="98"/>
  </w:num>
  <w:num w:numId="128">
    <w:abstractNumId w:val="40"/>
  </w:num>
  <w:num w:numId="129">
    <w:abstractNumId w:val="35"/>
  </w:num>
  <w:numIdMacAtCleanup w:val="1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CM">
    <w15:presenceInfo w15:providerId="None" w15:userId="HC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F12"/>
    <w:rsid w:val="000014B5"/>
    <w:rsid w:val="00001885"/>
    <w:rsid w:val="000019E2"/>
    <w:rsid w:val="00001CE6"/>
    <w:rsid w:val="00001EC3"/>
    <w:rsid w:val="00001F73"/>
    <w:rsid w:val="00001FD2"/>
    <w:rsid w:val="00003793"/>
    <w:rsid w:val="0000390B"/>
    <w:rsid w:val="00003AFA"/>
    <w:rsid w:val="00004366"/>
    <w:rsid w:val="0000481D"/>
    <w:rsid w:val="00004C08"/>
    <w:rsid w:val="00005803"/>
    <w:rsid w:val="00005CE8"/>
    <w:rsid w:val="00005E55"/>
    <w:rsid w:val="0000708C"/>
    <w:rsid w:val="000075EC"/>
    <w:rsid w:val="000101C8"/>
    <w:rsid w:val="000104E0"/>
    <w:rsid w:val="000107B5"/>
    <w:rsid w:val="000115F6"/>
    <w:rsid w:val="00012966"/>
    <w:rsid w:val="00012AAC"/>
    <w:rsid w:val="00013405"/>
    <w:rsid w:val="00013A2E"/>
    <w:rsid w:val="00013B24"/>
    <w:rsid w:val="000147DF"/>
    <w:rsid w:val="000149A2"/>
    <w:rsid w:val="00015747"/>
    <w:rsid w:val="00015B90"/>
    <w:rsid w:val="000163B0"/>
    <w:rsid w:val="00017B67"/>
    <w:rsid w:val="000204A6"/>
    <w:rsid w:val="00020693"/>
    <w:rsid w:val="00021600"/>
    <w:rsid w:val="00021A5A"/>
    <w:rsid w:val="00021DB5"/>
    <w:rsid w:val="00023994"/>
    <w:rsid w:val="000241ED"/>
    <w:rsid w:val="00024DA0"/>
    <w:rsid w:val="00025A4B"/>
    <w:rsid w:val="000261A5"/>
    <w:rsid w:val="000265F8"/>
    <w:rsid w:val="00026808"/>
    <w:rsid w:val="00026FC8"/>
    <w:rsid w:val="00027B91"/>
    <w:rsid w:val="00027DF8"/>
    <w:rsid w:val="00030940"/>
    <w:rsid w:val="000311B1"/>
    <w:rsid w:val="0003339F"/>
    <w:rsid w:val="000340BB"/>
    <w:rsid w:val="00034882"/>
    <w:rsid w:val="0003489E"/>
    <w:rsid w:val="00035B7F"/>
    <w:rsid w:val="00036493"/>
    <w:rsid w:val="0003658B"/>
    <w:rsid w:val="000369AF"/>
    <w:rsid w:val="00037DB5"/>
    <w:rsid w:val="0004147E"/>
    <w:rsid w:val="00041690"/>
    <w:rsid w:val="00041C21"/>
    <w:rsid w:val="00041C63"/>
    <w:rsid w:val="000424EF"/>
    <w:rsid w:val="0004255B"/>
    <w:rsid w:val="000439BA"/>
    <w:rsid w:val="00045691"/>
    <w:rsid w:val="000464DE"/>
    <w:rsid w:val="00046B93"/>
    <w:rsid w:val="000472BF"/>
    <w:rsid w:val="00047607"/>
    <w:rsid w:val="00047786"/>
    <w:rsid w:val="00051BB1"/>
    <w:rsid w:val="00052111"/>
    <w:rsid w:val="000521AA"/>
    <w:rsid w:val="000531BE"/>
    <w:rsid w:val="0005326D"/>
    <w:rsid w:val="000534DC"/>
    <w:rsid w:val="000537F3"/>
    <w:rsid w:val="0005398B"/>
    <w:rsid w:val="00053A75"/>
    <w:rsid w:val="000540B7"/>
    <w:rsid w:val="000550D8"/>
    <w:rsid w:val="00055895"/>
    <w:rsid w:val="00056139"/>
    <w:rsid w:val="0005630F"/>
    <w:rsid w:val="000564E9"/>
    <w:rsid w:val="00056548"/>
    <w:rsid w:val="000565BF"/>
    <w:rsid w:val="000570E0"/>
    <w:rsid w:val="000603DB"/>
    <w:rsid w:val="00060452"/>
    <w:rsid w:val="000612DF"/>
    <w:rsid w:val="000612E2"/>
    <w:rsid w:val="000614D8"/>
    <w:rsid w:val="0006190B"/>
    <w:rsid w:val="0006311E"/>
    <w:rsid w:val="000631D0"/>
    <w:rsid w:val="00065609"/>
    <w:rsid w:val="00065A3E"/>
    <w:rsid w:val="00065DBE"/>
    <w:rsid w:val="00065F90"/>
    <w:rsid w:val="00070A30"/>
    <w:rsid w:val="00070BC5"/>
    <w:rsid w:val="00070EE7"/>
    <w:rsid w:val="0007109F"/>
    <w:rsid w:val="00071313"/>
    <w:rsid w:val="00071983"/>
    <w:rsid w:val="0007260F"/>
    <w:rsid w:val="00072D1E"/>
    <w:rsid w:val="000734B5"/>
    <w:rsid w:val="000734FA"/>
    <w:rsid w:val="000736FF"/>
    <w:rsid w:val="00073B95"/>
    <w:rsid w:val="000745D8"/>
    <w:rsid w:val="00074A85"/>
    <w:rsid w:val="00074B08"/>
    <w:rsid w:val="0007538B"/>
    <w:rsid w:val="00075593"/>
    <w:rsid w:val="00075B77"/>
    <w:rsid w:val="000763D5"/>
    <w:rsid w:val="00077305"/>
    <w:rsid w:val="00077843"/>
    <w:rsid w:val="000805D3"/>
    <w:rsid w:val="0008087E"/>
    <w:rsid w:val="00081268"/>
    <w:rsid w:val="00081C34"/>
    <w:rsid w:val="00083865"/>
    <w:rsid w:val="00083BD9"/>
    <w:rsid w:val="00084255"/>
    <w:rsid w:val="00084EC3"/>
    <w:rsid w:val="000853FA"/>
    <w:rsid w:val="00086595"/>
    <w:rsid w:val="000869A1"/>
    <w:rsid w:val="00087E96"/>
    <w:rsid w:val="00087F05"/>
    <w:rsid w:val="000900E1"/>
    <w:rsid w:val="000900F7"/>
    <w:rsid w:val="00091A98"/>
    <w:rsid w:val="00091C42"/>
    <w:rsid w:val="00091EAF"/>
    <w:rsid w:val="00092F18"/>
    <w:rsid w:val="00093A1C"/>
    <w:rsid w:val="00093D5E"/>
    <w:rsid w:val="000948F4"/>
    <w:rsid w:val="00096C4A"/>
    <w:rsid w:val="00097ADE"/>
    <w:rsid w:val="000A0225"/>
    <w:rsid w:val="000A032E"/>
    <w:rsid w:val="000A0594"/>
    <w:rsid w:val="000A0B2A"/>
    <w:rsid w:val="000A2022"/>
    <w:rsid w:val="000A246E"/>
    <w:rsid w:val="000A2F33"/>
    <w:rsid w:val="000A3520"/>
    <w:rsid w:val="000A382A"/>
    <w:rsid w:val="000A3941"/>
    <w:rsid w:val="000A3953"/>
    <w:rsid w:val="000A4332"/>
    <w:rsid w:val="000A5343"/>
    <w:rsid w:val="000A5DF1"/>
    <w:rsid w:val="000A6E9F"/>
    <w:rsid w:val="000A73F4"/>
    <w:rsid w:val="000A7699"/>
    <w:rsid w:val="000A7ADB"/>
    <w:rsid w:val="000B081C"/>
    <w:rsid w:val="000B0B2A"/>
    <w:rsid w:val="000B1232"/>
    <w:rsid w:val="000B1465"/>
    <w:rsid w:val="000B1549"/>
    <w:rsid w:val="000B19AF"/>
    <w:rsid w:val="000B1C77"/>
    <w:rsid w:val="000B2413"/>
    <w:rsid w:val="000B286D"/>
    <w:rsid w:val="000B44B5"/>
    <w:rsid w:val="000B5048"/>
    <w:rsid w:val="000B57E6"/>
    <w:rsid w:val="000B58FC"/>
    <w:rsid w:val="000B685E"/>
    <w:rsid w:val="000B68A1"/>
    <w:rsid w:val="000B767D"/>
    <w:rsid w:val="000B7743"/>
    <w:rsid w:val="000B7ACF"/>
    <w:rsid w:val="000C0374"/>
    <w:rsid w:val="000C112F"/>
    <w:rsid w:val="000C3550"/>
    <w:rsid w:val="000C360E"/>
    <w:rsid w:val="000C3795"/>
    <w:rsid w:val="000C3EE4"/>
    <w:rsid w:val="000C4E9B"/>
    <w:rsid w:val="000C54B6"/>
    <w:rsid w:val="000C58CC"/>
    <w:rsid w:val="000C5FCC"/>
    <w:rsid w:val="000C6744"/>
    <w:rsid w:val="000D0306"/>
    <w:rsid w:val="000D08B0"/>
    <w:rsid w:val="000D0F90"/>
    <w:rsid w:val="000D16C0"/>
    <w:rsid w:val="000D198A"/>
    <w:rsid w:val="000D1D1D"/>
    <w:rsid w:val="000D2D85"/>
    <w:rsid w:val="000D33DF"/>
    <w:rsid w:val="000D4DD3"/>
    <w:rsid w:val="000D58ED"/>
    <w:rsid w:val="000D59B3"/>
    <w:rsid w:val="000D6A31"/>
    <w:rsid w:val="000D6D0A"/>
    <w:rsid w:val="000D77DC"/>
    <w:rsid w:val="000D790D"/>
    <w:rsid w:val="000E0580"/>
    <w:rsid w:val="000E0905"/>
    <w:rsid w:val="000E0B40"/>
    <w:rsid w:val="000E0CDA"/>
    <w:rsid w:val="000E1338"/>
    <w:rsid w:val="000E28A2"/>
    <w:rsid w:val="000E28CB"/>
    <w:rsid w:val="000E2D84"/>
    <w:rsid w:val="000E34B0"/>
    <w:rsid w:val="000E423F"/>
    <w:rsid w:val="000E632E"/>
    <w:rsid w:val="000E6573"/>
    <w:rsid w:val="000E6787"/>
    <w:rsid w:val="000E7E9A"/>
    <w:rsid w:val="000F02C4"/>
    <w:rsid w:val="000F039B"/>
    <w:rsid w:val="000F0764"/>
    <w:rsid w:val="000F076A"/>
    <w:rsid w:val="000F125F"/>
    <w:rsid w:val="000F180C"/>
    <w:rsid w:val="000F188A"/>
    <w:rsid w:val="000F1949"/>
    <w:rsid w:val="000F19DE"/>
    <w:rsid w:val="000F2138"/>
    <w:rsid w:val="000F215C"/>
    <w:rsid w:val="000F3877"/>
    <w:rsid w:val="000F38B6"/>
    <w:rsid w:val="000F38EC"/>
    <w:rsid w:val="000F5007"/>
    <w:rsid w:val="000F513D"/>
    <w:rsid w:val="000F5E84"/>
    <w:rsid w:val="000F7E75"/>
    <w:rsid w:val="000F7ED2"/>
    <w:rsid w:val="00100855"/>
    <w:rsid w:val="0010097F"/>
    <w:rsid w:val="001009A9"/>
    <w:rsid w:val="00100B7E"/>
    <w:rsid w:val="00101144"/>
    <w:rsid w:val="00101571"/>
    <w:rsid w:val="00101D1D"/>
    <w:rsid w:val="00101D3E"/>
    <w:rsid w:val="00102D55"/>
    <w:rsid w:val="00103602"/>
    <w:rsid w:val="00103D5E"/>
    <w:rsid w:val="00104078"/>
    <w:rsid w:val="001042F5"/>
    <w:rsid w:val="001047D7"/>
    <w:rsid w:val="00105323"/>
    <w:rsid w:val="00105C9C"/>
    <w:rsid w:val="0010711D"/>
    <w:rsid w:val="001072AD"/>
    <w:rsid w:val="00107C0D"/>
    <w:rsid w:val="00107C6C"/>
    <w:rsid w:val="0011032F"/>
    <w:rsid w:val="0011085A"/>
    <w:rsid w:val="001111B7"/>
    <w:rsid w:val="00112975"/>
    <w:rsid w:val="00113F66"/>
    <w:rsid w:val="0011450D"/>
    <w:rsid w:val="001149B9"/>
    <w:rsid w:val="00114C30"/>
    <w:rsid w:val="00114F53"/>
    <w:rsid w:val="0011520C"/>
    <w:rsid w:val="00115EAA"/>
    <w:rsid w:val="00115EC6"/>
    <w:rsid w:val="00116FBF"/>
    <w:rsid w:val="00117208"/>
    <w:rsid w:val="001178C5"/>
    <w:rsid w:val="00117BD6"/>
    <w:rsid w:val="00117FD1"/>
    <w:rsid w:val="0012100F"/>
    <w:rsid w:val="00121C53"/>
    <w:rsid w:val="001221B1"/>
    <w:rsid w:val="001225B5"/>
    <w:rsid w:val="0012310F"/>
    <w:rsid w:val="00123211"/>
    <w:rsid w:val="001232E7"/>
    <w:rsid w:val="00123331"/>
    <w:rsid w:val="001239FD"/>
    <w:rsid w:val="0012440A"/>
    <w:rsid w:val="00124AB2"/>
    <w:rsid w:val="00124E3B"/>
    <w:rsid w:val="00125DF2"/>
    <w:rsid w:val="0012628F"/>
    <w:rsid w:val="00126632"/>
    <w:rsid w:val="00126B72"/>
    <w:rsid w:val="00126E3E"/>
    <w:rsid w:val="00126F9F"/>
    <w:rsid w:val="001271A3"/>
    <w:rsid w:val="0013037C"/>
    <w:rsid w:val="00130A22"/>
    <w:rsid w:val="00131111"/>
    <w:rsid w:val="001313D7"/>
    <w:rsid w:val="0013165F"/>
    <w:rsid w:val="00131A6A"/>
    <w:rsid w:val="00132873"/>
    <w:rsid w:val="00133BFD"/>
    <w:rsid w:val="001340BC"/>
    <w:rsid w:val="00134321"/>
    <w:rsid w:val="001345FB"/>
    <w:rsid w:val="00134CC1"/>
    <w:rsid w:val="00135312"/>
    <w:rsid w:val="00135FB7"/>
    <w:rsid w:val="0013622E"/>
    <w:rsid w:val="0013693E"/>
    <w:rsid w:val="00136B5A"/>
    <w:rsid w:val="00137888"/>
    <w:rsid w:val="001378F1"/>
    <w:rsid w:val="0014015E"/>
    <w:rsid w:val="001402B7"/>
    <w:rsid w:val="0014033B"/>
    <w:rsid w:val="00140E10"/>
    <w:rsid w:val="00141DA1"/>
    <w:rsid w:val="00142943"/>
    <w:rsid w:val="00142B00"/>
    <w:rsid w:val="00142E64"/>
    <w:rsid w:val="00143593"/>
    <w:rsid w:val="00143843"/>
    <w:rsid w:val="0014385E"/>
    <w:rsid w:val="001445CA"/>
    <w:rsid w:val="00144637"/>
    <w:rsid w:val="0014482A"/>
    <w:rsid w:val="00144B03"/>
    <w:rsid w:val="00144D0A"/>
    <w:rsid w:val="00144E3E"/>
    <w:rsid w:val="00145269"/>
    <w:rsid w:val="001470B2"/>
    <w:rsid w:val="00147148"/>
    <w:rsid w:val="0014763F"/>
    <w:rsid w:val="001478FA"/>
    <w:rsid w:val="00150127"/>
    <w:rsid w:val="00150323"/>
    <w:rsid w:val="00150C43"/>
    <w:rsid w:val="00151059"/>
    <w:rsid w:val="001510A9"/>
    <w:rsid w:val="001512BF"/>
    <w:rsid w:val="00152771"/>
    <w:rsid w:val="00152A9D"/>
    <w:rsid w:val="00152AFE"/>
    <w:rsid w:val="00153326"/>
    <w:rsid w:val="00153B36"/>
    <w:rsid w:val="00153E6F"/>
    <w:rsid w:val="00153FA5"/>
    <w:rsid w:val="001547CF"/>
    <w:rsid w:val="00154C17"/>
    <w:rsid w:val="00154DAB"/>
    <w:rsid w:val="00154DC8"/>
    <w:rsid w:val="00155A5C"/>
    <w:rsid w:val="0015776B"/>
    <w:rsid w:val="00157F47"/>
    <w:rsid w:val="00160EA8"/>
    <w:rsid w:val="0016314E"/>
    <w:rsid w:val="00163FDA"/>
    <w:rsid w:val="001646B6"/>
    <w:rsid w:val="00164BAB"/>
    <w:rsid w:val="001654C2"/>
    <w:rsid w:val="001657AB"/>
    <w:rsid w:val="0016602D"/>
    <w:rsid w:val="0016658C"/>
    <w:rsid w:val="00167622"/>
    <w:rsid w:val="00167D50"/>
    <w:rsid w:val="001708C6"/>
    <w:rsid w:val="001718B9"/>
    <w:rsid w:val="001727EB"/>
    <w:rsid w:val="00173FF3"/>
    <w:rsid w:val="00174AAA"/>
    <w:rsid w:val="001751D0"/>
    <w:rsid w:val="00175568"/>
    <w:rsid w:val="00175FED"/>
    <w:rsid w:val="00176A89"/>
    <w:rsid w:val="001778B0"/>
    <w:rsid w:val="0018054E"/>
    <w:rsid w:val="00180758"/>
    <w:rsid w:val="00181007"/>
    <w:rsid w:val="001815F1"/>
    <w:rsid w:val="00182547"/>
    <w:rsid w:val="0018338B"/>
    <w:rsid w:val="001835D5"/>
    <w:rsid w:val="001837CA"/>
    <w:rsid w:val="00184420"/>
    <w:rsid w:val="001854AF"/>
    <w:rsid w:val="00185BC2"/>
    <w:rsid w:val="00185CBA"/>
    <w:rsid w:val="00186A90"/>
    <w:rsid w:val="00186B77"/>
    <w:rsid w:val="00186BA1"/>
    <w:rsid w:val="00190A6C"/>
    <w:rsid w:val="0019165E"/>
    <w:rsid w:val="001916FC"/>
    <w:rsid w:val="00191CD4"/>
    <w:rsid w:val="001929F7"/>
    <w:rsid w:val="001929FC"/>
    <w:rsid w:val="00192F7C"/>
    <w:rsid w:val="001933AF"/>
    <w:rsid w:val="00193696"/>
    <w:rsid w:val="00193AA8"/>
    <w:rsid w:val="00193ED2"/>
    <w:rsid w:val="00193F4C"/>
    <w:rsid w:val="00194D71"/>
    <w:rsid w:val="00195599"/>
    <w:rsid w:val="00196264"/>
    <w:rsid w:val="0019636A"/>
    <w:rsid w:val="00196C89"/>
    <w:rsid w:val="0019748A"/>
    <w:rsid w:val="001976CA"/>
    <w:rsid w:val="00197996"/>
    <w:rsid w:val="001A037A"/>
    <w:rsid w:val="001A058D"/>
    <w:rsid w:val="001A1583"/>
    <w:rsid w:val="001A3593"/>
    <w:rsid w:val="001A3DBB"/>
    <w:rsid w:val="001A4068"/>
    <w:rsid w:val="001A558C"/>
    <w:rsid w:val="001A5954"/>
    <w:rsid w:val="001A6925"/>
    <w:rsid w:val="001A6CBE"/>
    <w:rsid w:val="001A7173"/>
    <w:rsid w:val="001A75E7"/>
    <w:rsid w:val="001A7DF5"/>
    <w:rsid w:val="001B086C"/>
    <w:rsid w:val="001B0C0C"/>
    <w:rsid w:val="001B0D73"/>
    <w:rsid w:val="001B1FA1"/>
    <w:rsid w:val="001B3E2D"/>
    <w:rsid w:val="001B432E"/>
    <w:rsid w:val="001B4E9D"/>
    <w:rsid w:val="001B5386"/>
    <w:rsid w:val="001B5C83"/>
    <w:rsid w:val="001B5ECE"/>
    <w:rsid w:val="001B74A3"/>
    <w:rsid w:val="001B74B1"/>
    <w:rsid w:val="001B7E20"/>
    <w:rsid w:val="001B7F49"/>
    <w:rsid w:val="001C02D0"/>
    <w:rsid w:val="001C0FC3"/>
    <w:rsid w:val="001C12F3"/>
    <w:rsid w:val="001C17F6"/>
    <w:rsid w:val="001C1C14"/>
    <w:rsid w:val="001C22A5"/>
    <w:rsid w:val="001C346D"/>
    <w:rsid w:val="001C3E3D"/>
    <w:rsid w:val="001C4978"/>
    <w:rsid w:val="001C4A64"/>
    <w:rsid w:val="001C4F5D"/>
    <w:rsid w:val="001C5498"/>
    <w:rsid w:val="001C5716"/>
    <w:rsid w:val="001C57A9"/>
    <w:rsid w:val="001C5B7A"/>
    <w:rsid w:val="001C5FA0"/>
    <w:rsid w:val="001C60AC"/>
    <w:rsid w:val="001C6633"/>
    <w:rsid w:val="001C6949"/>
    <w:rsid w:val="001C6B72"/>
    <w:rsid w:val="001C6EAF"/>
    <w:rsid w:val="001C7240"/>
    <w:rsid w:val="001C7AE1"/>
    <w:rsid w:val="001D0087"/>
    <w:rsid w:val="001D0A62"/>
    <w:rsid w:val="001D25F4"/>
    <w:rsid w:val="001D33B8"/>
    <w:rsid w:val="001D3465"/>
    <w:rsid w:val="001D367A"/>
    <w:rsid w:val="001D40FD"/>
    <w:rsid w:val="001D43AF"/>
    <w:rsid w:val="001D45E7"/>
    <w:rsid w:val="001D5114"/>
    <w:rsid w:val="001D5DE4"/>
    <w:rsid w:val="001D6475"/>
    <w:rsid w:val="001D6CCD"/>
    <w:rsid w:val="001D710F"/>
    <w:rsid w:val="001D7DB1"/>
    <w:rsid w:val="001E15C2"/>
    <w:rsid w:val="001E3EE4"/>
    <w:rsid w:val="001E5F9C"/>
    <w:rsid w:val="001E763D"/>
    <w:rsid w:val="001F0010"/>
    <w:rsid w:val="001F0DA0"/>
    <w:rsid w:val="001F118F"/>
    <w:rsid w:val="001F1CC0"/>
    <w:rsid w:val="001F258C"/>
    <w:rsid w:val="001F29D8"/>
    <w:rsid w:val="001F2C1E"/>
    <w:rsid w:val="001F447B"/>
    <w:rsid w:val="001F45B5"/>
    <w:rsid w:val="001F5056"/>
    <w:rsid w:val="001F5F5C"/>
    <w:rsid w:val="001F652C"/>
    <w:rsid w:val="001F6BB5"/>
    <w:rsid w:val="001F7064"/>
    <w:rsid w:val="001F7AC3"/>
    <w:rsid w:val="001F7BCA"/>
    <w:rsid w:val="001F7EBA"/>
    <w:rsid w:val="001F7F6B"/>
    <w:rsid w:val="002000FC"/>
    <w:rsid w:val="00200384"/>
    <w:rsid w:val="00200738"/>
    <w:rsid w:val="00200EA7"/>
    <w:rsid w:val="00202335"/>
    <w:rsid w:val="0020317C"/>
    <w:rsid w:val="00203B71"/>
    <w:rsid w:val="00203B74"/>
    <w:rsid w:val="00203DB4"/>
    <w:rsid w:val="00204486"/>
    <w:rsid w:val="002048CC"/>
    <w:rsid w:val="002055E7"/>
    <w:rsid w:val="00205634"/>
    <w:rsid w:val="00205DB7"/>
    <w:rsid w:val="002060E7"/>
    <w:rsid w:val="002069E5"/>
    <w:rsid w:val="002071E2"/>
    <w:rsid w:val="0020724B"/>
    <w:rsid w:val="00207CB0"/>
    <w:rsid w:val="0021180F"/>
    <w:rsid w:val="0021200A"/>
    <w:rsid w:val="0021343F"/>
    <w:rsid w:val="00213502"/>
    <w:rsid w:val="002137B3"/>
    <w:rsid w:val="00213F20"/>
    <w:rsid w:val="00215192"/>
    <w:rsid w:val="002163A1"/>
    <w:rsid w:val="00216B54"/>
    <w:rsid w:val="00216B57"/>
    <w:rsid w:val="002177BF"/>
    <w:rsid w:val="002178B6"/>
    <w:rsid w:val="00220542"/>
    <w:rsid w:val="00220AE5"/>
    <w:rsid w:val="00220E1B"/>
    <w:rsid w:val="00222C8F"/>
    <w:rsid w:val="002244BA"/>
    <w:rsid w:val="00224994"/>
    <w:rsid w:val="00226B96"/>
    <w:rsid w:val="0023009F"/>
    <w:rsid w:val="002302F6"/>
    <w:rsid w:val="0023141B"/>
    <w:rsid w:val="002315ED"/>
    <w:rsid w:val="002319EE"/>
    <w:rsid w:val="00232A4C"/>
    <w:rsid w:val="00232D7B"/>
    <w:rsid w:val="002336DC"/>
    <w:rsid w:val="00233C14"/>
    <w:rsid w:val="00234E8D"/>
    <w:rsid w:val="00235815"/>
    <w:rsid w:val="00235CA9"/>
    <w:rsid w:val="00236F49"/>
    <w:rsid w:val="0023719C"/>
    <w:rsid w:val="002372A3"/>
    <w:rsid w:val="002373C9"/>
    <w:rsid w:val="00237755"/>
    <w:rsid w:val="00237AC9"/>
    <w:rsid w:val="002407D1"/>
    <w:rsid w:val="0024080B"/>
    <w:rsid w:val="00240CCD"/>
    <w:rsid w:val="00241D5A"/>
    <w:rsid w:val="00241F2C"/>
    <w:rsid w:val="00242626"/>
    <w:rsid w:val="002430C3"/>
    <w:rsid w:val="002440D3"/>
    <w:rsid w:val="00246751"/>
    <w:rsid w:val="002470A1"/>
    <w:rsid w:val="0025084B"/>
    <w:rsid w:val="00250A47"/>
    <w:rsid w:val="00250E22"/>
    <w:rsid w:val="002514A7"/>
    <w:rsid w:val="00251681"/>
    <w:rsid w:val="00251B0D"/>
    <w:rsid w:val="0025200F"/>
    <w:rsid w:val="00252543"/>
    <w:rsid w:val="002528F5"/>
    <w:rsid w:val="00253159"/>
    <w:rsid w:val="002534E2"/>
    <w:rsid w:val="00253C95"/>
    <w:rsid w:val="00254194"/>
    <w:rsid w:val="0025433D"/>
    <w:rsid w:val="002546E7"/>
    <w:rsid w:val="002547EC"/>
    <w:rsid w:val="00254C55"/>
    <w:rsid w:val="00254DF2"/>
    <w:rsid w:val="00254EE1"/>
    <w:rsid w:val="002559C6"/>
    <w:rsid w:val="00256315"/>
    <w:rsid w:val="00257F5F"/>
    <w:rsid w:val="00260AFD"/>
    <w:rsid w:val="00260B80"/>
    <w:rsid w:val="0026143C"/>
    <w:rsid w:val="00262143"/>
    <w:rsid w:val="0026268F"/>
    <w:rsid w:val="002626E3"/>
    <w:rsid w:val="00263564"/>
    <w:rsid w:val="002639F5"/>
    <w:rsid w:val="00263B81"/>
    <w:rsid w:val="0026508E"/>
    <w:rsid w:val="00265AFE"/>
    <w:rsid w:val="00265B27"/>
    <w:rsid w:val="00266511"/>
    <w:rsid w:val="00267418"/>
    <w:rsid w:val="0027005E"/>
    <w:rsid w:val="002700D6"/>
    <w:rsid w:val="00271A1A"/>
    <w:rsid w:val="002722BE"/>
    <w:rsid w:val="00272451"/>
    <w:rsid w:val="002724DA"/>
    <w:rsid w:val="002730D6"/>
    <w:rsid w:val="002732B1"/>
    <w:rsid w:val="00273DF1"/>
    <w:rsid w:val="00273FE8"/>
    <w:rsid w:val="00274583"/>
    <w:rsid w:val="0027461F"/>
    <w:rsid w:val="00274AF3"/>
    <w:rsid w:val="00274F59"/>
    <w:rsid w:val="002753D4"/>
    <w:rsid w:val="002756E2"/>
    <w:rsid w:val="002767CE"/>
    <w:rsid w:val="0027695A"/>
    <w:rsid w:val="0027761E"/>
    <w:rsid w:val="00277C68"/>
    <w:rsid w:val="00280973"/>
    <w:rsid w:val="00280C1C"/>
    <w:rsid w:val="00281A77"/>
    <w:rsid w:val="00282186"/>
    <w:rsid w:val="00282626"/>
    <w:rsid w:val="00282EE5"/>
    <w:rsid w:val="00282FEB"/>
    <w:rsid w:val="00283756"/>
    <w:rsid w:val="002840C7"/>
    <w:rsid w:val="00284A86"/>
    <w:rsid w:val="00284F70"/>
    <w:rsid w:val="0028578F"/>
    <w:rsid w:val="00285C56"/>
    <w:rsid w:val="002860F5"/>
    <w:rsid w:val="00286FEB"/>
    <w:rsid w:val="002871A7"/>
    <w:rsid w:val="002871F6"/>
    <w:rsid w:val="00290BC9"/>
    <w:rsid w:val="00290BD4"/>
    <w:rsid w:val="00291694"/>
    <w:rsid w:val="00291FD8"/>
    <w:rsid w:val="0029279B"/>
    <w:rsid w:val="0029306E"/>
    <w:rsid w:val="0029346F"/>
    <w:rsid w:val="00293F60"/>
    <w:rsid w:val="00294A27"/>
    <w:rsid w:val="0029689F"/>
    <w:rsid w:val="00296A94"/>
    <w:rsid w:val="002973AA"/>
    <w:rsid w:val="00297445"/>
    <w:rsid w:val="00297911"/>
    <w:rsid w:val="00297DFF"/>
    <w:rsid w:val="002A0174"/>
    <w:rsid w:val="002A1664"/>
    <w:rsid w:val="002A2490"/>
    <w:rsid w:val="002A28BA"/>
    <w:rsid w:val="002A3754"/>
    <w:rsid w:val="002A3761"/>
    <w:rsid w:val="002A57F8"/>
    <w:rsid w:val="002A5BAD"/>
    <w:rsid w:val="002A647A"/>
    <w:rsid w:val="002A7C11"/>
    <w:rsid w:val="002A7E31"/>
    <w:rsid w:val="002B0123"/>
    <w:rsid w:val="002B05C0"/>
    <w:rsid w:val="002B1231"/>
    <w:rsid w:val="002B2112"/>
    <w:rsid w:val="002B259E"/>
    <w:rsid w:val="002B3B58"/>
    <w:rsid w:val="002B4281"/>
    <w:rsid w:val="002B4E07"/>
    <w:rsid w:val="002B5183"/>
    <w:rsid w:val="002B578A"/>
    <w:rsid w:val="002B57CE"/>
    <w:rsid w:val="002B59CB"/>
    <w:rsid w:val="002B5FC4"/>
    <w:rsid w:val="002B660C"/>
    <w:rsid w:val="002B6BE8"/>
    <w:rsid w:val="002B7519"/>
    <w:rsid w:val="002B770F"/>
    <w:rsid w:val="002B7D93"/>
    <w:rsid w:val="002C059F"/>
    <w:rsid w:val="002C08DA"/>
    <w:rsid w:val="002C1830"/>
    <w:rsid w:val="002C22C0"/>
    <w:rsid w:val="002C2779"/>
    <w:rsid w:val="002C28F9"/>
    <w:rsid w:val="002C2DA7"/>
    <w:rsid w:val="002C4511"/>
    <w:rsid w:val="002C4C24"/>
    <w:rsid w:val="002C4DB2"/>
    <w:rsid w:val="002C5DD5"/>
    <w:rsid w:val="002C61A3"/>
    <w:rsid w:val="002C6A5B"/>
    <w:rsid w:val="002C6F3D"/>
    <w:rsid w:val="002C7CBB"/>
    <w:rsid w:val="002D0198"/>
    <w:rsid w:val="002D05B6"/>
    <w:rsid w:val="002D10FF"/>
    <w:rsid w:val="002D28EF"/>
    <w:rsid w:val="002D320A"/>
    <w:rsid w:val="002D3E0D"/>
    <w:rsid w:val="002D4973"/>
    <w:rsid w:val="002D4F08"/>
    <w:rsid w:val="002D58D1"/>
    <w:rsid w:val="002D5F12"/>
    <w:rsid w:val="002D674B"/>
    <w:rsid w:val="002D6A0F"/>
    <w:rsid w:val="002D6D70"/>
    <w:rsid w:val="002D7298"/>
    <w:rsid w:val="002E0BF2"/>
    <w:rsid w:val="002E0E65"/>
    <w:rsid w:val="002E173D"/>
    <w:rsid w:val="002E1AB0"/>
    <w:rsid w:val="002E1F1A"/>
    <w:rsid w:val="002E2E25"/>
    <w:rsid w:val="002E36B3"/>
    <w:rsid w:val="002E40C9"/>
    <w:rsid w:val="002E4158"/>
    <w:rsid w:val="002E6B24"/>
    <w:rsid w:val="002E6D8D"/>
    <w:rsid w:val="002E7A33"/>
    <w:rsid w:val="002E7CEC"/>
    <w:rsid w:val="002E7D18"/>
    <w:rsid w:val="002F10AD"/>
    <w:rsid w:val="002F225B"/>
    <w:rsid w:val="002F261B"/>
    <w:rsid w:val="002F2977"/>
    <w:rsid w:val="002F2B12"/>
    <w:rsid w:val="002F38C4"/>
    <w:rsid w:val="002F3D3D"/>
    <w:rsid w:val="002F3D95"/>
    <w:rsid w:val="002F4260"/>
    <w:rsid w:val="002F43C8"/>
    <w:rsid w:val="002F497C"/>
    <w:rsid w:val="002F4B16"/>
    <w:rsid w:val="002F4DE4"/>
    <w:rsid w:val="002F5631"/>
    <w:rsid w:val="002F7B29"/>
    <w:rsid w:val="002F7B7B"/>
    <w:rsid w:val="00300454"/>
    <w:rsid w:val="003012A3"/>
    <w:rsid w:val="0030167C"/>
    <w:rsid w:val="00302DED"/>
    <w:rsid w:val="003032E9"/>
    <w:rsid w:val="0030454F"/>
    <w:rsid w:val="0030590A"/>
    <w:rsid w:val="003059C8"/>
    <w:rsid w:val="00305B34"/>
    <w:rsid w:val="0030622F"/>
    <w:rsid w:val="003068B8"/>
    <w:rsid w:val="00307FB5"/>
    <w:rsid w:val="0031157C"/>
    <w:rsid w:val="0031190A"/>
    <w:rsid w:val="003120D5"/>
    <w:rsid w:val="003136D6"/>
    <w:rsid w:val="003138B9"/>
    <w:rsid w:val="00314006"/>
    <w:rsid w:val="00314071"/>
    <w:rsid w:val="00314553"/>
    <w:rsid w:val="003147DF"/>
    <w:rsid w:val="003152EA"/>
    <w:rsid w:val="00315471"/>
    <w:rsid w:val="003155CC"/>
    <w:rsid w:val="00315FC5"/>
    <w:rsid w:val="00316388"/>
    <w:rsid w:val="003164EC"/>
    <w:rsid w:val="00317A0D"/>
    <w:rsid w:val="0032041F"/>
    <w:rsid w:val="0032068E"/>
    <w:rsid w:val="00321E6F"/>
    <w:rsid w:val="00322803"/>
    <w:rsid w:val="0032302D"/>
    <w:rsid w:val="00323475"/>
    <w:rsid w:val="00323B3C"/>
    <w:rsid w:val="00324D6E"/>
    <w:rsid w:val="003250D3"/>
    <w:rsid w:val="00325957"/>
    <w:rsid w:val="00325A13"/>
    <w:rsid w:val="00326313"/>
    <w:rsid w:val="00326758"/>
    <w:rsid w:val="0032678D"/>
    <w:rsid w:val="00326B15"/>
    <w:rsid w:val="00327BDE"/>
    <w:rsid w:val="0033028E"/>
    <w:rsid w:val="003306F3"/>
    <w:rsid w:val="00330776"/>
    <w:rsid w:val="00331FC0"/>
    <w:rsid w:val="00332764"/>
    <w:rsid w:val="00332D9E"/>
    <w:rsid w:val="003330F2"/>
    <w:rsid w:val="0033412B"/>
    <w:rsid w:val="0033414F"/>
    <w:rsid w:val="00334B88"/>
    <w:rsid w:val="00335654"/>
    <w:rsid w:val="00336398"/>
    <w:rsid w:val="0033673F"/>
    <w:rsid w:val="00336C0B"/>
    <w:rsid w:val="00336FC2"/>
    <w:rsid w:val="003376BC"/>
    <w:rsid w:val="0034018C"/>
    <w:rsid w:val="00340CFF"/>
    <w:rsid w:val="00340F56"/>
    <w:rsid w:val="003413D6"/>
    <w:rsid w:val="00342923"/>
    <w:rsid w:val="00343909"/>
    <w:rsid w:val="00343FDC"/>
    <w:rsid w:val="00344563"/>
    <w:rsid w:val="003448FC"/>
    <w:rsid w:val="00344CD8"/>
    <w:rsid w:val="00344D81"/>
    <w:rsid w:val="003456F4"/>
    <w:rsid w:val="00345FFC"/>
    <w:rsid w:val="00346898"/>
    <w:rsid w:val="00346F2A"/>
    <w:rsid w:val="003507CA"/>
    <w:rsid w:val="003509C0"/>
    <w:rsid w:val="003519BC"/>
    <w:rsid w:val="00351FBC"/>
    <w:rsid w:val="00352388"/>
    <w:rsid w:val="00353592"/>
    <w:rsid w:val="003539F8"/>
    <w:rsid w:val="00354635"/>
    <w:rsid w:val="0035471F"/>
    <w:rsid w:val="0035510D"/>
    <w:rsid w:val="00355D3C"/>
    <w:rsid w:val="00356260"/>
    <w:rsid w:val="00356490"/>
    <w:rsid w:val="00356764"/>
    <w:rsid w:val="00357895"/>
    <w:rsid w:val="00357A1F"/>
    <w:rsid w:val="00357B90"/>
    <w:rsid w:val="00357DDD"/>
    <w:rsid w:val="00357FBD"/>
    <w:rsid w:val="0036091C"/>
    <w:rsid w:val="00361172"/>
    <w:rsid w:val="003615D6"/>
    <w:rsid w:val="003616BF"/>
    <w:rsid w:val="0036209B"/>
    <w:rsid w:val="00363F1C"/>
    <w:rsid w:val="00364F1C"/>
    <w:rsid w:val="003650DF"/>
    <w:rsid w:val="0036559A"/>
    <w:rsid w:val="003658F3"/>
    <w:rsid w:val="0036642B"/>
    <w:rsid w:val="00366603"/>
    <w:rsid w:val="003674CE"/>
    <w:rsid w:val="00367C16"/>
    <w:rsid w:val="00367CA5"/>
    <w:rsid w:val="00370589"/>
    <w:rsid w:val="00370AC7"/>
    <w:rsid w:val="003721F5"/>
    <w:rsid w:val="0037227D"/>
    <w:rsid w:val="00372A11"/>
    <w:rsid w:val="00373177"/>
    <w:rsid w:val="0037391F"/>
    <w:rsid w:val="00373AF8"/>
    <w:rsid w:val="00374D51"/>
    <w:rsid w:val="003756DC"/>
    <w:rsid w:val="00376540"/>
    <w:rsid w:val="003770A3"/>
    <w:rsid w:val="003773D5"/>
    <w:rsid w:val="0037749C"/>
    <w:rsid w:val="00377CA3"/>
    <w:rsid w:val="003815AE"/>
    <w:rsid w:val="00382624"/>
    <w:rsid w:val="00382651"/>
    <w:rsid w:val="00383939"/>
    <w:rsid w:val="003839F8"/>
    <w:rsid w:val="00383B7E"/>
    <w:rsid w:val="00383CBA"/>
    <w:rsid w:val="00383FA0"/>
    <w:rsid w:val="003845EF"/>
    <w:rsid w:val="00384737"/>
    <w:rsid w:val="003847DD"/>
    <w:rsid w:val="00385C3B"/>
    <w:rsid w:val="00385E4C"/>
    <w:rsid w:val="00385EBF"/>
    <w:rsid w:val="00386902"/>
    <w:rsid w:val="00386DE9"/>
    <w:rsid w:val="00390D33"/>
    <w:rsid w:val="00390F95"/>
    <w:rsid w:val="003915C4"/>
    <w:rsid w:val="00391A1F"/>
    <w:rsid w:val="00391B4D"/>
    <w:rsid w:val="00391B6E"/>
    <w:rsid w:val="00392BB9"/>
    <w:rsid w:val="00393B59"/>
    <w:rsid w:val="00393E79"/>
    <w:rsid w:val="003944F1"/>
    <w:rsid w:val="0039516F"/>
    <w:rsid w:val="00395218"/>
    <w:rsid w:val="00395315"/>
    <w:rsid w:val="0039578A"/>
    <w:rsid w:val="00395F7B"/>
    <w:rsid w:val="003963FE"/>
    <w:rsid w:val="00396FBE"/>
    <w:rsid w:val="00397F86"/>
    <w:rsid w:val="003A12EA"/>
    <w:rsid w:val="003A2694"/>
    <w:rsid w:val="003A3698"/>
    <w:rsid w:val="003A3F81"/>
    <w:rsid w:val="003A4FA0"/>
    <w:rsid w:val="003A5801"/>
    <w:rsid w:val="003A6343"/>
    <w:rsid w:val="003A65F7"/>
    <w:rsid w:val="003A6B1F"/>
    <w:rsid w:val="003A6B4A"/>
    <w:rsid w:val="003A6E6F"/>
    <w:rsid w:val="003A7C19"/>
    <w:rsid w:val="003B2085"/>
    <w:rsid w:val="003B21A9"/>
    <w:rsid w:val="003B2A2B"/>
    <w:rsid w:val="003B2E16"/>
    <w:rsid w:val="003B36A9"/>
    <w:rsid w:val="003B4074"/>
    <w:rsid w:val="003B4A6B"/>
    <w:rsid w:val="003B4D40"/>
    <w:rsid w:val="003B5F81"/>
    <w:rsid w:val="003B6411"/>
    <w:rsid w:val="003B64D6"/>
    <w:rsid w:val="003B6FBD"/>
    <w:rsid w:val="003C0052"/>
    <w:rsid w:val="003C0260"/>
    <w:rsid w:val="003C0572"/>
    <w:rsid w:val="003C070F"/>
    <w:rsid w:val="003C10C8"/>
    <w:rsid w:val="003C14DE"/>
    <w:rsid w:val="003C1CE5"/>
    <w:rsid w:val="003C282B"/>
    <w:rsid w:val="003C469E"/>
    <w:rsid w:val="003C4837"/>
    <w:rsid w:val="003C5ABD"/>
    <w:rsid w:val="003C5DF3"/>
    <w:rsid w:val="003D001D"/>
    <w:rsid w:val="003D0594"/>
    <w:rsid w:val="003D0BF4"/>
    <w:rsid w:val="003D1290"/>
    <w:rsid w:val="003D12FB"/>
    <w:rsid w:val="003D2CE7"/>
    <w:rsid w:val="003D3A13"/>
    <w:rsid w:val="003D4256"/>
    <w:rsid w:val="003D5731"/>
    <w:rsid w:val="003D5904"/>
    <w:rsid w:val="003D61B3"/>
    <w:rsid w:val="003D61CF"/>
    <w:rsid w:val="003D65B9"/>
    <w:rsid w:val="003D751A"/>
    <w:rsid w:val="003E0A80"/>
    <w:rsid w:val="003E1A8F"/>
    <w:rsid w:val="003E2002"/>
    <w:rsid w:val="003E2066"/>
    <w:rsid w:val="003E2F62"/>
    <w:rsid w:val="003E33D0"/>
    <w:rsid w:val="003E371D"/>
    <w:rsid w:val="003E3CE6"/>
    <w:rsid w:val="003E5B8E"/>
    <w:rsid w:val="003E5CA4"/>
    <w:rsid w:val="003E61D2"/>
    <w:rsid w:val="003E66FF"/>
    <w:rsid w:val="003E68F7"/>
    <w:rsid w:val="003E6CD6"/>
    <w:rsid w:val="003E745B"/>
    <w:rsid w:val="003F18A0"/>
    <w:rsid w:val="003F1BDD"/>
    <w:rsid w:val="003F26A0"/>
    <w:rsid w:val="003F2B57"/>
    <w:rsid w:val="003F341B"/>
    <w:rsid w:val="003F3B9B"/>
    <w:rsid w:val="003F3EAF"/>
    <w:rsid w:val="003F3F4B"/>
    <w:rsid w:val="003F47FD"/>
    <w:rsid w:val="003F4887"/>
    <w:rsid w:val="003F4984"/>
    <w:rsid w:val="003F510D"/>
    <w:rsid w:val="003F53F4"/>
    <w:rsid w:val="003F739B"/>
    <w:rsid w:val="003F7D68"/>
    <w:rsid w:val="004000B0"/>
    <w:rsid w:val="0040029D"/>
    <w:rsid w:val="0040032E"/>
    <w:rsid w:val="00400967"/>
    <w:rsid w:val="00401391"/>
    <w:rsid w:val="004019F2"/>
    <w:rsid w:val="00402B37"/>
    <w:rsid w:val="00403F8C"/>
    <w:rsid w:val="004048B9"/>
    <w:rsid w:val="00404C9F"/>
    <w:rsid w:val="00404DBA"/>
    <w:rsid w:val="00405A47"/>
    <w:rsid w:val="00405AB5"/>
    <w:rsid w:val="00405EF5"/>
    <w:rsid w:val="00406BA3"/>
    <w:rsid w:val="004075BB"/>
    <w:rsid w:val="00407761"/>
    <w:rsid w:val="00407AE5"/>
    <w:rsid w:val="004105D0"/>
    <w:rsid w:val="0041122D"/>
    <w:rsid w:val="0041123B"/>
    <w:rsid w:val="0041134B"/>
    <w:rsid w:val="00411892"/>
    <w:rsid w:val="0041189C"/>
    <w:rsid w:val="004124B5"/>
    <w:rsid w:val="0041306C"/>
    <w:rsid w:val="00413191"/>
    <w:rsid w:val="00413915"/>
    <w:rsid w:val="004149D5"/>
    <w:rsid w:val="00414FF1"/>
    <w:rsid w:val="00415104"/>
    <w:rsid w:val="00415D00"/>
    <w:rsid w:val="00417AC4"/>
    <w:rsid w:val="004200B5"/>
    <w:rsid w:val="00420647"/>
    <w:rsid w:val="004209CD"/>
    <w:rsid w:val="00421F48"/>
    <w:rsid w:val="004234BF"/>
    <w:rsid w:val="00424363"/>
    <w:rsid w:val="00424671"/>
    <w:rsid w:val="00426A17"/>
    <w:rsid w:val="0042738D"/>
    <w:rsid w:val="00427F76"/>
    <w:rsid w:val="00427FEF"/>
    <w:rsid w:val="004300B3"/>
    <w:rsid w:val="0043077A"/>
    <w:rsid w:val="00431014"/>
    <w:rsid w:val="0043195D"/>
    <w:rsid w:val="00433270"/>
    <w:rsid w:val="0043383A"/>
    <w:rsid w:val="0043615C"/>
    <w:rsid w:val="0043643F"/>
    <w:rsid w:val="00436C79"/>
    <w:rsid w:val="00436FD8"/>
    <w:rsid w:val="004374DF"/>
    <w:rsid w:val="004378AE"/>
    <w:rsid w:val="00437A11"/>
    <w:rsid w:val="00437CAD"/>
    <w:rsid w:val="00437D5A"/>
    <w:rsid w:val="00440C31"/>
    <w:rsid w:val="00442776"/>
    <w:rsid w:val="004427F4"/>
    <w:rsid w:val="00443120"/>
    <w:rsid w:val="004435A9"/>
    <w:rsid w:val="00443699"/>
    <w:rsid w:val="00443742"/>
    <w:rsid w:val="00443E33"/>
    <w:rsid w:val="00444577"/>
    <w:rsid w:val="00444A6D"/>
    <w:rsid w:val="0044515C"/>
    <w:rsid w:val="00446FC0"/>
    <w:rsid w:val="004504B0"/>
    <w:rsid w:val="004511EA"/>
    <w:rsid w:val="00451B2D"/>
    <w:rsid w:val="00451E87"/>
    <w:rsid w:val="004528B3"/>
    <w:rsid w:val="00452F20"/>
    <w:rsid w:val="00453D04"/>
    <w:rsid w:val="00454AEB"/>
    <w:rsid w:val="00455050"/>
    <w:rsid w:val="00455124"/>
    <w:rsid w:val="004555F5"/>
    <w:rsid w:val="00455CC0"/>
    <w:rsid w:val="004561A3"/>
    <w:rsid w:val="004569C3"/>
    <w:rsid w:val="00456F7C"/>
    <w:rsid w:val="00457260"/>
    <w:rsid w:val="00457E76"/>
    <w:rsid w:val="00461531"/>
    <w:rsid w:val="0046157A"/>
    <w:rsid w:val="004619D2"/>
    <w:rsid w:val="00462358"/>
    <w:rsid w:val="00462658"/>
    <w:rsid w:val="004626F7"/>
    <w:rsid w:val="00463991"/>
    <w:rsid w:val="00463C80"/>
    <w:rsid w:val="004640F6"/>
    <w:rsid w:val="00465B9C"/>
    <w:rsid w:val="00465BD6"/>
    <w:rsid w:val="00466156"/>
    <w:rsid w:val="004661AC"/>
    <w:rsid w:val="00467A27"/>
    <w:rsid w:val="00470498"/>
    <w:rsid w:val="00470B24"/>
    <w:rsid w:val="00470F3E"/>
    <w:rsid w:val="00471892"/>
    <w:rsid w:val="004725BA"/>
    <w:rsid w:val="00473AB2"/>
    <w:rsid w:val="00473C9F"/>
    <w:rsid w:val="00473CCB"/>
    <w:rsid w:val="0047436E"/>
    <w:rsid w:val="00474B49"/>
    <w:rsid w:val="00474F65"/>
    <w:rsid w:val="0047540B"/>
    <w:rsid w:val="00475846"/>
    <w:rsid w:val="00476A9E"/>
    <w:rsid w:val="0047717D"/>
    <w:rsid w:val="00477373"/>
    <w:rsid w:val="00480E57"/>
    <w:rsid w:val="00481009"/>
    <w:rsid w:val="004813EC"/>
    <w:rsid w:val="00481704"/>
    <w:rsid w:val="004818A8"/>
    <w:rsid w:val="00481C1D"/>
    <w:rsid w:val="0048223A"/>
    <w:rsid w:val="00482CD7"/>
    <w:rsid w:val="00482D80"/>
    <w:rsid w:val="00484271"/>
    <w:rsid w:val="0048461A"/>
    <w:rsid w:val="00484A73"/>
    <w:rsid w:val="00484B47"/>
    <w:rsid w:val="00485574"/>
    <w:rsid w:val="00485FF4"/>
    <w:rsid w:val="00486177"/>
    <w:rsid w:val="0048724C"/>
    <w:rsid w:val="00490606"/>
    <w:rsid w:val="00490F09"/>
    <w:rsid w:val="00491AEA"/>
    <w:rsid w:val="00491CC6"/>
    <w:rsid w:val="00491D77"/>
    <w:rsid w:val="0049219A"/>
    <w:rsid w:val="0049271D"/>
    <w:rsid w:val="00492BED"/>
    <w:rsid w:val="00492F04"/>
    <w:rsid w:val="00493E65"/>
    <w:rsid w:val="00494728"/>
    <w:rsid w:val="00494805"/>
    <w:rsid w:val="004948B1"/>
    <w:rsid w:val="00494A46"/>
    <w:rsid w:val="00494DAD"/>
    <w:rsid w:val="00495561"/>
    <w:rsid w:val="004956CD"/>
    <w:rsid w:val="00496AE8"/>
    <w:rsid w:val="00497471"/>
    <w:rsid w:val="0049777A"/>
    <w:rsid w:val="004A0EDB"/>
    <w:rsid w:val="004A12FA"/>
    <w:rsid w:val="004A1F69"/>
    <w:rsid w:val="004A1FFC"/>
    <w:rsid w:val="004A28E8"/>
    <w:rsid w:val="004A3A84"/>
    <w:rsid w:val="004A440D"/>
    <w:rsid w:val="004A4624"/>
    <w:rsid w:val="004A4778"/>
    <w:rsid w:val="004A5899"/>
    <w:rsid w:val="004A6061"/>
    <w:rsid w:val="004A63F5"/>
    <w:rsid w:val="004A7000"/>
    <w:rsid w:val="004A722B"/>
    <w:rsid w:val="004B051A"/>
    <w:rsid w:val="004B0AE5"/>
    <w:rsid w:val="004B13D1"/>
    <w:rsid w:val="004B1AAB"/>
    <w:rsid w:val="004B1FDB"/>
    <w:rsid w:val="004B2553"/>
    <w:rsid w:val="004B37E0"/>
    <w:rsid w:val="004B3B24"/>
    <w:rsid w:val="004B3DE1"/>
    <w:rsid w:val="004B3EBF"/>
    <w:rsid w:val="004B5DC7"/>
    <w:rsid w:val="004B6619"/>
    <w:rsid w:val="004B68C8"/>
    <w:rsid w:val="004B75EA"/>
    <w:rsid w:val="004B7D1F"/>
    <w:rsid w:val="004B7F79"/>
    <w:rsid w:val="004C0011"/>
    <w:rsid w:val="004C0506"/>
    <w:rsid w:val="004C0D4F"/>
    <w:rsid w:val="004C0F72"/>
    <w:rsid w:val="004C1816"/>
    <w:rsid w:val="004C1D5B"/>
    <w:rsid w:val="004C2109"/>
    <w:rsid w:val="004C268C"/>
    <w:rsid w:val="004C353D"/>
    <w:rsid w:val="004C395E"/>
    <w:rsid w:val="004C4E93"/>
    <w:rsid w:val="004C51A1"/>
    <w:rsid w:val="004C5863"/>
    <w:rsid w:val="004C5FB4"/>
    <w:rsid w:val="004C6106"/>
    <w:rsid w:val="004C69E6"/>
    <w:rsid w:val="004C6B1F"/>
    <w:rsid w:val="004C6DDB"/>
    <w:rsid w:val="004D0564"/>
    <w:rsid w:val="004D0AE9"/>
    <w:rsid w:val="004D18C6"/>
    <w:rsid w:val="004D1B18"/>
    <w:rsid w:val="004D30DA"/>
    <w:rsid w:val="004D325B"/>
    <w:rsid w:val="004D39A7"/>
    <w:rsid w:val="004D4297"/>
    <w:rsid w:val="004D46EE"/>
    <w:rsid w:val="004D4A9E"/>
    <w:rsid w:val="004D523D"/>
    <w:rsid w:val="004D5D80"/>
    <w:rsid w:val="004E0AE1"/>
    <w:rsid w:val="004E1034"/>
    <w:rsid w:val="004E1649"/>
    <w:rsid w:val="004E273B"/>
    <w:rsid w:val="004E2873"/>
    <w:rsid w:val="004E2B56"/>
    <w:rsid w:val="004E2E76"/>
    <w:rsid w:val="004E348C"/>
    <w:rsid w:val="004E3ECA"/>
    <w:rsid w:val="004E4043"/>
    <w:rsid w:val="004E46F6"/>
    <w:rsid w:val="004E5103"/>
    <w:rsid w:val="004E56A8"/>
    <w:rsid w:val="004E5870"/>
    <w:rsid w:val="004E5A0E"/>
    <w:rsid w:val="004E5EC2"/>
    <w:rsid w:val="004E6070"/>
    <w:rsid w:val="004E6345"/>
    <w:rsid w:val="004E640B"/>
    <w:rsid w:val="004E6CC0"/>
    <w:rsid w:val="004E6E99"/>
    <w:rsid w:val="004E789B"/>
    <w:rsid w:val="004F1284"/>
    <w:rsid w:val="004F17CE"/>
    <w:rsid w:val="004F286C"/>
    <w:rsid w:val="004F2D1B"/>
    <w:rsid w:val="004F31BC"/>
    <w:rsid w:val="004F3231"/>
    <w:rsid w:val="004F44CD"/>
    <w:rsid w:val="004F567B"/>
    <w:rsid w:val="004F57FD"/>
    <w:rsid w:val="004F5831"/>
    <w:rsid w:val="004F5B1B"/>
    <w:rsid w:val="004F63BF"/>
    <w:rsid w:val="004F74FC"/>
    <w:rsid w:val="004F7797"/>
    <w:rsid w:val="0050133F"/>
    <w:rsid w:val="00501CE9"/>
    <w:rsid w:val="005023B3"/>
    <w:rsid w:val="0050263B"/>
    <w:rsid w:val="005038A1"/>
    <w:rsid w:val="00503F10"/>
    <w:rsid w:val="005053F1"/>
    <w:rsid w:val="00505B52"/>
    <w:rsid w:val="00506219"/>
    <w:rsid w:val="005107ED"/>
    <w:rsid w:val="00510AC2"/>
    <w:rsid w:val="00510D04"/>
    <w:rsid w:val="00511135"/>
    <w:rsid w:val="005112BB"/>
    <w:rsid w:val="00511391"/>
    <w:rsid w:val="00512710"/>
    <w:rsid w:val="00512F4E"/>
    <w:rsid w:val="005133B9"/>
    <w:rsid w:val="005137EA"/>
    <w:rsid w:val="005137F5"/>
    <w:rsid w:val="00514486"/>
    <w:rsid w:val="0051452B"/>
    <w:rsid w:val="00514CC9"/>
    <w:rsid w:val="005152BB"/>
    <w:rsid w:val="005152E1"/>
    <w:rsid w:val="00515D64"/>
    <w:rsid w:val="00515DB5"/>
    <w:rsid w:val="00516556"/>
    <w:rsid w:val="00516D58"/>
    <w:rsid w:val="00517AED"/>
    <w:rsid w:val="005204DF"/>
    <w:rsid w:val="0052186F"/>
    <w:rsid w:val="00521B5D"/>
    <w:rsid w:val="0052213C"/>
    <w:rsid w:val="005227F1"/>
    <w:rsid w:val="00522835"/>
    <w:rsid w:val="00522A4B"/>
    <w:rsid w:val="005230A5"/>
    <w:rsid w:val="00523C41"/>
    <w:rsid w:val="00523DAC"/>
    <w:rsid w:val="005240E6"/>
    <w:rsid w:val="005241C4"/>
    <w:rsid w:val="005256CE"/>
    <w:rsid w:val="0052672B"/>
    <w:rsid w:val="00526750"/>
    <w:rsid w:val="00526848"/>
    <w:rsid w:val="00531B90"/>
    <w:rsid w:val="00531E03"/>
    <w:rsid w:val="00532215"/>
    <w:rsid w:val="0053243F"/>
    <w:rsid w:val="005326E4"/>
    <w:rsid w:val="0053290D"/>
    <w:rsid w:val="00534A0F"/>
    <w:rsid w:val="00536168"/>
    <w:rsid w:val="005364F4"/>
    <w:rsid w:val="00536CBE"/>
    <w:rsid w:val="00537D7D"/>
    <w:rsid w:val="005407FF"/>
    <w:rsid w:val="00540A42"/>
    <w:rsid w:val="005414EF"/>
    <w:rsid w:val="005425FE"/>
    <w:rsid w:val="00542829"/>
    <w:rsid w:val="00543DBD"/>
    <w:rsid w:val="00543EAE"/>
    <w:rsid w:val="005441B8"/>
    <w:rsid w:val="005446E4"/>
    <w:rsid w:val="00545BAB"/>
    <w:rsid w:val="00545D59"/>
    <w:rsid w:val="00545F15"/>
    <w:rsid w:val="005461A5"/>
    <w:rsid w:val="00550411"/>
    <w:rsid w:val="0055053B"/>
    <w:rsid w:val="00550765"/>
    <w:rsid w:val="0055161A"/>
    <w:rsid w:val="00551662"/>
    <w:rsid w:val="00554BA1"/>
    <w:rsid w:val="00554D4E"/>
    <w:rsid w:val="00554E8D"/>
    <w:rsid w:val="005553BB"/>
    <w:rsid w:val="005563A4"/>
    <w:rsid w:val="005567CD"/>
    <w:rsid w:val="00556F68"/>
    <w:rsid w:val="00556F78"/>
    <w:rsid w:val="0055720D"/>
    <w:rsid w:val="005572EC"/>
    <w:rsid w:val="0055732D"/>
    <w:rsid w:val="00557EC4"/>
    <w:rsid w:val="00560826"/>
    <w:rsid w:val="005614CF"/>
    <w:rsid w:val="00561A24"/>
    <w:rsid w:val="00562267"/>
    <w:rsid w:val="0056254A"/>
    <w:rsid w:val="005630A0"/>
    <w:rsid w:val="005633FB"/>
    <w:rsid w:val="00563804"/>
    <w:rsid w:val="00563A28"/>
    <w:rsid w:val="00564160"/>
    <w:rsid w:val="00564376"/>
    <w:rsid w:val="00564AAD"/>
    <w:rsid w:val="00564DD4"/>
    <w:rsid w:val="00567676"/>
    <w:rsid w:val="00567845"/>
    <w:rsid w:val="0057141B"/>
    <w:rsid w:val="0057162C"/>
    <w:rsid w:val="0057262A"/>
    <w:rsid w:val="00572DDF"/>
    <w:rsid w:val="00573AFF"/>
    <w:rsid w:val="005743EF"/>
    <w:rsid w:val="005746AA"/>
    <w:rsid w:val="00574FB6"/>
    <w:rsid w:val="00575031"/>
    <w:rsid w:val="0057636D"/>
    <w:rsid w:val="00577DBF"/>
    <w:rsid w:val="00577E5B"/>
    <w:rsid w:val="00577F69"/>
    <w:rsid w:val="005802A8"/>
    <w:rsid w:val="00580B48"/>
    <w:rsid w:val="00583F16"/>
    <w:rsid w:val="005841FF"/>
    <w:rsid w:val="00584E9A"/>
    <w:rsid w:val="00585D32"/>
    <w:rsid w:val="00586552"/>
    <w:rsid w:val="00586811"/>
    <w:rsid w:val="00587A0A"/>
    <w:rsid w:val="00587A64"/>
    <w:rsid w:val="00590456"/>
    <w:rsid w:val="00591778"/>
    <w:rsid w:val="00591788"/>
    <w:rsid w:val="00591F60"/>
    <w:rsid w:val="00592190"/>
    <w:rsid w:val="00592BAF"/>
    <w:rsid w:val="00593389"/>
    <w:rsid w:val="00593A67"/>
    <w:rsid w:val="00594581"/>
    <w:rsid w:val="00595291"/>
    <w:rsid w:val="00595306"/>
    <w:rsid w:val="0059567C"/>
    <w:rsid w:val="00595E4B"/>
    <w:rsid w:val="0059686C"/>
    <w:rsid w:val="00597574"/>
    <w:rsid w:val="00597A09"/>
    <w:rsid w:val="005A01BD"/>
    <w:rsid w:val="005A0252"/>
    <w:rsid w:val="005A04CF"/>
    <w:rsid w:val="005A0D5E"/>
    <w:rsid w:val="005A1B91"/>
    <w:rsid w:val="005A1E14"/>
    <w:rsid w:val="005A2A44"/>
    <w:rsid w:val="005A2CED"/>
    <w:rsid w:val="005A2E09"/>
    <w:rsid w:val="005A3937"/>
    <w:rsid w:val="005A3FDE"/>
    <w:rsid w:val="005A417D"/>
    <w:rsid w:val="005A4192"/>
    <w:rsid w:val="005A4772"/>
    <w:rsid w:val="005A53AD"/>
    <w:rsid w:val="005A5948"/>
    <w:rsid w:val="005A5C98"/>
    <w:rsid w:val="005A6948"/>
    <w:rsid w:val="005A6F26"/>
    <w:rsid w:val="005A72E7"/>
    <w:rsid w:val="005A73DD"/>
    <w:rsid w:val="005A76CE"/>
    <w:rsid w:val="005B0ADD"/>
    <w:rsid w:val="005B19E4"/>
    <w:rsid w:val="005B3502"/>
    <w:rsid w:val="005B5187"/>
    <w:rsid w:val="005B5F01"/>
    <w:rsid w:val="005B6C4B"/>
    <w:rsid w:val="005B7150"/>
    <w:rsid w:val="005C0317"/>
    <w:rsid w:val="005C0E2C"/>
    <w:rsid w:val="005C1D3E"/>
    <w:rsid w:val="005C22C7"/>
    <w:rsid w:val="005C286D"/>
    <w:rsid w:val="005C29AD"/>
    <w:rsid w:val="005C32E3"/>
    <w:rsid w:val="005C349B"/>
    <w:rsid w:val="005C3AB2"/>
    <w:rsid w:val="005C3EC8"/>
    <w:rsid w:val="005C623D"/>
    <w:rsid w:val="005C6B5E"/>
    <w:rsid w:val="005C7089"/>
    <w:rsid w:val="005C772A"/>
    <w:rsid w:val="005C78AD"/>
    <w:rsid w:val="005D01D7"/>
    <w:rsid w:val="005D0278"/>
    <w:rsid w:val="005D0972"/>
    <w:rsid w:val="005D1B63"/>
    <w:rsid w:val="005D20A3"/>
    <w:rsid w:val="005D24D9"/>
    <w:rsid w:val="005D270D"/>
    <w:rsid w:val="005D3359"/>
    <w:rsid w:val="005D362F"/>
    <w:rsid w:val="005D36EC"/>
    <w:rsid w:val="005D376C"/>
    <w:rsid w:val="005D3B80"/>
    <w:rsid w:val="005D3F3C"/>
    <w:rsid w:val="005D4B7A"/>
    <w:rsid w:val="005D4D45"/>
    <w:rsid w:val="005D5448"/>
    <w:rsid w:val="005D622C"/>
    <w:rsid w:val="005D642D"/>
    <w:rsid w:val="005D6734"/>
    <w:rsid w:val="005D75F1"/>
    <w:rsid w:val="005D7A99"/>
    <w:rsid w:val="005D7C3C"/>
    <w:rsid w:val="005E0991"/>
    <w:rsid w:val="005E1998"/>
    <w:rsid w:val="005E19E7"/>
    <w:rsid w:val="005E279A"/>
    <w:rsid w:val="005E2863"/>
    <w:rsid w:val="005E3D75"/>
    <w:rsid w:val="005E43A7"/>
    <w:rsid w:val="005E5E2B"/>
    <w:rsid w:val="005E648E"/>
    <w:rsid w:val="005E6C21"/>
    <w:rsid w:val="005E7020"/>
    <w:rsid w:val="005E7788"/>
    <w:rsid w:val="005E7F4F"/>
    <w:rsid w:val="005F13CF"/>
    <w:rsid w:val="005F14AA"/>
    <w:rsid w:val="005F2D6B"/>
    <w:rsid w:val="005F4B61"/>
    <w:rsid w:val="005F5479"/>
    <w:rsid w:val="005F5CB0"/>
    <w:rsid w:val="005F5D21"/>
    <w:rsid w:val="005F5E5D"/>
    <w:rsid w:val="005F660C"/>
    <w:rsid w:val="005F6B20"/>
    <w:rsid w:val="005F7910"/>
    <w:rsid w:val="005F7FAC"/>
    <w:rsid w:val="00600410"/>
    <w:rsid w:val="00601466"/>
    <w:rsid w:val="0060178E"/>
    <w:rsid w:val="00602059"/>
    <w:rsid w:val="006026B5"/>
    <w:rsid w:val="00602B0E"/>
    <w:rsid w:val="00602C1C"/>
    <w:rsid w:val="0060474F"/>
    <w:rsid w:val="00604858"/>
    <w:rsid w:val="00604E96"/>
    <w:rsid w:val="006050D1"/>
    <w:rsid w:val="006052E7"/>
    <w:rsid w:val="00605546"/>
    <w:rsid w:val="0060571C"/>
    <w:rsid w:val="00605EB1"/>
    <w:rsid w:val="0060620D"/>
    <w:rsid w:val="006066A9"/>
    <w:rsid w:val="006074DA"/>
    <w:rsid w:val="00607859"/>
    <w:rsid w:val="00610071"/>
    <w:rsid w:val="006100DA"/>
    <w:rsid w:val="0061119C"/>
    <w:rsid w:val="006120D6"/>
    <w:rsid w:val="0061237E"/>
    <w:rsid w:val="00612941"/>
    <w:rsid w:val="00612A03"/>
    <w:rsid w:val="006136D7"/>
    <w:rsid w:val="0061398E"/>
    <w:rsid w:val="00613EE8"/>
    <w:rsid w:val="00614183"/>
    <w:rsid w:val="00614264"/>
    <w:rsid w:val="006159DF"/>
    <w:rsid w:val="00615B6D"/>
    <w:rsid w:val="00616688"/>
    <w:rsid w:val="00616BD5"/>
    <w:rsid w:val="0061751F"/>
    <w:rsid w:val="0061762E"/>
    <w:rsid w:val="00621865"/>
    <w:rsid w:val="00622256"/>
    <w:rsid w:val="006223AD"/>
    <w:rsid w:val="006227A5"/>
    <w:rsid w:val="00623396"/>
    <w:rsid w:val="00623608"/>
    <w:rsid w:val="00624029"/>
    <w:rsid w:val="006245EE"/>
    <w:rsid w:val="00624CCA"/>
    <w:rsid w:val="0062571B"/>
    <w:rsid w:val="00626700"/>
    <w:rsid w:val="00626EDE"/>
    <w:rsid w:val="00627FA8"/>
    <w:rsid w:val="006311E4"/>
    <w:rsid w:val="0063143D"/>
    <w:rsid w:val="00632291"/>
    <w:rsid w:val="0063385A"/>
    <w:rsid w:val="006339FB"/>
    <w:rsid w:val="0063446C"/>
    <w:rsid w:val="00634FA8"/>
    <w:rsid w:val="006359AB"/>
    <w:rsid w:val="00635AF6"/>
    <w:rsid w:val="00635DBB"/>
    <w:rsid w:val="00636088"/>
    <w:rsid w:val="0063621F"/>
    <w:rsid w:val="00636A73"/>
    <w:rsid w:val="00636DDD"/>
    <w:rsid w:val="00637A2E"/>
    <w:rsid w:val="00637CCA"/>
    <w:rsid w:val="00637F09"/>
    <w:rsid w:val="006407E0"/>
    <w:rsid w:val="00641056"/>
    <w:rsid w:val="006415D3"/>
    <w:rsid w:val="00641AC0"/>
    <w:rsid w:val="00643359"/>
    <w:rsid w:val="00643C8D"/>
    <w:rsid w:val="00644FEB"/>
    <w:rsid w:val="00646185"/>
    <w:rsid w:val="00646555"/>
    <w:rsid w:val="00647157"/>
    <w:rsid w:val="00647AC2"/>
    <w:rsid w:val="00650423"/>
    <w:rsid w:val="006506CC"/>
    <w:rsid w:val="006507DB"/>
    <w:rsid w:val="00651996"/>
    <w:rsid w:val="006527E5"/>
    <w:rsid w:val="006528E1"/>
    <w:rsid w:val="00652A6B"/>
    <w:rsid w:val="00652CF0"/>
    <w:rsid w:val="00653FCB"/>
    <w:rsid w:val="00654B85"/>
    <w:rsid w:val="00655170"/>
    <w:rsid w:val="00655312"/>
    <w:rsid w:val="006555F9"/>
    <w:rsid w:val="006564A9"/>
    <w:rsid w:val="00656504"/>
    <w:rsid w:val="0065755B"/>
    <w:rsid w:val="00657B2A"/>
    <w:rsid w:val="00660763"/>
    <w:rsid w:val="00661C38"/>
    <w:rsid w:val="006625BB"/>
    <w:rsid w:val="0066313D"/>
    <w:rsid w:val="0066325C"/>
    <w:rsid w:val="00663CA2"/>
    <w:rsid w:val="006647DB"/>
    <w:rsid w:val="006648BB"/>
    <w:rsid w:val="00664EFA"/>
    <w:rsid w:val="0066504F"/>
    <w:rsid w:val="006652C8"/>
    <w:rsid w:val="0066534A"/>
    <w:rsid w:val="00665CFA"/>
    <w:rsid w:val="0066618D"/>
    <w:rsid w:val="006663A5"/>
    <w:rsid w:val="0066776C"/>
    <w:rsid w:val="00670417"/>
    <w:rsid w:val="006709B8"/>
    <w:rsid w:val="00670B50"/>
    <w:rsid w:val="00671ED7"/>
    <w:rsid w:val="00672078"/>
    <w:rsid w:val="00674A07"/>
    <w:rsid w:val="006753E2"/>
    <w:rsid w:val="00675772"/>
    <w:rsid w:val="00675808"/>
    <w:rsid w:val="00675D8B"/>
    <w:rsid w:val="00675DE1"/>
    <w:rsid w:val="006776A4"/>
    <w:rsid w:val="006776DB"/>
    <w:rsid w:val="00677830"/>
    <w:rsid w:val="00677E3C"/>
    <w:rsid w:val="00680E32"/>
    <w:rsid w:val="006816B5"/>
    <w:rsid w:val="00681F03"/>
    <w:rsid w:val="0068221C"/>
    <w:rsid w:val="00682509"/>
    <w:rsid w:val="006826D2"/>
    <w:rsid w:val="00682CAA"/>
    <w:rsid w:val="00685455"/>
    <w:rsid w:val="00685FF7"/>
    <w:rsid w:val="0068629D"/>
    <w:rsid w:val="00687BE2"/>
    <w:rsid w:val="00690756"/>
    <w:rsid w:val="00690826"/>
    <w:rsid w:val="00691E4F"/>
    <w:rsid w:val="00691F78"/>
    <w:rsid w:val="0069205E"/>
    <w:rsid w:val="00692C05"/>
    <w:rsid w:val="00692F9E"/>
    <w:rsid w:val="00693E0E"/>
    <w:rsid w:val="0069439B"/>
    <w:rsid w:val="00694AE2"/>
    <w:rsid w:val="00694B61"/>
    <w:rsid w:val="00695034"/>
    <w:rsid w:val="00695AF9"/>
    <w:rsid w:val="00696035"/>
    <w:rsid w:val="0069621D"/>
    <w:rsid w:val="00696694"/>
    <w:rsid w:val="00696C3B"/>
    <w:rsid w:val="00696FB5"/>
    <w:rsid w:val="0069720F"/>
    <w:rsid w:val="006A088E"/>
    <w:rsid w:val="006A10C2"/>
    <w:rsid w:val="006A1BFB"/>
    <w:rsid w:val="006A31FD"/>
    <w:rsid w:val="006A5003"/>
    <w:rsid w:val="006A5373"/>
    <w:rsid w:val="006A53B6"/>
    <w:rsid w:val="006A69F8"/>
    <w:rsid w:val="006A744F"/>
    <w:rsid w:val="006A7755"/>
    <w:rsid w:val="006B00D7"/>
    <w:rsid w:val="006B0950"/>
    <w:rsid w:val="006B0952"/>
    <w:rsid w:val="006B120D"/>
    <w:rsid w:val="006B17E5"/>
    <w:rsid w:val="006B2207"/>
    <w:rsid w:val="006B232C"/>
    <w:rsid w:val="006B2AA9"/>
    <w:rsid w:val="006B3181"/>
    <w:rsid w:val="006B450E"/>
    <w:rsid w:val="006B52E6"/>
    <w:rsid w:val="006B795D"/>
    <w:rsid w:val="006C027C"/>
    <w:rsid w:val="006C09F2"/>
    <w:rsid w:val="006C0B4C"/>
    <w:rsid w:val="006C0E05"/>
    <w:rsid w:val="006C21FE"/>
    <w:rsid w:val="006C2290"/>
    <w:rsid w:val="006C2BA6"/>
    <w:rsid w:val="006C37AF"/>
    <w:rsid w:val="006C3836"/>
    <w:rsid w:val="006C3CE4"/>
    <w:rsid w:val="006C4795"/>
    <w:rsid w:val="006C4E3B"/>
    <w:rsid w:val="006C5160"/>
    <w:rsid w:val="006C5F8F"/>
    <w:rsid w:val="006C61AB"/>
    <w:rsid w:val="006C6DAE"/>
    <w:rsid w:val="006C6DC9"/>
    <w:rsid w:val="006C78FD"/>
    <w:rsid w:val="006C793A"/>
    <w:rsid w:val="006C7C18"/>
    <w:rsid w:val="006C7F24"/>
    <w:rsid w:val="006D0278"/>
    <w:rsid w:val="006D05E2"/>
    <w:rsid w:val="006D079D"/>
    <w:rsid w:val="006D0CEA"/>
    <w:rsid w:val="006D17A0"/>
    <w:rsid w:val="006D1867"/>
    <w:rsid w:val="006D1879"/>
    <w:rsid w:val="006D1951"/>
    <w:rsid w:val="006D1E78"/>
    <w:rsid w:val="006D3395"/>
    <w:rsid w:val="006D419C"/>
    <w:rsid w:val="006D5144"/>
    <w:rsid w:val="006D5282"/>
    <w:rsid w:val="006D5B81"/>
    <w:rsid w:val="006D5E76"/>
    <w:rsid w:val="006D6700"/>
    <w:rsid w:val="006D75D2"/>
    <w:rsid w:val="006E0070"/>
    <w:rsid w:val="006E145E"/>
    <w:rsid w:val="006E14FA"/>
    <w:rsid w:val="006E2032"/>
    <w:rsid w:val="006E44A3"/>
    <w:rsid w:val="006E4CC4"/>
    <w:rsid w:val="006E58DD"/>
    <w:rsid w:val="006E5FD4"/>
    <w:rsid w:val="006E6B87"/>
    <w:rsid w:val="006E6BBE"/>
    <w:rsid w:val="006E76B5"/>
    <w:rsid w:val="006F088E"/>
    <w:rsid w:val="006F0A12"/>
    <w:rsid w:val="006F263A"/>
    <w:rsid w:val="006F2C4A"/>
    <w:rsid w:val="006F3376"/>
    <w:rsid w:val="006F35AE"/>
    <w:rsid w:val="006F3699"/>
    <w:rsid w:val="006F3B73"/>
    <w:rsid w:val="006F3BCC"/>
    <w:rsid w:val="006F3C27"/>
    <w:rsid w:val="006F3DEB"/>
    <w:rsid w:val="006F4F8F"/>
    <w:rsid w:val="006F6249"/>
    <w:rsid w:val="006F7770"/>
    <w:rsid w:val="006F77AF"/>
    <w:rsid w:val="00700403"/>
    <w:rsid w:val="007017E2"/>
    <w:rsid w:val="00701D74"/>
    <w:rsid w:val="00701D99"/>
    <w:rsid w:val="007021D2"/>
    <w:rsid w:val="007024CE"/>
    <w:rsid w:val="00702516"/>
    <w:rsid w:val="007027CF"/>
    <w:rsid w:val="007030DC"/>
    <w:rsid w:val="00703700"/>
    <w:rsid w:val="0070383E"/>
    <w:rsid w:val="00703A70"/>
    <w:rsid w:val="00703C3D"/>
    <w:rsid w:val="00704CD3"/>
    <w:rsid w:val="00704CE6"/>
    <w:rsid w:val="00705E0B"/>
    <w:rsid w:val="007060C4"/>
    <w:rsid w:val="00706D2A"/>
    <w:rsid w:val="0070745F"/>
    <w:rsid w:val="007106D8"/>
    <w:rsid w:val="007108C7"/>
    <w:rsid w:val="007111BC"/>
    <w:rsid w:val="00711DD1"/>
    <w:rsid w:val="00712D13"/>
    <w:rsid w:val="00713350"/>
    <w:rsid w:val="00714479"/>
    <w:rsid w:val="00714B95"/>
    <w:rsid w:val="00715587"/>
    <w:rsid w:val="0071581D"/>
    <w:rsid w:val="00715A17"/>
    <w:rsid w:val="00717232"/>
    <w:rsid w:val="0072014D"/>
    <w:rsid w:val="0072034A"/>
    <w:rsid w:val="0072049C"/>
    <w:rsid w:val="00720F7A"/>
    <w:rsid w:val="00721140"/>
    <w:rsid w:val="00721E49"/>
    <w:rsid w:val="00722391"/>
    <w:rsid w:val="00722463"/>
    <w:rsid w:val="0072249D"/>
    <w:rsid w:val="007224FC"/>
    <w:rsid w:val="0072260C"/>
    <w:rsid w:val="00722941"/>
    <w:rsid w:val="00722DAE"/>
    <w:rsid w:val="00723428"/>
    <w:rsid w:val="007235FB"/>
    <w:rsid w:val="00723793"/>
    <w:rsid w:val="00723AF4"/>
    <w:rsid w:val="007240DB"/>
    <w:rsid w:val="00724629"/>
    <w:rsid w:val="007247FD"/>
    <w:rsid w:val="00724F82"/>
    <w:rsid w:val="00725163"/>
    <w:rsid w:val="00725186"/>
    <w:rsid w:val="00726252"/>
    <w:rsid w:val="0072643E"/>
    <w:rsid w:val="007278F4"/>
    <w:rsid w:val="007303FD"/>
    <w:rsid w:val="00730492"/>
    <w:rsid w:val="007305E2"/>
    <w:rsid w:val="00730CA0"/>
    <w:rsid w:val="00732506"/>
    <w:rsid w:val="007325DB"/>
    <w:rsid w:val="0073416D"/>
    <w:rsid w:val="0073496C"/>
    <w:rsid w:val="00734ACC"/>
    <w:rsid w:val="007363AC"/>
    <w:rsid w:val="007372EA"/>
    <w:rsid w:val="00740887"/>
    <w:rsid w:val="00741CE5"/>
    <w:rsid w:val="00741DC7"/>
    <w:rsid w:val="00742DF2"/>
    <w:rsid w:val="00742EEC"/>
    <w:rsid w:val="00743746"/>
    <w:rsid w:val="00744034"/>
    <w:rsid w:val="00744664"/>
    <w:rsid w:val="00744EEC"/>
    <w:rsid w:val="00744F94"/>
    <w:rsid w:val="00746152"/>
    <w:rsid w:val="00746BE1"/>
    <w:rsid w:val="00747243"/>
    <w:rsid w:val="00747C2C"/>
    <w:rsid w:val="00750410"/>
    <w:rsid w:val="00750AFE"/>
    <w:rsid w:val="00750C9C"/>
    <w:rsid w:val="0075161C"/>
    <w:rsid w:val="00751E00"/>
    <w:rsid w:val="00751E3B"/>
    <w:rsid w:val="007533A4"/>
    <w:rsid w:val="007533E2"/>
    <w:rsid w:val="00754301"/>
    <w:rsid w:val="007544E0"/>
    <w:rsid w:val="0075470F"/>
    <w:rsid w:val="007549A7"/>
    <w:rsid w:val="00754A22"/>
    <w:rsid w:val="00755739"/>
    <w:rsid w:val="00755A9C"/>
    <w:rsid w:val="007565BB"/>
    <w:rsid w:val="00756835"/>
    <w:rsid w:val="00756E62"/>
    <w:rsid w:val="007570AD"/>
    <w:rsid w:val="007570F1"/>
    <w:rsid w:val="007574B5"/>
    <w:rsid w:val="0075757E"/>
    <w:rsid w:val="00757B42"/>
    <w:rsid w:val="00760152"/>
    <w:rsid w:val="007603E4"/>
    <w:rsid w:val="00761456"/>
    <w:rsid w:val="00762AFA"/>
    <w:rsid w:val="00762BA6"/>
    <w:rsid w:val="00762C94"/>
    <w:rsid w:val="00762EC9"/>
    <w:rsid w:val="00763066"/>
    <w:rsid w:val="00763468"/>
    <w:rsid w:val="00763F2A"/>
    <w:rsid w:val="00764D6A"/>
    <w:rsid w:val="00764DA7"/>
    <w:rsid w:val="00765492"/>
    <w:rsid w:val="007656C3"/>
    <w:rsid w:val="00765E4D"/>
    <w:rsid w:val="007673AA"/>
    <w:rsid w:val="00767F76"/>
    <w:rsid w:val="0077043D"/>
    <w:rsid w:val="007705D3"/>
    <w:rsid w:val="0077123B"/>
    <w:rsid w:val="007713F4"/>
    <w:rsid w:val="00771AEE"/>
    <w:rsid w:val="007729C7"/>
    <w:rsid w:val="00772BE5"/>
    <w:rsid w:val="00772D03"/>
    <w:rsid w:val="007732D0"/>
    <w:rsid w:val="00773C9F"/>
    <w:rsid w:val="00773FC6"/>
    <w:rsid w:val="0077456F"/>
    <w:rsid w:val="00774946"/>
    <w:rsid w:val="00774E38"/>
    <w:rsid w:val="007754D1"/>
    <w:rsid w:val="00777473"/>
    <w:rsid w:val="00777E62"/>
    <w:rsid w:val="007800F8"/>
    <w:rsid w:val="007810FF"/>
    <w:rsid w:val="00782594"/>
    <w:rsid w:val="00782AAB"/>
    <w:rsid w:val="00782AF2"/>
    <w:rsid w:val="0078304C"/>
    <w:rsid w:val="0078360B"/>
    <w:rsid w:val="00783763"/>
    <w:rsid w:val="00783818"/>
    <w:rsid w:val="0078387F"/>
    <w:rsid w:val="00784576"/>
    <w:rsid w:val="00785CA7"/>
    <w:rsid w:val="0078624D"/>
    <w:rsid w:val="00786CCA"/>
    <w:rsid w:val="00787B64"/>
    <w:rsid w:val="00787B9E"/>
    <w:rsid w:val="0079000C"/>
    <w:rsid w:val="00790033"/>
    <w:rsid w:val="0079020A"/>
    <w:rsid w:val="0079047A"/>
    <w:rsid w:val="007905DC"/>
    <w:rsid w:val="007915E4"/>
    <w:rsid w:val="00791BB1"/>
    <w:rsid w:val="007928A4"/>
    <w:rsid w:val="0079306B"/>
    <w:rsid w:val="0079372D"/>
    <w:rsid w:val="00793BCF"/>
    <w:rsid w:val="00793CB4"/>
    <w:rsid w:val="00794E13"/>
    <w:rsid w:val="00794FED"/>
    <w:rsid w:val="007952D6"/>
    <w:rsid w:val="00795FC1"/>
    <w:rsid w:val="00796357"/>
    <w:rsid w:val="00796C1D"/>
    <w:rsid w:val="00796C92"/>
    <w:rsid w:val="00796FCD"/>
    <w:rsid w:val="00797E48"/>
    <w:rsid w:val="007A0005"/>
    <w:rsid w:val="007A078D"/>
    <w:rsid w:val="007A0F01"/>
    <w:rsid w:val="007A2266"/>
    <w:rsid w:val="007A450B"/>
    <w:rsid w:val="007A4B34"/>
    <w:rsid w:val="007A526F"/>
    <w:rsid w:val="007A57AE"/>
    <w:rsid w:val="007A66E4"/>
    <w:rsid w:val="007A698D"/>
    <w:rsid w:val="007A6E83"/>
    <w:rsid w:val="007A71D2"/>
    <w:rsid w:val="007A7C9A"/>
    <w:rsid w:val="007B0763"/>
    <w:rsid w:val="007B07E1"/>
    <w:rsid w:val="007B0E3B"/>
    <w:rsid w:val="007B0F04"/>
    <w:rsid w:val="007B16CF"/>
    <w:rsid w:val="007B2584"/>
    <w:rsid w:val="007B2A8C"/>
    <w:rsid w:val="007B2D2E"/>
    <w:rsid w:val="007B38BB"/>
    <w:rsid w:val="007B3BA5"/>
    <w:rsid w:val="007B3D62"/>
    <w:rsid w:val="007B4143"/>
    <w:rsid w:val="007B44BF"/>
    <w:rsid w:val="007B4FEA"/>
    <w:rsid w:val="007B59FD"/>
    <w:rsid w:val="007B5C2E"/>
    <w:rsid w:val="007B78E6"/>
    <w:rsid w:val="007B7B53"/>
    <w:rsid w:val="007C0568"/>
    <w:rsid w:val="007C16D0"/>
    <w:rsid w:val="007C2145"/>
    <w:rsid w:val="007C279E"/>
    <w:rsid w:val="007C27D2"/>
    <w:rsid w:val="007C3A72"/>
    <w:rsid w:val="007C3DA6"/>
    <w:rsid w:val="007C46C1"/>
    <w:rsid w:val="007C5686"/>
    <w:rsid w:val="007C595F"/>
    <w:rsid w:val="007C6BB8"/>
    <w:rsid w:val="007C74F1"/>
    <w:rsid w:val="007D0846"/>
    <w:rsid w:val="007D08DF"/>
    <w:rsid w:val="007D0C1E"/>
    <w:rsid w:val="007D2C2A"/>
    <w:rsid w:val="007D3345"/>
    <w:rsid w:val="007D3364"/>
    <w:rsid w:val="007D423F"/>
    <w:rsid w:val="007D490B"/>
    <w:rsid w:val="007D4912"/>
    <w:rsid w:val="007D4A30"/>
    <w:rsid w:val="007D4B19"/>
    <w:rsid w:val="007D541B"/>
    <w:rsid w:val="007D54FF"/>
    <w:rsid w:val="007D657B"/>
    <w:rsid w:val="007D6610"/>
    <w:rsid w:val="007D75B5"/>
    <w:rsid w:val="007E030E"/>
    <w:rsid w:val="007E0C42"/>
    <w:rsid w:val="007E1033"/>
    <w:rsid w:val="007E161C"/>
    <w:rsid w:val="007E2544"/>
    <w:rsid w:val="007E27CC"/>
    <w:rsid w:val="007E30BE"/>
    <w:rsid w:val="007E3CDA"/>
    <w:rsid w:val="007E535E"/>
    <w:rsid w:val="007E62C0"/>
    <w:rsid w:val="007E6888"/>
    <w:rsid w:val="007E70ED"/>
    <w:rsid w:val="007E72AD"/>
    <w:rsid w:val="007E7807"/>
    <w:rsid w:val="007E7D7E"/>
    <w:rsid w:val="007F012E"/>
    <w:rsid w:val="007F02B3"/>
    <w:rsid w:val="007F05BE"/>
    <w:rsid w:val="007F0799"/>
    <w:rsid w:val="007F1354"/>
    <w:rsid w:val="007F16BF"/>
    <w:rsid w:val="007F2253"/>
    <w:rsid w:val="007F445E"/>
    <w:rsid w:val="007F486E"/>
    <w:rsid w:val="007F4D9A"/>
    <w:rsid w:val="007F4E16"/>
    <w:rsid w:val="007F63DA"/>
    <w:rsid w:val="007F6E5C"/>
    <w:rsid w:val="007F7156"/>
    <w:rsid w:val="007F716C"/>
    <w:rsid w:val="007F7737"/>
    <w:rsid w:val="007F79FD"/>
    <w:rsid w:val="007F7A6B"/>
    <w:rsid w:val="00801881"/>
    <w:rsid w:val="00802087"/>
    <w:rsid w:val="0080222C"/>
    <w:rsid w:val="00803455"/>
    <w:rsid w:val="00804287"/>
    <w:rsid w:val="008046DD"/>
    <w:rsid w:val="0080714C"/>
    <w:rsid w:val="00807628"/>
    <w:rsid w:val="008119B6"/>
    <w:rsid w:val="008131CF"/>
    <w:rsid w:val="00813A5B"/>
    <w:rsid w:val="00815ED6"/>
    <w:rsid w:val="00815FE6"/>
    <w:rsid w:val="008164B0"/>
    <w:rsid w:val="00817E35"/>
    <w:rsid w:val="00820346"/>
    <w:rsid w:val="008219B7"/>
    <w:rsid w:val="0082250B"/>
    <w:rsid w:val="0082287F"/>
    <w:rsid w:val="00823567"/>
    <w:rsid w:val="008238DC"/>
    <w:rsid w:val="00824C3A"/>
    <w:rsid w:val="0082632F"/>
    <w:rsid w:val="008268FB"/>
    <w:rsid w:val="00826C7E"/>
    <w:rsid w:val="008305C8"/>
    <w:rsid w:val="008312A6"/>
    <w:rsid w:val="008315F4"/>
    <w:rsid w:val="008318B6"/>
    <w:rsid w:val="0083250B"/>
    <w:rsid w:val="00832A5C"/>
    <w:rsid w:val="00832F22"/>
    <w:rsid w:val="0083350F"/>
    <w:rsid w:val="0083406D"/>
    <w:rsid w:val="00834084"/>
    <w:rsid w:val="008341D4"/>
    <w:rsid w:val="00834CE9"/>
    <w:rsid w:val="00834E08"/>
    <w:rsid w:val="00835EE7"/>
    <w:rsid w:val="00835EEC"/>
    <w:rsid w:val="00835EF6"/>
    <w:rsid w:val="00835F3C"/>
    <w:rsid w:val="00835F6D"/>
    <w:rsid w:val="00836546"/>
    <w:rsid w:val="0083688C"/>
    <w:rsid w:val="00836AED"/>
    <w:rsid w:val="008372DA"/>
    <w:rsid w:val="008375BB"/>
    <w:rsid w:val="00837E64"/>
    <w:rsid w:val="00840047"/>
    <w:rsid w:val="00840212"/>
    <w:rsid w:val="0084057E"/>
    <w:rsid w:val="00841A34"/>
    <w:rsid w:val="008421D0"/>
    <w:rsid w:val="00842470"/>
    <w:rsid w:val="00843BBA"/>
    <w:rsid w:val="00845A26"/>
    <w:rsid w:val="0084616E"/>
    <w:rsid w:val="00846631"/>
    <w:rsid w:val="00846BAA"/>
    <w:rsid w:val="0084753B"/>
    <w:rsid w:val="00847DB7"/>
    <w:rsid w:val="00847EFB"/>
    <w:rsid w:val="0085054A"/>
    <w:rsid w:val="0085122E"/>
    <w:rsid w:val="00851925"/>
    <w:rsid w:val="00851968"/>
    <w:rsid w:val="00851A70"/>
    <w:rsid w:val="00851BB3"/>
    <w:rsid w:val="008525ED"/>
    <w:rsid w:val="00852D36"/>
    <w:rsid w:val="00853BBF"/>
    <w:rsid w:val="00853D97"/>
    <w:rsid w:val="00855F1D"/>
    <w:rsid w:val="00856BF7"/>
    <w:rsid w:val="00856DB5"/>
    <w:rsid w:val="008570C9"/>
    <w:rsid w:val="008574A0"/>
    <w:rsid w:val="00857FCF"/>
    <w:rsid w:val="0086030B"/>
    <w:rsid w:val="00862971"/>
    <w:rsid w:val="00862FDF"/>
    <w:rsid w:val="00863202"/>
    <w:rsid w:val="00863CC9"/>
    <w:rsid w:val="00864091"/>
    <w:rsid w:val="00864EEC"/>
    <w:rsid w:val="008654DF"/>
    <w:rsid w:val="00865841"/>
    <w:rsid w:val="00867475"/>
    <w:rsid w:val="00867526"/>
    <w:rsid w:val="008679D8"/>
    <w:rsid w:val="00870831"/>
    <w:rsid w:val="008709ED"/>
    <w:rsid w:val="0087229D"/>
    <w:rsid w:val="008725C8"/>
    <w:rsid w:val="00872739"/>
    <w:rsid w:val="00872AA0"/>
    <w:rsid w:val="008742B2"/>
    <w:rsid w:val="00874A29"/>
    <w:rsid w:val="00874EE1"/>
    <w:rsid w:val="008752BE"/>
    <w:rsid w:val="00875FF2"/>
    <w:rsid w:val="008762A7"/>
    <w:rsid w:val="008764AE"/>
    <w:rsid w:val="00876720"/>
    <w:rsid w:val="00876EE9"/>
    <w:rsid w:val="008772DE"/>
    <w:rsid w:val="00877934"/>
    <w:rsid w:val="00877C5B"/>
    <w:rsid w:val="00877F69"/>
    <w:rsid w:val="008806C7"/>
    <w:rsid w:val="00880BB1"/>
    <w:rsid w:val="00880F38"/>
    <w:rsid w:val="0088104B"/>
    <w:rsid w:val="0088150B"/>
    <w:rsid w:val="00881A1D"/>
    <w:rsid w:val="008825AC"/>
    <w:rsid w:val="0088347E"/>
    <w:rsid w:val="00884039"/>
    <w:rsid w:val="00884FDC"/>
    <w:rsid w:val="00885201"/>
    <w:rsid w:val="00885528"/>
    <w:rsid w:val="00886ACA"/>
    <w:rsid w:val="00887DD7"/>
    <w:rsid w:val="00890F1A"/>
    <w:rsid w:val="0089128A"/>
    <w:rsid w:val="008917BA"/>
    <w:rsid w:val="00891E35"/>
    <w:rsid w:val="00891F35"/>
    <w:rsid w:val="008931A1"/>
    <w:rsid w:val="00893BFA"/>
    <w:rsid w:val="00893F2F"/>
    <w:rsid w:val="0089491E"/>
    <w:rsid w:val="00894985"/>
    <w:rsid w:val="00894E8B"/>
    <w:rsid w:val="00895437"/>
    <w:rsid w:val="00895E38"/>
    <w:rsid w:val="008961C5"/>
    <w:rsid w:val="008963B6"/>
    <w:rsid w:val="00896FA7"/>
    <w:rsid w:val="008974CC"/>
    <w:rsid w:val="00897926"/>
    <w:rsid w:val="00897CCD"/>
    <w:rsid w:val="008A0276"/>
    <w:rsid w:val="008A0FA4"/>
    <w:rsid w:val="008A1637"/>
    <w:rsid w:val="008A1E74"/>
    <w:rsid w:val="008A20C2"/>
    <w:rsid w:val="008A27D9"/>
    <w:rsid w:val="008A2EF8"/>
    <w:rsid w:val="008A3011"/>
    <w:rsid w:val="008A3253"/>
    <w:rsid w:val="008A3474"/>
    <w:rsid w:val="008A3C0B"/>
    <w:rsid w:val="008A540F"/>
    <w:rsid w:val="008A5A28"/>
    <w:rsid w:val="008A6FAD"/>
    <w:rsid w:val="008A772D"/>
    <w:rsid w:val="008B007D"/>
    <w:rsid w:val="008B0369"/>
    <w:rsid w:val="008B0A06"/>
    <w:rsid w:val="008B11CC"/>
    <w:rsid w:val="008B1436"/>
    <w:rsid w:val="008B26AC"/>
    <w:rsid w:val="008B26B8"/>
    <w:rsid w:val="008B28B3"/>
    <w:rsid w:val="008B3DC1"/>
    <w:rsid w:val="008B453A"/>
    <w:rsid w:val="008B49C7"/>
    <w:rsid w:val="008B4C13"/>
    <w:rsid w:val="008B5279"/>
    <w:rsid w:val="008B61AF"/>
    <w:rsid w:val="008B63E8"/>
    <w:rsid w:val="008B69DE"/>
    <w:rsid w:val="008B6ADA"/>
    <w:rsid w:val="008B72A0"/>
    <w:rsid w:val="008B7805"/>
    <w:rsid w:val="008B7D0A"/>
    <w:rsid w:val="008B7DB5"/>
    <w:rsid w:val="008C0273"/>
    <w:rsid w:val="008C2FB1"/>
    <w:rsid w:val="008C3011"/>
    <w:rsid w:val="008C3225"/>
    <w:rsid w:val="008C3247"/>
    <w:rsid w:val="008C33F6"/>
    <w:rsid w:val="008C3805"/>
    <w:rsid w:val="008C3BEF"/>
    <w:rsid w:val="008C44D2"/>
    <w:rsid w:val="008C5576"/>
    <w:rsid w:val="008C5756"/>
    <w:rsid w:val="008C6B8D"/>
    <w:rsid w:val="008C7A4D"/>
    <w:rsid w:val="008C7D82"/>
    <w:rsid w:val="008D0F09"/>
    <w:rsid w:val="008D18EF"/>
    <w:rsid w:val="008D1AFF"/>
    <w:rsid w:val="008D1DF5"/>
    <w:rsid w:val="008D3461"/>
    <w:rsid w:val="008D43BA"/>
    <w:rsid w:val="008D4FBB"/>
    <w:rsid w:val="008D5045"/>
    <w:rsid w:val="008D5848"/>
    <w:rsid w:val="008D5D13"/>
    <w:rsid w:val="008D6D3A"/>
    <w:rsid w:val="008D7122"/>
    <w:rsid w:val="008D73D2"/>
    <w:rsid w:val="008D78D3"/>
    <w:rsid w:val="008D7D67"/>
    <w:rsid w:val="008D7FF0"/>
    <w:rsid w:val="008E0827"/>
    <w:rsid w:val="008E16AC"/>
    <w:rsid w:val="008E2245"/>
    <w:rsid w:val="008E2F2C"/>
    <w:rsid w:val="008E3846"/>
    <w:rsid w:val="008E3C3A"/>
    <w:rsid w:val="008E3D3D"/>
    <w:rsid w:val="008E4757"/>
    <w:rsid w:val="008E4E58"/>
    <w:rsid w:val="008E4E5E"/>
    <w:rsid w:val="008E522C"/>
    <w:rsid w:val="008E66D4"/>
    <w:rsid w:val="008E695F"/>
    <w:rsid w:val="008E6AF3"/>
    <w:rsid w:val="008E6D9D"/>
    <w:rsid w:val="008E7394"/>
    <w:rsid w:val="008E7717"/>
    <w:rsid w:val="008F0432"/>
    <w:rsid w:val="008F0D79"/>
    <w:rsid w:val="008F156A"/>
    <w:rsid w:val="008F22C4"/>
    <w:rsid w:val="008F28DC"/>
    <w:rsid w:val="008F3175"/>
    <w:rsid w:val="008F3950"/>
    <w:rsid w:val="008F3A66"/>
    <w:rsid w:val="008F3F75"/>
    <w:rsid w:val="008F4B77"/>
    <w:rsid w:val="008F4CCC"/>
    <w:rsid w:val="008F5E67"/>
    <w:rsid w:val="008F66A9"/>
    <w:rsid w:val="008F6EA5"/>
    <w:rsid w:val="008F7012"/>
    <w:rsid w:val="008F7A9F"/>
    <w:rsid w:val="008F7E93"/>
    <w:rsid w:val="008F7FCF"/>
    <w:rsid w:val="00900C55"/>
    <w:rsid w:val="00901425"/>
    <w:rsid w:val="009015BF"/>
    <w:rsid w:val="009019BA"/>
    <w:rsid w:val="00903F69"/>
    <w:rsid w:val="0090407A"/>
    <w:rsid w:val="009042B8"/>
    <w:rsid w:val="00904408"/>
    <w:rsid w:val="009047CE"/>
    <w:rsid w:val="00905155"/>
    <w:rsid w:val="009057AE"/>
    <w:rsid w:val="009066EF"/>
    <w:rsid w:val="009068CD"/>
    <w:rsid w:val="00906EB5"/>
    <w:rsid w:val="00907311"/>
    <w:rsid w:val="009101CE"/>
    <w:rsid w:val="0091028A"/>
    <w:rsid w:val="009106B7"/>
    <w:rsid w:val="00910EAB"/>
    <w:rsid w:val="00910F81"/>
    <w:rsid w:val="0091104D"/>
    <w:rsid w:val="00911211"/>
    <w:rsid w:val="00911277"/>
    <w:rsid w:val="00911CCE"/>
    <w:rsid w:val="00911EDF"/>
    <w:rsid w:val="00911F48"/>
    <w:rsid w:val="009125E4"/>
    <w:rsid w:val="00912627"/>
    <w:rsid w:val="00912D78"/>
    <w:rsid w:val="009134C0"/>
    <w:rsid w:val="00914EF0"/>
    <w:rsid w:val="00915384"/>
    <w:rsid w:val="00915D3B"/>
    <w:rsid w:val="00915DF4"/>
    <w:rsid w:val="0091642A"/>
    <w:rsid w:val="00920A1F"/>
    <w:rsid w:val="00920EAF"/>
    <w:rsid w:val="00922ED3"/>
    <w:rsid w:val="00923D61"/>
    <w:rsid w:val="00923D90"/>
    <w:rsid w:val="009243E9"/>
    <w:rsid w:val="0092441F"/>
    <w:rsid w:val="009245B4"/>
    <w:rsid w:val="00924A79"/>
    <w:rsid w:val="00924C5D"/>
    <w:rsid w:val="00924F2F"/>
    <w:rsid w:val="00925C12"/>
    <w:rsid w:val="009264A5"/>
    <w:rsid w:val="009266B2"/>
    <w:rsid w:val="009274C2"/>
    <w:rsid w:val="00930681"/>
    <w:rsid w:val="0093089A"/>
    <w:rsid w:val="00930F78"/>
    <w:rsid w:val="00930FD0"/>
    <w:rsid w:val="009323A0"/>
    <w:rsid w:val="00932A2E"/>
    <w:rsid w:val="00933058"/>
    <w:rsid w:val="00933B63"/>
    <w:rsid w:val="00933E7B"/>
    <w:rsid w:val="00933EA5"/>
    <w:rsid w:val="00934438"/>
    <w:rsid w:val="009345ED"/>
    <w:rsid w:val="009347A6"/>
    <w:rsid w:val="00934845"/>
    <w:rsid w:val="0093587C"/>
    <w:rsid w:val="00937535"/>
    <w:rsid w:val="00940B01"/>
    <w:rsid w:val="00940B11"/>
    <w:rsid w:val="00941CA1"/>
    <w:rsid w:val="00942757"/>
    <w:rsid w:val="009439FB"/>
    <w:rsid w:val="00943EF4"/>
    <w:rsid w:val="009449C8"/>
    <w:rsid w:val="00944F3D"/>
    <w:rsid w:val="0094510B"/>
    <w:rsid w:val="00945840"/>
    <w:rsid w:val="0094712E"/>
    <w:rsid w:val="009472B2"/>
    <w:rsid w:val="00947465"/>
    <w:rsid w:val="00950585"/>
    <w:rsid w:val="00950B4B"/>
    <w:rsid w:val="00950D7A"/>
    <w:rsid w:val="009515E7"/>
    <w:rsid w:val="009529EC"/>
    <w:rsid w:val="00952CAE"/>
    <w:rsid w:val="00952CCC"/>
    <w:rsid w:val="00952CE8"/>
    <w:rsid w:val="00952ED6"/>
    <w:rsid w:val="0095307A"/>
    <w:rsid w:val="0095325B"/>
    <w:rsid w:val="00953296"/>
    <w:rsid w:val="00954CAF"/>
    <w:rsid w:val="00955AE5"/>
    <w:rsid w:val="00955D22"/>
    <w:rsid w:val="00956185"/>
    <w:rsid w:val="00956B4D"/>
    <w:rsid w:val="00957DD6"/>
    <w:rsid w:val="009604C0"/>
    <w:rsid w:val="00960F01"/>
    <w:rsid w:val="00960F1C"/>
    <w:rsid w:val="009612F1"/>
    <w:rsid w:val="009619BD"/>
    <w:rsid w:val="009619EF"/>
    <w:rsid w:val="00961D93"/>
    <w:rsid w:val="00962949"/>
    <w:rsid w:val="00962CF0"/>
    <w:rsid w:val="00962D93"/>
    <w:rsid w:val="00963BB5"/>
    <w:rsid w:val="00963FF4"/>
    <w:rsid w:val="00964DB7"/>
    <w:rsid w:val="00965434"/>
    <w:rsid w:val="009654A0"/>
    <w:rsid w:val="00965703"/>
    <w:rsid w:val="00965AF9"/>
    <w:rsid w:val="00965E61"/>
    <w:rsid w:val="00966EB7"/>
    <w:rsid w:val="009676B6"/>
    <w:rsid w:val="0097012D"/>
    <w:rsid w:val="009703BA"/>
    <w:rsid w:val="009710C5"/>
    <w:rsid w:val="0097145E"/>
    <w:rsid w:val="00971475"/>
    <w:rsid w:val="00971F64"/>
    <w:rsid w:val="00972534"/>
    <w:rsid w:val="0097497E"/>
    <w:rsid w:val="009757F0"/>
    <w:rsid w:val="009762C9"/>
    <w:rsid w:val="00976876"/>
    <w:rsid w:val="009777F9"/>
    <w:rsid w:val="00977F26"/>
    <w:rsid w:val="0098028B"/>
    <w:rsid w:val="00980588"/>
    <w:rsid w:val="009805BB"/>
    <w:rsid w:val="00980C91"/>
    <w:rsid w:val="009812D0"/>
    <w:rsid w:val="0098142C"/>
    <w:rsid w:val="00982038"/>
    <w:rsid w:val="00982576"/>
    <w:rsid w:val="00982EA8"/>
    <w:rsid w:val="00983568"/>
    <w:rsid w:val="009836C1"/>
    <w:rsid w:val="00983F11"/>
    <w:rsid w:val="00984098"/>
    <w:rsid w:val="009841DD"/>
    <w:rsid w:val="009842CE"/>
    <w:rsid w:val="009852EE"/>
    <w:rsid w:val="0098685C"/>
    <w:rsid w:val="00986A02"/>
    <w:rsid w:val="009871EA"/>
    <w:rsid w:val="00987FEA"/>
    <w:rsid w:val="00990B86"/>
    <w:rsid w:val="00990F04"/>
    <w:rsid w:val="00991916"/>
    <w:rsid w:val="00991F24"/>
    <w:rsid w:val="00991FB9"/>
    <w:rsid w:val="00993D5D"/>
    <w:rsid w:val="009941A2"/>
    <w:rsid w:val="00994F51"/>
    <w:rsid w:val="00995ED2"/>
    <w:rsid w:val="00995EED"/>
    <w:rsid w:val="00996684"/>
    <w:rsid w:val="0099748D"/>
    <w:rsid w:val="009A0DAC"/>
    <w:rsid w:val="009A113D"/>
    <w:rsid w:val="009A1BAB"/>
    <w:rsid w:val="009A1E6E"/>
    <w:rsid w:val="009A2129"/>
    <w:rsid w:val="009A2677"/>
    <w:rsid w:val="009A2F16"/>
    <w:rsid w:val="009A3579"/>
    <w:rsid w:val="009A37E2"/>
    <w:rsid w:val="009A38A9"/>
    <w:rsid w:val="009A43B0"/>
    <w:rsid w:val="009A4765"/>
    <w:rsid w:val="009A52CE"/>
    <w:rsid w:val="009A5348"/>
    <w:rsid w:val="009A5724"/>
    <w:rsid w:val="009A5CA4"/>
    <w:rsid w:val="009A693D"/>
    <w:rsid w:val="009B0291"/>
    <w:rsid w:val="009B04BA"/>
    <w:rsid w:val="009B05A0"/>
    <w:rsid w:val="009B1540"/>
    <w:rsid w:val="009B1FB8"/>
    <w:rsid w:val="009B2197"/>
    <w:rsid w:val="009B26CC"/>
    <w:rsid w:val="009B281E"/>
    <w:rsid w:val="009B2EE6"/>
    <w:rsid w:val="009B3AA4"/>
    <w:rsid w:val="009B4136"/>
    <w:rsid w:val="009B5963"/>
    <w:rsid w:val="009B5B5F"/>
    <w:rsid w:val="009B5D47"/>
    <w:rsid w:val="009B6FDE"/>
    <w:rsid w:val="009B7179"/>
    <w:rsid w:val="009B7966"/>
    <w:rsid w:val="009B7A37"/>
    <w:rsid w:val="009B7DBD"/>
    <w:rsid w:val="009C032E"/>
    <w:rsid w:val="009C045D"/>
    <w:rsid w:val="009C0BF1"/>
    <w:rsid w:val="009C2393"/>
    <w:rsid w:val="009C2D4D"/>
    <w:rsid w:val="009C3C75"/>
    <w:rsid w:val="009C4155"/>
    <w:rsid w:val="009C45C2"/>
    <w:rsid w:val="009C4D6B"/>
    <w:rsid w:val="009C4EF2"/>
    <w:rsid w:val="009C7381"/>
    <w:rsid w:val="009C760D"/>
    <w:rsid w:val="009D00B7"/>
    <w:rsid w:val="009D00F5"/>
    <w:rsid w:val="009D066F"/>
    <w:rsid w:val="009D11AC"/>
    <w:rsid w:val="009D1AB9"/>
    <w:rsid w:val="009D1C30"/>
    <w:rsid w:val="009D2141"/>
    <w:rsid w:val="009D282D"/>
    <w:rsid w:val="009D3F44"/>
    <w:rsid w:val="009D3FF4"/>
    <w:rsid w:val="009D43F1"/>
    <w:rsid w:val="009D4BAF"/>
    <w:rsid w:val="009D51B0"/>
    <w:rsid w:val="009D5ABC"/>
    <w:rsid w:val="009D6130"/>
    <w:rsid w:val="009D6192"/>
    <w:rsid w:val="009D66A1"/>
    <w:rsid w:val="009E0088"/>
    <w:rsid w:val="009E0901"/>
    <w:rsid w:val="009E11D7"/>
    <w:rsid w:val="009E17A9"/>
    <w:rsid w:val="009E1E97"/>
    <w:rsid w:val="009E2A96"/>
    <w:rsid w:val="009E30CA"/>
    <w:rsid w:val="009E333E"/>
    <w:rsid w:val="009E38B8"/>
    <w:rsid w:val="009E3CD5"/>
    <w:rsid w:val="009E3ED9"/>
    <w:rsid w:val="009E3FC9"/>
    <w:rsid w:val="009E458C"/>
    <w:rsid w:val="009E6316"/>
    <w:rsid w:val="009E65DF"/>
    <w:rsid w:val="009E6D0A"/>
    <w:rsid w:val="009E7841"/>
    <w:rsid w:val="009F05B2"/>
    <w:rsid w:val="009F0EA8"/>
    <w:rsid w:val="009F1880"/>
    <w:rsid w:val="009F18C9"/>
    <w:rsid w:val="009F377F"/>
    <w:rsid w:val="009F3A82"/>
    <w:rsid w:val="009F3D45"/>
    <w:rsid w:val="009F4480"/>
    <w:rsid w:val="009F5481"/>
    <w:rsid w:val="009F5659"/>
    <w:rsid w:val="009F6A44"/>
    <w:rsid w:val="009F6D3B"/>
    <w:rsid w:val="00A00033"/>
    <w:rsid w:val="00A004EF"/>
    <w:rsid w:val="00A00896"/>
    <w:rsid w:val="00A01796"/>
    <w:rsid w:val="00A01F24"/>
    <w:rsid w:val="00A02863"/>
    <w:rsid w:val="00A037D9"/>
    <w:rsid w:val="00A03847"/>
    <w:rsid w:val="00A039E2"/>
    <w:rsid w:val="00A03A47"/>
    <w:rsid w:val="00A04EA1"/>
    <w:rsid w:val="00A04F12"/>
    <w:rsid w:val="00A052F9"/>
    <w:rsid w:val="00A061AF"/>
    <w:rsid w:val="00A061FE"/>
    <w:rsid w:val="00A06741"/>
    <w:rsid w:val="00A06816"/>
    <w:rsid w:val="00A0702F"/>
    <w:rsid w:val="00A07A31"/>
    <w:rsid w:val="00A07AA6"/>
    <w:rsid w:val="00A10041"/>
    <w:rsid w:val="00A10252"/>
    <w:rsid w:val="00A1068D"/>
    <w:rsid w:val="00A10692"/>
    <w:rsid w:val="00A1069B"/>
    <w:rsid w:val="00A106FA"/>
    <w:rsid w:val="00A10905"/>
    <w:rsid w:val="00A117CF"/>
    <w:rsid w:val="00A12508"/>
    <w:rsid w:val="00A12970"/>
    <w:rsid w:val="00A12C5A"/>
    <w:rsid w:val="00A144C2"/>
    <w:rsid w:val="00A14D40"/>
    <w:rsid w:val="00A16096"/>
    <w:rsid w:val="00A201A8"/>
    <w:rsid w:val="00A20859"/>
    <w:rsid w:val="00A20BF0"/>
    <w:rsid w:val="00A21ABA"/>
    <w:rsid w:val="00A2202D"/>
    <w:rsid w:val="00A22759"/>
    <w:rsid w:val="00A23069"/>
    <w:rsid w:val="00A230ED"/>
    <w:rsid w:val="00A23319"/>
    <w:rsid w:val="00A237F2"/>
    <w:rsid w:val="00A240A7"/>
    <w:rsid w:val="00A2436A"/>
    <w:rsid w:val="00A270EC"/>
    <w:rsid w:val="00A275B1"/>
    <w:rsid w:val="00A27F05"/>
    <w:rsid w:val="00A27F77"/>
    <w:rsid w:val="00A30193"/>
    <w:rsid w:val="00A301CE"/>
    <w:rsid w:val="00A30A03"/>
    <w:rsid w:val="00A30A4F"/>
    <w:rsid w:val="00A31B6B"/>
    <w:rsid w:val="00A31C65"/>
    <w:rsid w:val="00A31F75"/>
    <w:rsid w:val="00A322ED"/>
    <w:rsid w:val="00A323B4"/>
    <w:rsid w:val="00A3362D"/>
    <w:rsid w:val="00A3496E"/>
    <w:rsid w:val="00A34F89"/>
    <w:rsid w:val="00A35B7F"/>
    <w:rsid w:val="00A35C08"/>
    <w:rsid w:val="00A35ECD"/>
    <w:rsid w:val="00A36001"/>
    <w:rsid w:val="00A36810"/>
    <w:rsid w:val="00A36B8A"/>
    <w:rsid w:val="00A403E5"/>
    <w:rsid w:val="00A40E3F"/>
    <w:rsid w:val="00A4105F"/>
    <w:rsid w:val="00A4121F"/>
    <w:rsid w:val="00A42DF8"/>
    <w:rsid w:val="00A43555"/>
    <w:rsid w:val="00A44DF5"/>
    <w:rsid w:val="00A44FDB"/>
    <w:rsid w:val="00A45577"/>
    <w:rsid w:val="00A46338"/>
    <w:rsid w:val="00A479C2"/>
    <w:rsid w:val="00A479C3"/>
    <w:rsid w:val="00A500DA"/>
    <w:rsid w:val="00A50798"/>
    <w:rsid w:val="00A514E2"/>
    <w:rsid w:val="00A5186C"/>
    <w:rsid w:val="00A518DC"/>
    <w:rsid w:val="00A51C65"/>
    <w:rsid w:val="00A52B54"/>
    <w:rsid w:val="00A53566"/>
    <w:rsid w:val="00A5364B"/>
    <w:rsid w:val="00A5471B"/>
    <w:rsid w:val="00A54983"/>
    <w:rsid w:val="00A54F79"/>
    <w:rsid w:val="00A554C9"/>
    <w:rsid w:val="00A5621A"/>
    <w:rsid w:val="00A56AB8"/>
    <w:rsid w:val="00A56B5B"/>
    <w:rsid w:val="00A56CA9"/>
    <w:rsid w:val="00A60288"/>
    <w:rsid w:val="00A60512"/>
    <w:rsid w:val="00A60B96"/>
    <w:rsid w:val="00A60C3B"/>
    <w:rsid w:val="00A60F7D"/>
    <w:rsid w:val="00A611EA"/>
    <w:rsid w:val="00A6182D"/>
    <w:rsid w:val="00A62863"/>
    <w:rsid w:val="00A62913"/>
    <w:rsid w:val="00A62B21"/>
    <w:rsid w:val="00A62C67"/>
    <w:rsid w:val="00A6377A"/>
    <w:rsid w:val="00A6459F"/>
    <w:rsid w:val="00A647B4"/>
    <w:rsid w:val="00A6593C"/>
    <w:rsid w:val="00A65A59"/>
    <w:rsid w:val="00A66176"/>
    <w:rsid w:val="00A66184"/>
    <w:rsid w:val="00A6694D"/>
    <w:rsid w:val="00A6764D"/>
    <w:rsid w:val="00A70195"/>
    <w:rsid w:val="00A71773"/>
    <w:rsid w:val="00A72195"/>
    <w:rsid w:val="00A73A41"/>
    <w:rsid w:val="00A73BB2"/>
    <w:rsid w:val="00A74025"/>
    <w:rsid w:val="00A7421D"/>
    <w:rsid w:val="00A75694"/>
    <w:rsid w:val="00A75B23"/>
    <w:rsid w:val="00A7761E"/>
    <w:rsid w:val="00A80E70"/>
    <w:rsid w:val="00A81894"/>
    <w:rsid w:val="00A81EAE"/>
    <w:rsid w:val="00A8230C"/>
    <w:rsid w:val="00A82358"/>
    <w:rsid w:val="00A826FC"/>
    <w:rsid w:val="00A82B4C"/>
    <w:rsid w:val="00A82F6F"/>
    <w:rsid w:val="00A8368A"/>
    <w:rsid w:val="00A838D6"/>
    <w:rsid w:val="00A83B04"/>
    <w:rsid w:val="00A83FE9"/>
    <w:rsid w:val="00A846C1"/>
    <w:rsid w:val="00A8586E"/>
    <w:rsid w:val="00A865B8"/>
    <w:rsid w:val="00A872E2"/>
    <w:rsid w:val="00A876A3"/>
    <w:rsid w:val="00A8780E"/>
    <w:rsid w:val="00A90152"/>
    <w:rsid w:val="00A902CF"/>
    <w:rsid w:val="00A91105"/>
    <w:rsid w:val="00A913BF"/>
    <w:rsid w:val="00A91788"/>
    <w:rsid w:val="00A91A90"/>
    <w:rsid w:val="00A91DF8"/>
    <w:rsid w:val="00A92A26"/>
    <w:rsid w:val="00A930A6"/>
    <w:rsid w:val="00A93361"/>
    <w:rsid w:val="00A93CD5"/>
    <w:rsid w:val="00A94319"/>
    <w:rsid w:val="00A948D5"/>
    <w:rsid w:val="00A95430"/>
    <w:rsid w:val="00A95BD7"/>
    <w:rsid w:val="00A963B8"/>
    <w:rsid w:val="00A969B9"/>
    <w:rsid w:val="00A974D7"/>
    <w:rsid w:val="00A97732"/>
    <w:rsid w:val="00AA0420"/>
    <w:rsid w:val="00AA10B5"/>
    <w:rsid w:val="00AA1758"/>
    <w:rsid w:val="00AA1B48"/>
    <w:rsid w:val="00AA207F"/>
    <w:rsid w:val="00AA2616"/>
    <w:rsid w:val="00AA2D54"/>
    <w:rsid w:val="00AA367A"/>
    <w:rsid w:val="00AA4693"/>
    <w:rsid w:val="00AA46A7"/>
    <w:rsid w:val="00AA510F"/>
    <w:rsid w:val="00AA6092"/>
    <w:rsid w:val="00AA60A4"/>
    <w:rsid w:val="00AA65C3"/>
    <w:rsid w:val="00AA728D"/>
    <w:rsid w:val="00AA77C7"/>
    <w:rsid w:val="00AB0524"/>
    <w:rsid w:val="00AB1D10"/>
    <w:rsid w:val="00AB22B9"/>
    <w:rsid w:val="00AB2389"/>
    <w:rsid w:val="00AB2720"/>
    <w:rsid w:val="00AB297B"/>
    <w:rsid w:val="00AB2C3F"/>
    <w:rsid w:val="00AB2EFC"/>
    <w:rsid w:val="00AB2FFD"/>
    <w:rsid w:val="00AB32DE"/>
    <w:rsid w:val="00AB367D"/>
    <w:rsid w:val="00AB3E1D"/>
    <w:rsid w:val="00AB4515"/>
    <w:rsid w:val="00AB4A97"/>
    <w:rsid w:val="00AB5315"/>
    <w:rsid w:val="00AB5849"/>
    <w:rsid w:val="00AB5ECB"/>
    <w:rsid w:val="00AB6AFC"/>
    <w:rsid w:val="00AB6D3D"/>
    <w:rsid w:val="00AB79AC"/>
    <w:rsid w:val="00AC00EA"/>
    <w:rsid w:val="00AC1003"/>
    <w:rsid w:val="00AC156B"/>
    <w:rsid w:val="00AC1903"/>
    <w:rsid w:val="00AC1994"/>
    <w:rsid w:val="00AC1AEB"/>
    <w:rsid w:val="00AC1F6B"/>
    <w:rsid w:val="00AC2377"/>
    <w:rsid w:val="00AC2581"/>
    <w:rsid w:val="00AC293D"/>
    <w:rsid w:val="00AC3373"/>
    <w:rsid w:val="00AC4112"/>
    <w:rsid w:val="00AC4D9E"/>
    <w:rsid w:val="00AC66B5"/>
    <w:rsid w:val="00AC6AA0"/>
    <w:rsid w:val="00AC6DD3"/>
    <w:rsid w:val="00AD045C"/>
    <w:rsid w:val="00AD09A9"/>
    <w:rsid w:val="00AD1987"/>
    <w:rsid w:val="00AD1CE1"/>
    <w:rsid w:val="00AD2134"/>
    <w:rsid w:val="00AD2861"/>
    <w:rsid w:val="00AD2B6C"/>
    <w:rsid w:val="00AD5D4C"/>
    <w:rsid w:val="00AD5E41"/>
    <w:rsid w:val="00AD741A"/>
    <w:rsid w:val="00AD77EF"/>
    <w:rsid w:val="00AD7FE4"/>
    <w:rsid w:val="00AE044B"/>
    <w:rsid w:val="00AE086D"/>
    <w:rsid w:val="00AE147F"/>
    <w:rsid w:val="00AE2FA7"/>
    <w:rsid w:val="00AE3356"/>
    <w:rsid w:val="00AE3369"/>
    <w:rsid w:val="00AE34A9"/>
    <w:rsid w:val="00AE3790"/>
    <w:rsid w:val="00AE3996"/>
    <w:rsid w:val="00AE4062"/>
    <w:rsid w:val="00AE4ED9"/>
    <w:rsid w:val="00AE5409"/>
    <w:rsid w:val="00AE6173"/>
    <w:rsid w:val="00AE6544"/>
    <w:rsid w:val="00AE659F"/>
    <w:rsid w:val="00AE66E9"/>
    <w:rsid w:val="00AE6E31"/>
    <w:rsid w:val="00AF02ED"/>
    <w:rsid w:val="00AF0C3D"/>
    <w:rsid w:val="00AF104B"/>
    <w:rsid w:val="00AF205A"/>
    <w:rsid w:val="00AF20DE"/>
    <w:rsid w:val="00AF25F6"/>
    <w:rsid w:val="00AF2C41"/>
    <w:rsid w:val="00AF2D20"/>
    <w:rsid w:val="00AF3A0A"/>
    <w:rsid w:val="00AF4F56"/>
    <w:rsid w:val="00AF5859"/>
    <w:rsid w:val="00AF586E"/>
    <w:rsid w:val="00AF58BD"/>
    <w:rsid w:val="00AF6795"/>
    <w:rsid w:val="00AF688E"/>
    <w:rsid w:val="00AF6CF9"/>
    <w:rsid w:val="00AF715D"/>
    <w:rsid w:val="00AF7FDD"/>
    <w:rsid w:val="00B000FF"/>
    <w:rsid w:val="00B009DD"/>
    <w:rsid w:val="00B00F1F"/>
    <w:rsid w:val="00B0159C"/>
    <w:rsid w:val="00B018E1"/>
    <w:rsid w:val="00B01C6D"/>
    <w:rsid w:val="00B02906"/>
    <w:rsid w:val="00B03074"/>
    <w:rsid w:val="00B03143"/>
    <w:rsid w:val="00B031D6"/>
    <w:rsid w:val="00B038F9"/>
    <w:rsid w:val="00B03EAA"/>
    <w:rsid w:val="00B03F24"/>
    <w:rsid w:val="00B03F85"/>
    <w:rsid w:val="00B04D8A"/>
    <w:rsid w:val="00B05134"/>
    <w:rsid w:val="00B05579"/>
    <w:rsid w:val="00B0653C"/>
    <w:rsid w:val="00B079B0"/>
    <w:rsid w:val="00B07A8A"/>
    <w:rsid w:val="00B07AF0"/>
    <w:rsid w:val="00B10179"/>
    <w:rsid w:val="00B10E57"/>
    <w:rsid w:val="00B11200"/>
    <w:rsid w:val="00B12307"/>
    <w:rsid w:val="00B12A04"/>
    <w:rsid w:val="00B12EA6"/>
    <w:rsid w:val="00B13C1E"/>
    <w:rsid w:val="00B13F84"/>
    <w:rsid w:val="00B14D92"/>
    <w:rsid w:val="00B15080"/>
    <w:rsid w:val="00B15D7F"/>
    <w:rsid w:val="00B168C1"/>
    <w:rsid w:val="00B16A21"/>
    <w:rsid w:val="00B172B8"/>
    <w:rsid w:val="00B1748B"/>
    <w:rsid w:val="00B17876"/>
    <w:rsid w:val="00B21791"/>
    <w:rsid w:val="00B21CCA"/>
    <w:rsid w:val="00B22EB8"/>
    <w:rsid w:val="00B22F98"/>
    <w:rsid w:val="00B22FF5"/>
    <w:rsid w:val="00B235FE"/>
    <w:rsid w:val="00B24958"/>
    <w:rsid w:val="00B24BCC"/>
    <w:rsid w:val="00B25CF7"/>
    <w:rsid w:val="00B25EDB"/>
    <w:rsid w:val="00B2709E"/>
    <w:rsid w:val="00B27E89"/>
    <w:rsid w:val="00B3024B"/>
    <w:rsid w:val="00B30869"/>
    <w:rsid w:val="00B310E0"/>
    <w:rsid w:val="00B31573"/>
    <w:rsid w:val="00B3166E"/>
    <w:rsid w:val="00B3354E"/>
    <w:rsid w:val="00B3368F"/>
    <w:rsid w:val="00B33A15"/>
    <w:rsid w:val="00B33C10"/>
    <w:rsid w:val="00B33C6A"/>
    <w:rsid w:val="00B33D39"/>
    <w:rsid w:val="00B34141"/>
    <w:rsid w:val="00B34862"/>
    <w:rsid w:val="00B35297"/>
    <w:rsid w:val="00B35BC4"/>
    <w:rsid w:val="00B368A7"/>
    <w:rsid w:val="00B36AE8"/>
    <w:rsid w:val="00B372B7"/>
    <w:rsid w:val="00B373E5"/>
    <w:rsid w:val="00B3756F"/>
    <w:rsid w:val="00B41A87"/>
    <w:rsid w:val="00B420DB"/>
    <w:rsid w:val="00B42349"/>
    <w:rsid w:val="00B429B6"/>
    <w:rsid w:val="00B43270"/>
    <w:rsid w:val="00B43848"/>
    <w:rsid w:val="00B43BE4"/>
    <w:rsid w:val="00B449FC"/>
    <w:rsid w:val="00B44A54"/>
    <w:rsid w:val="00B44F62"/>
    <w:rsid w:val="00B46D72"/>
    <w:rsid w:val="00B475FE"/>
    <w:rsid w:val="00B47A8F"/>
    <w:rsid w:val="00B503A0"/>
    <w:rsid w:val="00B511C4"/>
    <w:rsid w:val="00B52231"/>
    <w:rsid w:val="00B5224E"/>
    <w:rsid w:val="00B52808"/>
    <w:rsid w:val="00B53366"/>
    <w:rsid w:val="00B53CC0"/>
    <w:rsid w:val="00B53E5F"/>
    <w:rsid w:val="00B54970"/>
    <w:rsid w:val="00B54FF3"/>
    <w:rsid w:val="00B55DFE"/>
    <w:rsid w:val="00B563E2"/>
    <w:rsid w:val="00B563F8"/>
    <w:rsid w:val="00B60A0A"/>
    <w:rsid w:val="00B60A2C"/>
    <w:rsid w:val="00B61408"/>
    <w:rsid w:val="00B6200C"/>
    <w:rsid w:val="00B62595"/>
    <w:rsid w:val="00B62A17"/>
    <w:rsid w:val="00B6340B"/>
    <w:rsid w:val="00B6368B"/>
    <w:rsid w:val="00B63F61"/>
    <w:rsid w:val="00B642E5"/>
    <w:rsid w:val="00B6459D"/>
    <w:rsid w:val="00B64A46"/>
    <w:rsid w:val="00B658A1"/>
    <w:rsid w:val="00B65F4B"/>
    <w:rsid w:val="00B668F1"/>
    <w:rsid w:val="00B67D74"/>
    <w:rsid w:val="00B700B3"/>
    <w:rsid w:val="00B703FA"/>
    <w:rsid w:val="00B7051E"/>
    <w:rsid w:val="00B70C8F"/>
    <w:rsid w:val="00B71163"/>
    <w:rsid w:val="00B7220B"/>
    <w:rsid w:val="00B731AF"/>
    <w:rsid w:val="00B7339B"/>
    <w:rsid w:val="00B73885"/>
    <w:rsid w:val="00B73AB7"/>
    <w:rsid w:val="00B749A5"/>
    <w:rsid w:val="00B75380"/>
    <w:rsid w:val="00B755E6"/>
    <w:rsid w:val="00B75BDB"/>
    <w:rsid w:val="00B761C1"/>
    <w:rsid w:val="00B7705F"/>
    <w:rsid w:val="00B77597"/>
    <w:rsid w:val="00B80320"/>
    <w:rsid w:val="00B8080C"/>
    <w:rsid w:val="00B810F6"/>
    <w:rsid w:val="00B814C7"/>
    <w:rsid w:val="00B81919"/>
    <w:rsid w:val="00B825E4"/>
    <w:rsid w:val="00B826CC"/>
    <w:rsid w:val="00B833B7"/>
    <w:rsid w:val="00B83581"/>
    <w:rsid w:val="00B83E66"/>
    <w:rsid w:val="00B84E08"/>
    <w:rsid w:val="00B850DF"/>
    <w:rsid w:val="00B86330"/>
    <w:rsid w:val="00B86DB4"/>
    <w:rsid w:val="00B86FFC"/>
    <w:rsid w:val="00B878E3"/>
    <w:rsid w:val="00B87A1E"/>
    <w:rsid w:val="00B87A41"/>
    <w:rsid w:val="00B87C3B"/>
    <w:rsid w:val="00B9096B"/>
    <w:rsid w:val="00B91D79"/>
    <w:rsid w:val="00B91DD5"/>
    <w:rsid w:val="00B926BC"/>
    <w:rsid w:val="00B93701"/>
    <w:rsid w:val="00B93D71"/>
    <w:rsid w:val="00B93DD2"/>
    <w:rsid w:val="00B9472A"/>
    <w:rsid w:val="00B94F59"/>
    <w:rsid w:val="00B95243"/>
    <w:rsid w:val="00B95465"/>
    <w:rsid w:val="00B95CE2"/>
    <w:rsid w:val="00B95EA9"/>
    <w:rsid w:val="00B96135"/>
    <w:rsid w:val="00B961A5"/>
    <w:rsid w:val="00B96589"/>
    <w:rsid w:val="00B96A79"/>
    <w:rsid w:val="00B96D01"/>
    <w:rsid w:val="00B96DC6"/>
    <w:rsid w:val="00B96F3C"/>
    <w:rsid w:val="00B974B4"/>
    <w:rsid w:val="00B97ACF"/>
    <w:rsid w:val="00B97BCD"/>
    <w:rsid w:val="00BA0B39"/>
    <w:rsid w:val="00BA0FE8"/>
    <w:rsid w:val="00BA1CFE"/>
    <w:rsid w:val="00BA2FC9"/>
    <w:rsid w:val="00BA3A2F"/>
    <w:rsid w:val="00BA5E1F"/>
    <w:rsid w:val="00BA69B9"/>
    <w:rsid w:val="00BA7B6B"/>
    <w:rsid w:val="00BB125E"/>
    <w:rsid w:val="00BB233D"/>
    <w:rsid w:val="00BB3D0D"/>
    <w:rsid w:val="00BB3EAF"/>
    <w:rsid w:val="00BB409D"/>
    <w:rsid w:val="00BB54E8"/>
    <w:rsid w:val="00BB6445"/>
    <w:rsid w:val="00BB7640"/>
    <w:rsid w:val="00BB7E19"/>
    <w:rsid w:val="00BC160C"/>
    <w:rsid w:val="00BC1A67"/>
    <w:rsid w:val="00BC309D"/>
    <w:rsid w:val="00BC372D"/>
    <w:rsid w:val="00BC3785"/>
    <w:rsid w:val="00BC3989"/>
    <w:rsid w:val="00BC40BC"/>
    <w:rsid w:val="00BC41A8"/>
    <w:rsid w:val="00BC4398"/>
    <w:rsid w:val="00BC47ED"/>
    <w:rsid w:val="00BC4978"/>
    <w:rsid w:val="00BC4D7C"/>
    <w:rsid w:val="00BC4F5B"/>
    <w:rsid w:val="00BC5A32"/>
    <w:rsid w:val="00BC5BCB"/>
    <w:rsid w:val="00BC6390"/>
    <w:rsid w:val="00BC6752"/>
    <w:rsid w:val="00BC6B10"/>
    <w:rsid w:val="00BC6B43"/>
    <w:rsid w:val="00BC6FF3"/>
    <w:rsid w:val="00BC758B"/>
    <w:rsid w:val="00BC76B1"/>
    <w:rsid w:val="00BC7FFB"/>
    <w:rsid w:val="00BD0015"/>
    <w:rsid w:val="00BD0A9E"/>
    <w:rsid w:val="00BD0CEB"/>
    <w:rsid w:val="00BD1E7F"/>
    <w:rsid w:val="00BD2EA7"/>
    <w:rsid w:val="00BD34FC"/>
    <w:rsid w:val="00BD390B"/>
    <w:rsid w:val="00BD3C32"/>
    <w:rsid w:val="00BD3D1F"/>
    <w:rsid w:val="00BD4544"/>
    <w:rsid w:val="00BD53D6"/>
    <w:rsid w:val="00BD6858"/>
    <w:rsid w:val="00BD6940"/>
    <w:rsid w:val="00BD6B56"/>
    <w:rsid w:val="00BD70EC"/>
    <w:rsid w:val="00BE0AB4"/>
    <w:rsid w:val="00BE1DF0"/>
    <w:rsid w:val="00BE31F7"/>
    <w:rsid w:val="00BE326B"/>
    <w:rsid w:val="00BE35C1"/>
    <w:rsid w:val="00BE4E3B"/>
    <w:rsid w:val="00BE520A"/>
    <w:rsid w:val="00BE5E45"/>
    <w:rsid w:val="00BE6A08"/>
    <w:rsid w:val="00BE773A"/>
    <w:rsid w:val="00BE7B5C"/>
    <w:rsid w:val="00BE7BE2"/>
    <w:rsid w:val="00BE7FDE"/>
    <w:rsid w:val="00BF0141"/>
    <w:rsid w:val="00BF0B2C"/>
    <w:rsid w:val="00BF17A7"/>
    <w:rsid w:val="00BF288B"/>
    <w:rsid w:val="00BF3554"/>
    <w:rsid w:val="00BF5637"/>
    <w:rsid w:val="00BF56F7"/>
    <w:rsid w:val="00BF5CAB"/>
    <w:rsid w:val="00BF6C7D"/>
    <w:rsid w:val="00BF709C"/>
    <w:rsid w:val="00BF73BE"/>
    <w:rsid w:val="00BF7653"/>
    <w:rsid w:val="00BF7896"/>
    <w:rsid w:val="00C008BA"/>
    <w:rsid w:val="00C015E6"/>
    <w:rsid w:val="00C018C9"/>
    <w:rsid w:val="00C019C4"/>
    <w:rsid w:val="00C0254C"/>
    <w:rsid w:val="00C029ED"/>
    <w:rsid w:val="00C031EE"/>
    <w:rsid w:val="00C03262"/>
    <w:rsid w:val="00C03758"/>
    <w:rsid w:val="00C03CB1"/>
    <w:rsid w:val="00C042A0"/>
    <w:rsid w:val="00C050D0"/>
    <w:rsid w:val="00C051CB"/>
    <w:rsid w:val="00C05AA5"/>
    <w:rsid w:val="00C067A2"/>
    <w:rsid w:val="00C0755F"/>
    <w:rsid w:val="00C1010B"/>
    <w:rsid w:val="00C104C2"/>
    <w:rsid w:val="00C10CF7"/>
    <w:rsid w:val="00C12172"/>
    <w:rsid w:val="00C121FE"/>
    <w:rsid w:val="00C12308"/>
    <w:rsid w:val="00C13569"/>
    <w:rsid w:val="00C13A5B"/>
    <w:rsid w:val="00C142A3"/>
    <w:rsid w:val="00C143F1"/>
    <w:rsid w:val="00C145B3"/>
    <w:rsid w:val="00C14634"/>
    <w:rsid w:val="00C14C87"/>
    <w:rsid w:val="00C16256"/>
    <w:rsid w:val="00C178DE"/>
    <w:rsid w:val="00C203EA"/>
    <w:rsid w:val="00C2191D"/>
    <w:rsid w:val="00C22003"/>
    <w:rsid w:val="00C22548"/>
    <w:rsid w:val="00C22B6C"/>
    <w:rsid w:val="00C22FAF"/>
    <w:rsid w:val="00C230BE"/>
    <w:rsid w:val="00C23341"/>
    <w:rsid w:val="00C23C5C"/>
    <w:rsid w:val="00C24DBC"/>
    <w:rsid w:val="00C24E3F"/>
    <w:rsid w:val="00C24F34"/>
    <w:rsid w:val="00C25575"/>
    <w:rsid w:val="00C2575D"/>
    <w:rsid w:val="00C26081"/>
    <w:rsid w:val="00C27883"/>
    <w:rsid w:val="00C279D0"/>
    <w:rsid w:val="00C309BA"/>
    <w:rsid w:val="00C317A4"/>
    <w:rsid w:val="00C31DEF"/>
    <w:rsid w:val="00C32068"/>
    <w:rsid w:val="00C322E7"/>
    <w:rsid w:val="00C33639"/>
    <w:rsid w:val="00C340ED"/>
    <w:rsid w:val="00C34212"/>
    <w:rsid w:val="00C34832"/>
    <w:rsid w:val="00C34E88"/>
    <w:rsid w:val="00C3577D"/>
    <w:rsid w:val="00C35C1F"/>
    <w:rsid w:val="00C3771A"/>
    <w:rsid w:val="00C37A05"/>
    <w:rsid w:val="00C37D0D"/>
    <w:rsid w:val="00C40A22"/>
    <w:rsid w:val="00C40D10"/>
    <w:rsid w:val="00C4130C"/>
    <w:rsid w:val="00C4165D"/>
    <w:rsid w:val="00C416AD"/>
    <w:rsid w:val="00C42859"/>
    <w:rsid w:val="00C42A76"/>
    <w:rsid w:val="00C43666"/>
    <w:rsid w:val="00C4372A"/>
    <w:rsid w:val="00C44793"/>
    <w:rsid w:val="00C4495A"/>
    <w:rsid w:val="00C44CEA"/>
    <w:rsid w:val="00C46B8A"/>
    <w:rsid w:val="00C46CFE"/>
    <w:rsid w:val="00C475BB"/>
    <w:rsid w:val="00C509FB"/>
    <w:rsid w:val="00C516F3"/>
    <w:rsid w:val="00C526CE"/>
    <w:rsid w:val="00C5318D"/>
    <w:rsid w:val="00C53912"/>
    <w:rsid w:val="00C53CE3"/>
    <w:rsid w:val="00C5415D"/>
    <w:rsid w:val="00C5456F"/>
    <w:rsid w:val="00C545E3"/>
    <w:rsid w:val="00C559C9"/>
    <w:rsid w:val="00C55AFE"/>
    <w:rsid w:val="00C572A0"/>
    <w:rsid w:val="00C578CA"/>
    <w:rsid w:val="00C61604"/>
    <w:rsid w:val="00C61C5A"/>
    <w:rsid w:val="00C61CB1"/>
    <w:rsid w:val="00C61EF5"/>
    <w:rsid w:val="00C63205"/>
    <w:rsid w:val="00C641AA"/>
    <w:rsid w:val="00C64A99"/>
    <w:rsid w:val="00C64BB8"/>
    <w:rsid w:val="00C64C9E"/>
    <w:rsid w:val="00C651AA"/>
    <w:rsid w:val="00C661B9"/>
    <w:rsid w:val="00C67582"/>
    <w:rsid w:val="00C70A69"/>
    <w:rsid w:val="00C72223"/>
    <w:rsid w:val="00C72DDA"/>
    <w:rsid w:val="00C744CE"/>
    <w:rsid w:val="00C74871"/>
    <w:rsid w:val="00C75321"/>
    <w:rsid w:val="00C75935"/>
    <w:rsid w:val="00C761A6"/>
    <w:rsid w:val="00C76643"/>
    <w:rsid w:val="00C76C31"/>
    <w:rsid w:val="00C76C5D"/>
    <w:rsid w:val="00C77E07"/>
    <w:rsid w:val="00C77E9A"/>
    <w:rsid w:val="00C806A4"/>
    <w:rsid w:val="00C80969"/>
    <w:rsid w:val="00C80BFB"/>
    <w:rsid w:val="00C810DB"/>
    <w:rsid w:val="00C82E13"/>
    <w:rsid w:val="00C833BB"/>
    <w:rsid w:val="00C8343E"/>
    <w:rsid w:val="00C8361A"/>
    <w:rsid w:val="00C84E48"/>
    <w:rsid w:val="00C85DB2"/>
    <w:rsid w:val="00C861F2"/>
    <w:rsid w:val="00C869DA"/>
    <w:rsid w:val="00C875A1"/>
    <w:rsid w:val="00C90A42"/>
    <w:rsid w:val="00C90EE1"/>
    <w:rsid w:val="00C91012"/>
    <w:rsid w:val="00C91044"/>
    <w:rsid w:val="00C91115"/>
    <w:rsid w:val="00C91451"/>
    <w:rsid w:val="00C91901"/>
    <w:rsid w:val="00C91A5D"/>
    <w:rsid w:val="00C922CC"/>
    <w:rsid w:val="00C92353"/>
    <w:rsid w:val="00C9255A"/>
    <w:rsid w:val="00C93A09"/>
    <w:rsid w:val="00C93C7D"/>
    <w:rsid w:val="00C9417F"/>
    <w:rsid w:val="00C9449C"/>
    <w:rsid w:val="00C94E9A"/>
    <w:rsid w:val="00C950BD"/>
    <w:rsid w:val="00C9531F"/>
    <w:rsid w:val="00C956EA"/>
    <w:rsid w:val="00C965BD"/>
    <w:rsid w:val="00C96C8F"/>
    <w:rsid w:val="00C96FA4"/>
    <w:rsid w:val="00CA0B60"/>
    <w:rsid w:val="00CA135E"/>
    <w:rsid w:val="00CA1CFA"/>
    <w:rsid w:val="00CA227A"/>
    <w:rsid w:val="00CA29A9"/>
    <w:rsid w:val="00CA2FA0"/>
    <w:rsid w:val="00CA31F1"/>
    <w:rsid w:val="00CA3C6D"/>
    <w:rsid w:val="00CA40BE"/>
    <w:rsid w:val="00CA431F"/>
    <w:rsid w:val="00CA48F8"/>
    <w:rsid w:val="00CA4EE5"/>
    <w:rsid w:val="00CA5067"/>
    <w:rsid w:val="00CA53CD"/>
    <w:rsid w:val="00CA5B14"/>
    <w:rsid w:val="00CA6DA8"/>
    <w:rsid w:val="00CA771A"/>
    <w:rsid w:val="00CA7BC4"/>
    <w:rsid w:val="00CA7DCD"/>
    <w:rsid w:val="00CB0BFC"/>
    <w:rsid w:val="00CB1578"/>
    <w:rsid w:val="00CB1906"/>
    <w:rsid w:val="00CB222C"/>
    <w:rsid w:val="00CB3B0D"/>
    <w:rsid w:val="00CB4202"/>
    <w:rsid w:val="00CB4365"/>
    <w:rsid w:val="00CB4B8A"/>
    <w:rsid w:val="00CB55E4"/>
    <w:rsid w:val="00CB606A"/>
    <w:rsid w:val="00CB61FA"/>
    <w:rsid w:val="00CB62F3"/>
    <w:rsid w:val="00CB7467"/>
    <w:rsid w:val="00CC0B96"/>
    <w:rsid w:val="00CC1FE3"/>
    <w:rsid w:val="00CC241C"/>
    <w:rsid w:val="00CC2B27"/>
    <w:rsid w:val="00CC2B5A"/>
    <w:rsid w:val="00CC34BF"/>
    <w:rsid w:val="00CC538D"/>
    <w:rsid w:val="00CC6334"/>
    <w:rsid w:val="00CC65E1"/>
    <w:rsid w:val="00CC688B"/>
    <w:rsid w:val="00CC6CE9"/>
    <w:rsid w:val="00CC6E5A"/>
    <w:rsid w:val="00CC7323"/>
    <w:rsid w:val="00CC73BA"/>
    <w:rsid w:val="00CD026A"/>
    <w:rsid w:val="00CD0998"/>
    <w:rsid w:val="00CD099F"/>
    <w:rsid w:val="00CD0C09"/>
    <w:rsid w:val="00CD0CA2"/>
    <w:rsid w:val="00CD1C13"/>
    <w:rsid w:val="00CD20EA"/>
    <w:rsid w:val="00CD2238"/>
    <w:rsid w:val="00CD23E7"/>
    <w:rsid w:val="00CD2586"/>
    <w:rsid w:val="00CD25F9"/>
    <w:rsid w:val="00CD2D38"/>
    <w:rsid w:val="00CD2EC8"/>
    <w:rsid w:val="00CD3F9A"/>
    <w:rsid w:val="00CD42D9"/>
    <w:rsid w:val="00CD4686"/>
    <w:rsid w:val="00CD46E4"/>
    <w:rsid w:val="00CD473A"/>
    <w:rsid w:val="00CD4BA3"/>
    <w:rsid w:val="00CD5637"/>
    <w:rsid w:val="00CD697A"/>
    <w:rsid w:val="00CD6D61"/>
    <w:rsid w:val="00CD766F"/>
    <w:rsid w:val="00CD7F59"/>
    <w:rsid w:val="00CE1B2D"/>
    <w:rsid w:val="00CE2922"/>
    <w:rsid w:val="00CE3366"/>
    <w:rsid w:val="00CE45FA"/>
    <w:rsid w:val="00CE5F33"/>
    <w:rsid w:val="00CE6C35"/>
    <w:rsid w:val="00CE6C6B"/>
    <w:rsid w:val="00CE6CB3"/>
    <w:rsid w:val="00CE7C1D"/>
    <w:rsid w:val="00CF01CD"/>
    <w:rsid w:val="00CF0B18"/>
    <w:rsid w:val="00CF0C15"/>
    <w:rsid w:val="00CF181E"/>
    <w:rsid w:val="00CF1C60"/>
    <w:rsid w:val="00CF1F6D"/>
    <w:rsid w:val="00CF3543"/>
    <w:rsid w:val="00CF3A28"/>
    <w:rsid w:val="00CF4508"/>
    <w:rsid w:val="00CF525F"/>
    <w:rsid w:val="00CF5326"/>
    <w:rsid w:val="00CF7B9D"/>
    <w:rsid w:val="00CF7E21"/>
    <w:rsid w:val="00D006BB"/>
    <w:rsid w:val="00D00D0F"/>
    <w:rsid w:val="00D00D26"/>
    <w:rsid w:val="00D017B6"/>
    <w:rsid w:val="00D01C48"/>
    <w:rsid w:val="00D021B1"/>
    <w:rsid w:val="00D036EB"/>
    <w:rsid w:val="00D05005"/>
    <w:rsid w:val="00D0543D"/>
    <w:rsid w:val="00D058DF"/>
    <w:rsid w:val="00D05B7F"/>
    <w:rsid w:val="00D06A28"/>
    <w:rsid w:val="00D072BC"/>
    <w:rsid w:val="00D10EA7"/>
    <w:rsid w:val="00D1106A"/>
    <w:rsid w:val="00D124A5"/>
    <w:rsid w:val="00D131B0"/>
    <w:rsid w:val="00D135CA"/>
    <w:rsid w:val="00D1379D"/>
    <w:rsid w:val="00D13A0E"/>
    <w:rsid w:val="00D144F1"/>
    <w:rsid w:val="00D15126"/>
    <w:rsid w:val="00D1570D"/>
    <w:rsid w:val="00D163F0"/>
    <w:rsid w:val="00D16A35"/>
    <w:rsid w:val="00D16E38"/>
    <w:rsid w:val="00D17085"/>
    <w:rsid w:val="00D17AEF"/>
    <w:rsid w:val="00D20CE7"/>
    <w:rsid w:val="00D21346"/>
    <w:rsid w:val="00D2156C"/>
    <w:rsid w:val="00D22D86"/>
    <w:rsid w:val="00D22DF4"/>
    <w:rsid w:val="00D23390"/>
    <w:rsid w:val="00D23420"/>
    <w:rsid w:val="00D23D85"/>
    <w:rsid w:val="00D240B2"/>
    <w:rsid w:val="00D2484D"/>
    <w:rsid w:val="00D2496E"/>
    <w:rsid w:val="00D25043"/>
    <w:rsid w:val="00D25937"/>
    <w:rsid w:val="00D25EB7"/>
    <w:rsid w:val="00D25F64"/>
    <w:rsid w:val="00D263F8"/>
    <w:rsid w:val="00D26B33"/>
    <w:rsid w:val="00D271EF"/>
    <w:rsid w:val="00D277B7"/>
    <w:rsid w:val="00D277BA"/>
    <w:rsid w:val="00D27874"/>
    <w:rsid w:val="00D302DB"/>
    <w:rsid w:val="00D3064E"/>
    <w:rsid w:val="00D3142B"/>
    <w:rsid w:val="00D31655"/>
    <w:rsid w:val="00D31D22"/>
    <w:rsid w:val="00D325CA"/>
    <w:rsid w:val="00D334B9"/>
    <w:rsid w:val="00D3498C"/>
    <w:rsid w:val="00D34D32"/>
    <w:rsid w:val="00D34FE4"/>
    <w:rsid w:val="00D35638"/>
    <w:rsid w:val="00D35BF6"/>
    <w:rsid w:val="00D35F63"/>
    <w:rsid w:val="00D37DD2"/>
    <w:rsid w:val="00D4028E"/>
    <w:rsid w:val="00D40566"/>
    <w:rsid w:val="00D41A52"/>
    <w:rsid w:val="00D41E77"/>
    <w:rsid w:val="00D41EE6"/>
    <w:rsid w:val="00D433BD"/>
    <w:rsid w:val="00D44466"/>
    <w:rsid w:val="00D45A19"/>
    <w:rsid w:val="00D46C94"/>
    <w:rsid w:val="00D47872"/>
    <w:rsid w:val="00D51BC8"/>
    <w:rsid w:val="00D51F6F"/>
    <w:rsid w:val="00D5351F"/>
    <w:rsid w:val="00D54315"/>
    <w:rsid w:val="00D55405"/>
    <w:rsid w:val="00D56A11"/>
    <w:rsid w:val="00D57109"/>
    <w:rsid w:val="00D57412"/>
    <w:rsid w:val="00D574D8"/>
    <w:rsid w:val="00D577EA"/>
    <w:rsid w:val="00D57A63"/>
    <w:rsid w:val="00D57E43"/>
    <w:rsid w:val="00D60C3E"/>
    <w:rsid w:val="00D622A3"/>
    <w:rsid w:val="00D628BC"/>
    <w:rsid w:val="00D62D48"/>
    <w:rsid w:val="00D630C2"/>
    <w:rsid w:val="00D6354C"/>
    <w:rsid w:val="00D635CA"/>
    <w:rsid w:val="00D65501"/>
    <w:rsid w:val="00D657AB"/>
    <w:rsid w:val="00D66359"/>
    <w:rsid w:val="00D665C3"/>
    <w:rsid w:val="00D66772"/>
    <w:rsid w:val="00D66CE0"/>
    <w:rsid w:val="00D72004"/>
    <w:rsid w:val="00D72CB8"/>
    <w:rsid w:val="00D72DC7"/>
    <w:rsid w:val="00D732DF"/>
    <w:rsid w:val="00D73675"/>
    <w:rsid w:val="00D73943"/>
    <w:rsid w:val="00D749F2"/>
    <w:rsid w:val="00D74AC2"/>
    <w:rsid w:val="00D74E5B"/>
    <w:rsid w:val="00D74F7A"/>
    <w:rsid w:val="00D7565E"/>
    <w:rsid w:val="00D75CDB"/>
    <w:rsid w:val="00D75FBB"/>
    <w:rsid w:val="00D768C1"/>
    <w:rsid w:val="00D80276"/>
    <w:rsid w:val="00D811A0"/>
    <w:rsid w:val="00D816E2"/>
    <w:rsid w:val="00D81745"/>
    <w:rsid w:val="00D81DBC"/>
    <w:rsid w:val="00D82DBE"/>
    <w:rsid w:val="00D82EF5"/>
    <w:rsid w:val="00D83E0D"/>
    <w:rsid w:val="00D85681"/>
    <w:rsid w:val="00D8586D"/>
    <w:rsid w:val="00D862E9"/>
    <w:rsid w:val="00D86912"/>
    <w:rsid w:val="00D86B7C"/>
    <w:rsid w:val="00D9243D"/>
    <w:rsid w:val="00D926E2"/>
    <w:rsid w:val="00D9293C"/>
    <w:rsid w:val="00D943A8"/>
    <w:rsid w:val="00D9466B"/>
    <w:rsid w:val="00D94F0F"/>
    <w:rsid w:val="00D94FB7"/>
    <w:rsid w:val="00D9581A"/>
    <w:rsid w:val="00D95AED"/>
    <w:rsid w:val="00D95B0D"/>
    <w:rsid w:val="00D96B9C"/>
    <w:rsid w:val="00D97406"/>
    <w:rsid w:val="00D97974"/>
    <w:rsid w:val="00DA018D"/>
    <w:rsid w:val="00DA07A5"/>
    <w:rsid w:val="00DA1344"/>
    <w:rsid w:val="00DA14AE"/>
    <w:rsid w:val="00DA1CC2"/>
    <w:rsid w:val="00DA1EDA"/>
    <w:rsid w:val="00DA1FA9"/>
    <w:rsid w:val="00DA3878"/>
    <w:rsid w:val="00DA3DD6"/>
    <w:rsid w:val="00DA3FC0"/>
    <w:rsid w:val="00DA4D4E"/>
    <w:rsid w:val="00DA59B7"/>
    <w:rsid w:val="00DA66DB"/>
    <w:rsid w:val="00DA6B15"/>
    <w:rsid w:val="00DA75D5"/>
    <w:rsid w:val="00DA7789"/>
    <w:rsid w:val="00DA7FA9"/>
    <w:rsid w:val="00DB0836"/>
    <w:rsid w:val="00DB0DC6"/>
    <w:rsid w:val="00DB19EE"/>
    <w:rsid w:val="00DB1E56"/>
    <w:rsid w:val="00DB3451"/>
    <w:rsid w:val="00DB37D0"/>
    <w:rsid w:val="00DB41C5"/>
    <w:rsid w:val="00DB4AF6"/>
    <w:rsid w:val="00DB61F4"/>
    <w:rsid w:val="00DB63FE"/>
    <w:rsid w:val="00DB6BEA"/>
    <w:rsid w:val="00DB6FE5"/>
    <w:rsid w:val="00DC0112"/>
    <w:rsid w:val="00DC0619"/>
    <w:rsid w:val="00DC080B"/>
    <w:rsid w:val="00DC0B3B"/>
    <w:rsid w:val="00DC17C6"/>
    <w:rsid w:val="00DC1B1B"/>
    <w:rsid w:val="00DC1B5F"/>
    <w:rsid w:val="00DC1F60"/>
    <w:rsid w:val="00DC216A"/>
    <w:rsid w:val="00DC2848"/>
    <w:rsid w:val="00DC30BA"/>
    <w:rsid w:val="00DC3E86"/>
    <w:rsid w:val="00DC452B"/>
    <w:rsid w:val="00DC4875"/>
    <w:rsid w:val="00DC561F"/>
    <w:rsid w:val="00DC61DE"/>
    <w:rsid w:val="00DC6CCD"/>
    <w:rsid w:val="00DC70DE"/>
    <w:rsid w:val="00DC7538"/>
    <w:rsid w:val="00DD012F"/>
    <w:rsid w:val="00DD03BD"/>
    <w:rsid w:val="00DD04DB"/>
    <w:rsid w:val="00DD0D66"/>
    <w:rsid w:val="00DD0EFB"/>
    <w:rsid w:val="00DD30D1"/>
    <w:rsid w:val="00DD3B91"/>
    <w:rsid w:val="00DD407E"/>
    <w:rsid w:val="00DD56E5"/>
    <w:rsid w:val="00DD6770"/>
    <w:rsid w:val="00DD6F0E"/>
    <w:rsid w:val="00DD73EE"/>
    <w:rsid w:val="00DE0EA0"/>
    <w:rsid w:val="00DE1C71"/>
    <w:rsid w:val="00DE1C97"/>
    <w:rsid w:val="00DE2345"/>
    <w:rsid w:val="00DE2B4C"/>
    <w:rsid w:val="00DE3062"/>
    <w:rsid w:val="00DE3348"/>
    <w:rsid w:val="00DE4789"/>
    <w:rsid w:val="00DE53ED"/>
    <w:rsid w:val="00DE58B2"/>
    <w:rsid w:val="00DE63A8"/>
    <w:rsid w:val="00DE6423"/>
    <w:rsid w:val="00DE64A4"/>
    <w:rsid w:val="00DE6AA5"/>
    <w:rsid w:val="00DE6C1D"/>
    <w:rsid w:val="00DE749F"/>
    <w:rsid w:val="00DF0284"/>
    <w:rsid w:val="00DF085E"/>
    <w:rsid w:val="00DF0B84"/>
    <w:rsid w:val="00DF0F96"/>
    <w:rsid w:val="00DF1058"/>
    <w:rsid w:val="00DF1126"/>
    <w:rsid w:val="00DF48CE"/>
    <w:rsid w:val="00DF4E7D"/>
    <w:rsid w:val="00DF5C48"/>
    <w:rsid w:val="00DF6815"/>
    <w:rsid w:val="00DF72FF"/>
    <w:rsid w:val="00DF7C2C"/>
    <w:rsid w:val="00DF7DE5"/>
    <w:rsid w:val="00E00850"/>
    <w:rsid w:val="00E008BA"/>
    <w:rsid w:val="00E02021"/>
    <w:rsid w:val="00E03773"/>
    <w:rsid w:val="00E037F7"/>
    <w:rsid w:val="00E0387B"/>
    <w:rsid w:val="00E03BF3"/>
    <w:rsid w:val="00E04467"/>
    <w:rsid w:val="00E050AA"/>
    <w:rsid w:val="00E05C8E"/>
    <w:rsid w:val="00E067F6"/>
    <w:rsid w:val="00E07D77"/>
    <w:rsid w:val="00E07DB1"/>
    <w:rsid w:val="00E07DC4"/>
    <w:rsid w:val="00E1098A"/>
    <w:rsid w:val="00E10A1D"/>
    <w:rsid w:val="00E10A8D"/>
    <w:rsid w:val="00E11F58"/>
    <w:rsid w:val="00E12FF6"/>
    <w:rsid w:val="00E13CDF"/>
    <w:rsid w:val="00E14268"/>
    <w:rsid w:val="00E1497C"/>
    <w:rsid w:val="00E1521C"/>
    <w:rsid w:val="00E15CD6"/>
    <w:rsid w:val="00E16167"/>
    <w:rsid w:val="00E200BD"/>
    <w:rsid w:val="00E202CE"/>
    <w:rsid w:val="00E20A63"/>
    <w:rsid w:val="00E218A2"/>
    <w:rsid w:val="00E21A8C"/>
    <w:rsid w:val="00E22A4B"/>
    <w:rsid w:val="00E22B68"/>
    <w:rsid w:val="00E22C30"/>
    <w:rsid w:val="00E2328D"/>
    <w:rsid w:val="00E2340A"/>
    <w:rsid w:val="00E236AC"/>
    <w:rsid w:val="00E24426"/>
    <w:rsid w:val="00E24FA9"/>
    <w:rsid w:val="00E253CB"/>
    <w:rsid w:val="00E2603F"/>
    <w:rsid w:val="00E2744E"/>
    <w:rsid w:val="00E278E4"/>
    <w:rsid w:val="00E27B22"/>
    <w:rsid w:val="00E30662"/>
    <w:rsid w:val="00E308BC"/>
    <w:rsid w:val="00E30C60"/>
    <w:rsid w:val="00E30D52"/>
    <w:rsid w:val="00E312DE"/>
    <w:rsid w:val="00E31375"/>
    <w:rsid w:val="00E3156F"/>
    <w:rsid w:val="00E32F2D"/>
    <w:rsid w:val="00E330EA"/>
    <w:rsid w:val="00E33628"/>
    <w:rsid w:val="00E34283"/>
    <w:rsid w:val="00E343F9"/>
    <w:rsid w:val="00E34B4A"/>
    <w:rsid w:val="00E34F2E"/>
    <w:rsid w:val="00E359BB"/>
    <w:rsid w:val="00E36CD9"/>
    <w:rsid w:val="00E36D9F"/>
    <w:rsid w:val="00E37F80"/>
    <w:rsid w:val="00E4086A"/>
    <w:rsid w:val="00E4212A"/>
    <w:rsid w:val="00E4284C"/>
    <w:rsid w:val="00E432E4"/>
    <w:rsid w:val="00E43747"/>
    <w:rsid w:val="00E43E00"/>
    <w:rsid w:val="00E444E9"/>
    <w:rsid w:val="00E44878"/>
    <w:rsid w:val="00E44BD6"/>
    <w:rsid w:val="00E45D76"/>
    <w:rsid w:val="00E45FA5"/>
    <w:rsid w:val="00E47474"/>
    <w:rsid w:val="00E47779"/>
    <w:rsid w:val="00E47E29"/>
    <w:rsid w:val="00E50363"/>
    <w:rsid w:val="00E50E8E"/>
    <w:rsid w:val="00E51086"/>
    <w:rsid w:val="00E5121E"/>
    <w:rsid w:val="00E5175C"/>
    <w:rsid w:val="00E52897"/>
    <w:rsid w:val="00E529F9"/>
    <w:rsid w:val="00E5373E"/>
    <w:rsid w:val="00E5427D"/>
    <w:rsid w:val="00E54BCD"/>
    <w:rsid w:val="00E54D3A"/>
    <w:rsid w:val="00E5505F"/>
    <w:rsid w:val="00E5548F"/>
    <w:rsid w:val="00E55896"/>
    <w:rsid w:val="00E600AE"/>
    <w:rsid w:val="00E6103C"/>
    <w:rsid w:val="00E6108A"/>
    <w:rsid w:val="00E610F3"/>
    <w:rsid w:val="00E61D90"/>
    <w:rsid w:val="00E6210B"/>
    <w:rsid w:val="00E627D5"/>
    <w:rsid w:val="00E62C88"/>
    <w:rsid w:val="00E6397A"/>
    <w:rsid w:val="00E66775"/>
    <w:rsid w:val="00E67476"/>
    <w:rsid w:val="00E679A5"/>
    <w:rsid w:val="00E7085E"/>
    <w:rsid w:val="00E716F8"/>
    <w:rsid w:val="00E71AEF"/>
    <w:rsid w:val="00E71C7D"/>
    <w:rsid w:val="00E72F3A"/>
    <w:rsid w:val="00E73C10"/>
    <w:rsid w:val="00E73EE8"/>
    <w:rsid w:val="00E7446D"/>
    <w:rsid w:val="00E74607"/>
    <w:rsid w:val="00E74F3E"/>
    <w:rsid w:val="00E756C8"/>
    <w:rsid w:val="00E7673D"/>
    <w:rsid w:val="00E76F4F"/>
    <w:rsid w:val="00E7736F"/>
    <w:rsid w:val="00E779A8"/>
    <w:rsid w:val="00E80016"/>
    <w:rsid w:val="00E8091E"/>
    <w:rsid w:val="00E81841"/>
    <w:rsid w:val="00E83330"/>
    <w:rsid w:val="00E8381C"/>
    <w:rsid w:val="00E872CF"/>
    <w:rsid w:val="00E87B47"/>
    <w:rsid w:val="00E90007"/>
    <w:rsid w:val="00E9032B"/>
    <w:rsid w:val="00E90E47"/>
    <w:rsid w:val="00E90FFA"/>
    <w:rsid w:val="00E91463"/>
    <w:rsid w:val="00E920B6"/>
    <w:rsid w:val="00E924B7"/>
    <w:rsid w:val="00E92B1C"/>
    <w:rsid w:val="00E93732"/>
    <w:rsid w:val="00E93E0B"/>
    <w:rsid w:val="00E943B3"/>
    <w:rsid w:val="00E94612"/>
    <w:rsid w:val="00E950E6"/>
    <w:rsid w:val="00E953A3"/>
    <w:rsid w:val="00E95982"/>
    <w:rsid w:val="00E95DC9"/>
    <w:rsid w:val="00E95EC5"/>
    <w:rsid w:val="00E96020"/>
    <w:rsid w:val="00E961F7"/>
    <w:rsid w:val="00E9635A"/>
    <w:rsid w:val="00E966B6"/>
    <w:rsid w:val="00E96F33"/>
    <w:rsid w:val="00E9733C"/>
    <w:rsid w:val="00E97592"/>
    <w:rsid w:val="00E978BA"/>
    <w:rsid w:val="00EA0B79"/>
    <w:rsid w:val="00EA1656"/>
    <w:rsid w:val="00EA1949"/>
    <w:rsid w:val="00EA267E"/>
    <w:rsid w:val="00EA2780"/>
    <w:rsid w:val="00EA2D68"/>
    <w:rsid w:val="00EA3520"/>
    <w:rsid w:val="00EA39A4"/>
    <w:rsid w:val="00EA4A5A"/>
    <w:rsid w:val="00EA4C98"/>
    <w:rsid w:val="00EA4EDC"/>
    <w:rsid w:val="00EA5E73"/>
    <w:rsid w:val="00EA6271"/>
    <w:rsid w:val="00EA62DC"/>
    <w:rsid w:val="00EA644E"/>
    <w:rsid w:val="00EA6FBC"/>
    <w:rsid w:val="00EA7120"/>
    <w:rsid w:val="00EA7139"/>
    <w:rsid w:val="00EA7339"/>
    <w:rsid w:val="00EA79AC"/>
    <w:rsid w:val="00EB0489"/>
    <w:rsid w:val="00EB153F"/>
    <w:rsid w:val="00EB1F98"/>
    <w:rsid w:val="00EB259D"/>
    <w:rsid w:val="00EB2CBD"/>
    <w:rsid w:val="00EB3C5B"/>
    <w:rsid w:val="00EB41C4"/>
    <w:rsid w:val="00EB45EA"/>
    <w:rsid w:val="00EB51B9"/>
    <w:rsid w:val="00EB51F7"/>
    <w:rsid w:val="00EB5ABC"/>
    <w:rsid w:val="00EB5D68"/>
    <w:rsid w:val="00EB5FE3"/>
    <w:rsid w:val="00EB67A5"/>
    <w:rsid w:val="00EB6D7E"/>
    <w:rsid w:val="00EB75F6"/>
    <w:rsid w:val="00EB76B1"/>
    <w:rsid w:val="00EB78A2"/>
    <w:rsid w:val="00EC0A8F"/>
    <w:rsid w:val="00EC1367"/>
    <w:rsid w:val="00EC1C53"/>
    <w:rsid w:val="00EC2EA3"/>
    <w:rsid w:val="00EC3039"/>
    <w:rsid w:val="00EC305A"/>
    <w:rsid w:val="00EC385F"/>
    <w:rsid w:val="00EC3D11"/>
    <w:rsid w:val="00EC44F8"/>
    <w:rsid w:val="00EC5594"/>
    <w:rsid w:val="00EC75F9"/>
    <w:rsid w:val="00EC78E3"/>
    <w:rsid w:val="00EC7961"/>
    <w:rsid w:val="00EC7D24"/>
    <w:rsid w:val="00ED04E0"/>
    <w:rsid w:val="00ED0FE1"/>
    <w:rsid w:val="00ED134B"/>
    <w:rsid w:val="00ED13EF"/>
    <w:rsid w:val="00ED1ABB"/>
    <w:rsid w:val="00ED1DEB"/>
    <w:rsid w:val="00ED25F3"/>
    <w:rsid w:val="00ED4D3F"/>
    <w:rsid w:val="00ED4DAB"/>
    <w:rsid w:val="00ED5ABC"/>
    <w:rsid w:val="00ED668F"/>
    <w:rsid w:val="00ED79D2"/>
    <w:rsid w:val="00ED7E90"/>
    <w:rsid w:val="00EE0198"/>
    <w:rsid w:val="00EE0D03"/>
    <w:rsid w:val="00EE0FBF"/>
    <w:rsid w:val="00EE0FE4"/>
    <w:rsid w:val="00EE13B8"/>
    <w:rsid w:val="00EE1418"/>
    <w:rsid w:val="00EE1847"/>
    <w:rsid w:val="00EE20ED"/>
    <w:rsid w:val="00EE226B"/>
    <w:rsid w:val="00EE2323"/>
    <w:rsid w:val="00EE2CE4"/>
    <w:rsid w:val="00EE334C"/>
    <w:rsid w:val="00EE3D34"/>
    <w:rsid w:val="00EE4781"/>
    <w:rsid w:val="00EE4B40"/>
    <w:rsid w:val="00EE4FD8"/>
    <w:rsid w:val="00EE64A0"/>
    <w:rsid w:val="00EE70BA"/>
    <w:rsid w:val="00EE743E"/>
    <w:rsid w:val="00EF0052"/>
    <w:rsid w:val="00EF02FE"/>
    <w:rsid w:val="00EF0CB6"/>
    <w:rsid w:val="00EF1648"/>
    <w:rsid w:val="00EF2072"/>
    <w:rsid w:val="00EF2366"/>
    <w:rsid w:val="00EF2B88"/>
    <w:rsid w:val="00EF2C09"/>
    <w:rsid w:val="00EF2DDD"/>
    <w:rsid w:val="00EF344C"/>
    <w:rsid w:val="00EF3EAB"/>
    <w:rsid w:val="00EF4589"/>
    <w:rsid w:val="00EF5408"/>
    <w:rsid w:val="00EF572A"/>
    <w:rsid w:val="00EF5A9D"/>
    <w:rsid w:val="00EF66B7"/>
    <w:rsid w:val="00EF7885"/>
    <w:rsid w:val="00F0193F"/>
    <w:rsid w:val="00F02143"/>
    <w:rsid w:val="00F022C7"/>
    <w:rsid w:val="00F0333B"/>
    <w:rsid w:val="00F04EB5"/>
    <w:rsid w:val="00F05051"/>
    <w:rsid w:val="00F0546B"/>
    <w:rsid w:val="00F0616E"/>
    <w:rsid w:val="00F069E6"/>
    <w:rsid w:val="00F07E96"/>
    <w:rsid w:val="00F1013C"/>
    <w:rsid w:val="00F1015D"/>
    <w:rsid w:val="00F12E9B"/>
    <w:rsid w:val="00F1325B"/>
    <w:rsid w:val="00F137B3"/>
    <w:rsid w:val="00F14F0D"/>
    <w:rsid w:val="00F1545E"/>
    <w:rsid w:val="00F15C9E"/>
    <w:rsid w:val="00F15CB2"/>
    <w:rsid w:val="00F16BC6"/>
    <w:rsid w:val="00F2007A"/>
    <w:rsid w:val="00F206DE"/>
    <w:rsid w:val="00F20B43"/>
    <w:rsid w:val="00F21241"/>
    <w:rsid w:val="00F21884"/>
    <w:rsid w:val="00F21B92"/>
    <w:rsid w:val="00F21C58"/>
    <w:rsid w:val="00F22A3B"/>
    <w:rsid w:val="00F22CAA"/>
    <w:rsid w:val="00F2439D"/>
    <w:rsid w:val="00F24F3E"/>
    <w:rsid w:val="00F254A9"/>
    <w:rsid w:val="00F25534"/>
    <w:rsid w:val="00F257BA"/>
    <w:rsid w:val="00F25B92"/>
    <w:rsid w:val="00F26049"/>
    <w:rsid w:val="00F2613C"/>
    <w:rsid w:val="00F26BB7"/>
    <w:rsid w:val="00F30286"/>
    <w:rsid w:val="00F3048B"/>
    <w:rsid w:val="00F30724"/>
    <w:rsid w:val="00F31065"/>
    <w:rsid w:val="00F311B7"/>
    <w:rsid w:val="00F32515"/>
    <w:rsid w:val="00F33232"/>
    <w:rsid w:val="00F33281"/>
    <w:rsid w:val="00F33C33"/>
    <w:rsid w:val="00F33F58"/>
    <w:rsid w:val="00F34CD5"/>
    <w:rsid w:val="00F35767"/>
    <w:rsid w:val="00F35A14"/>
    <w:rsid w:val="00F35CA4"/>
    <w:rsid w:val="00F360BA"/>
    <w:rsid w:val="00F363B0"/>
    <w:rsid w:val="00F3757A"/>
    <w:rsid w:val="00F403E9"/>
    <w:rsid w:val="00F42AD6"/>
    <w:rsid w:val="00F432DA"/>
    <w:rsid w:val="00F44021"/>
    <w:rsid w:val="00F4451E"/>
    <w:rsid w:val="00F45176"/>
    <w:rsid w:val="00F454F6"/>
    <w:rsid w:val="00F45F93"/>
    <w:rsid w:val="00F460D0"/>
    <w:rsid w:val="00F4664A"/>
    <w:rsid w:val="00F47872"/>
    <w:rsid w:val="00F47983"/>
    <w:rsid w:val="00F51D21"/>
    <w:rsid w:val="00F5217F"/>
    <w:rsid w:val="00F52531"/>
    <w:rsid w:val="00F52BEF"/>
    <w:rsid w:val="00F52F17"/>
    <w:rsid w:val="00F5454D"/>
    <w:rsid w:val="00F54791"/>
    <w:rsid w:val="00F548F2"/>
    <w:rsid w:val="00F54933"/>
    <w:rsid w:val="00F55A8C"/>
    <w:rsid w:val="00F55DDA"/>
    <w:rsid w:val="00F57031"/>
    <w:rsid w:val="00F57D46"/>
    <w:rsid w:val="00F604BE"/>
    <w:rsid w:val="00F62352"/>
    <w:rsid w:val="00F6408C"/>
    <w:rsid w:val="00F6529D"/>
    <w:rsid w:val="00F65551"/>
    <w:rsid w:val="00F657E1"/>
    <w:rsid w:val="00F65921"/>
    <w:rsid w:val="00F66174"/>
    <w:rsid w:val="00F668DF"/>
    <w:rsid w:val="00F679C4"/>
    <w:rsid w:val="00F67A05"/>
    <w:rsid w:val="00F67B78"/>
    <w:rsid w:val="00F67E8A"/>
    <w:rsid w:val="00F70AB9"/>
    <w:rsid w:val="00F718AE"/>
    <w:rsid w:val="00F71A31"/>
    <w:rsid w:val="00F72096"/>
    <w:rsid w:val="00F726F7"/>
    <w:rsid w:val="00F72FA2"/>
    <w:rsid w:val="00F738DA"/>
    <w:rsid w:val="00F73FBE"/>
    <w:rsid w:val="00F7457A"/>
    <w:rsid w:val="00F75773"/>
    <w:rsid w:val="00F763B8"/>
    <w:rsid w:val="00F7658B"/>
    <w:rsid w:val="00F765D4"/>
    <w:rsid w:val="00F77CE8"/>
    <w:rsid w:val="00F80321"/>
    <w:rsid w:val="00F80A5F"/>
    <w:rsid w:val="00F80D97"/>
    <w:rsid w:val="00F80E5A"/>
    <w:rsid w:val="00F80F92"/>
    <w:rsid w:val="00F814C1"/>
    <w:rsid w:val="00F81E84"/>
    <w:rsid w:val="00F8281E"/>
    <w:rsid w:val="00F82ED9"/>
    <w:rsid w:val="00F8348C"/>
    <w:rsid w:val="00F838DC"/>
    <w:rsid w:val="00F83AE9"/>
    <w:rsid w:val="00F8481A"/>
    <w:rsid w:val="00F84986"/>
    <w:rsid w:val="00F849D0"/>
    <w:rsid w:val="00F84E84"/>
    <w:rsid w:val="00F85918"/>
    <w:rsid w:val="00F8628D"/>
    <w:rsid w:val="00F86565"/>
    <w:rsid w:val="00F869F8"/>
    <w:rsid w:val="00F86BF0"/>
    <w:rsid w:val="00F86C7C"/>
    <w:rsid w:val="00F87D20"/>
    <w:rsid w:val="00F90384"/>
    <w:rsid w:val="00F91230"/>
    <w:rsid w:val="00F9140B"/>
    <w:rsid w:val="00F91C3A"/>
    <w:rsid w:val="00F920DB"/>
    <w:rsid w:val="00F921EC"/>
    <w:rsid w:val="00F929B4"/>
    <w:rsid w:val="00F94D4D"/>
    <w:rsid w:val="00F9553F"/>
    <w:rsid w:val="00F959C5"/>
    <w:rsid w:val="00F95CA4"/>
    <w:rsid w:val="00F95EAE"/>
    <w:rsid w:val="00F973CD"/>
    <w:rsid w:val="00F97480"/>
    <w:rsid w:val="00FA0B00"/>
    <w:rsid w:val="00FA2235"/>
    <w:rsid w:val="00FA4787"/>
    <w:rsid w:val="00FA584D"/>
    <w:rsid w:val="00FA5E12"/>
    <w:rsid w:val="00FA5F98"/>
    <w:rsid w:val="00FA6050"/>
    <w:rsid w:val="00FA75E6"/>
    <w:rsid w:val="00FA766B"/>
    <w:rsid w:val="00FA7F5D"/>
    <w:rsid w:val="00FB0542"/>
    <w:rsid w:val="00FB0736"/>
    <w:rsid w:val="00FB09DA"/>
    <w:rsid w:val="00FB0B69"/>
    <w:rsid w:val="00FB2F8B"/>
    <w:rsid w:val="00FB3236"/>
    <w:rsid w:val="00FB4051"/>
    <w:rsid w:val="00FB4A11"/>
    <w:rsid w:val="00FB4AF9"/>
    <w:rsid w:val="00FB4E24"/>
    <w:rsid w:val="00FB4F5A"/>
    <w:rsid w:val="00FB531F"/>
    <w:rsid w:val="00FB6B1B"/>
    <w:rsid w:val="00FB6F33"/>
    <w:rsid w:val="00FB73B3"/>
    <w:rsid w:val="00FB76A6"/>
    <w:rsid w:val="00FB7A9C"/>
    <w:rsid w:val="00FC00FD"/>
    <w:rsid w:val="00FC0465"/>
    <w:rsid w:val="00FC0F23"/>
    <w:rsid w:val="00FC17F8"/>
    <w:rsid w:val="00FC1862"/>
    <w:rsid w:val="00FC1ED2"/>
    <w:rsid w:val="00FC245E"/>
    <w:rsid w:val="00FC2464"/>
    <w:rsid w:val="00FC25DE"/>
    <w:rsid w:val="00FC26ED"/>
    <w:rsid w:val="00FC3901"/>
    <w:rsid w:val="00FC5285"/>
    <w:rsid w:val="00FC7E4E"/>
    <w:rsid w:val="00FD062F"/>
    <w:rsid w:val="00FD0653"/>
    <w:rsid w:val="00FD16F9"/>
    <w:rsid w:val="00FD213A"/>
    <w:rsid w:val="00FD28FE"/>
    <w:rsid w:val="00FD29A2"/>
    <w:rsid w:val="00FD3287"/>
    <w:rsid w:val="00FD3562"/>
    <w:rsid w:val="00FD37B0"/>
    <w:rsid w:val="00FD3D71"/>
    <w:rsid w:val="00FD4507"/>
    <w:rsid w:val="00FD46B7"/>
    <w:rsid w:val="00FD5564"/>
    <w:rsid w:val="00FD57DC"/>
    <w:rsid w:val="00FD5AFE"/>
    <w:rsid w:val="00FD5C2E"/>
    <w:rsid w:val="00FD5DD5"/>
    <w:rsid w:val="00FD6543"/>
    <w:rsid w:val="00FD6761"/>
    <w:rsid w:val="00FD6A31"/>
    <w:rsid w:val="00FD6C83"/>
    <w:rsid w:val="00FD6E1E"/>
    <w:rsid w:val="00FE03D7"/>
    <w:rsid w:val="00FE0C3B"/>
    <w:rsid w:val="00FE147E"/>
    <w:rsid w:val="00FE1732"/>
    <w:rsid w:val="00FE2493"/>
    <w:rsid w:val="00FE2CDF"/>
    <w:rsid w:val="00FE33C7"/>
    <w:rsid w:val="00FE34E0"/>
    <w:rsid w:val="00FE3613"/>
    <w:rsid w:val="00FE383A"/>
    <w:rsid w:val="00FE3B98"/>
    <w:rsid w:val="00FE4097"/>
    <w:rsid w:val="00FE4528"/>
    <w:rsid w:val="00FE4B72"/>
    <w:rsid w:val="00FE4C3D"/>
    <w:rsid w:val="00FE5270"/>
    <w:rsid w:val="00FE53F3"/>
    <w:rsid w:val="00FE60A9"/>
    <w:rsid w:val="00FE6818"/>
    <w:rsid w:val="00FE6857"/>
    <w:rsid w:val="00FE73AC"/>
    <w:rsid w:val="00FF02B7"/>
    <w:rsid w:val="00FF0636"/>
    <w:rsid w:val="00FF068F"/>
    <w:rsid w:val="00FF0A47"/>
    <w:rsid w:val="00FF1B5B"/>
    <w:rsid w:val="00FF2435"/>
    <w:rsid w:val="00FF246F"/>
    <w:rsid w:val="00FF256E"/>
    <w:rsid w:val="00FF2965"/>
    <w:rsid w:val="00FF2D8D"/>
    <w:rsid w:val="00FF4113"/>
    <w:rsid w:val="00FF436E"/>
    <w:rsid w:val="00FF43BA"/>
    <w:rsid w:val="00FF43E4"/>
    <w:rsid w:val="00FF460E"/>
    <w:rsid w:val="00FF485A"/>
    <w:rsid w:val="00FF4BAB"/>
    <w:rsid w:val="00FF4F78"/>
    <w:rsid w:val="00FF6246"/>
    <w:rsid w:val="00FF64E5"/>
    <w:rsid w:val="00FF6631"/>
    <w:rsid w:val="00FF6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C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0" w:qFormat="1"/>
    <w:lsdException w:name="table of figures" w:uiPriority="0"/>
    <w:lsdException w:name="annotation reference" w:uiPriority="0"/>
    <w:lsdException w:name="page number" w:uiPriority="0"/>
    <w:lsdException w:name="List" w:uiPriority="0"/>
    <w:lsdException w:name="List Bullet" w:uiPriority="0"/>
    <w:lsdException w:name="List 2" w:uiPriority="0"/>
    <w:lsdException w:name="List Bullet 2" w:uiPriority="0"/>
    <w:lsdException w:name="List Bullet 3"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Date" w:uiPriority="0"/>
    <w:lsdException w:name="Body Text First Indent" w:uiPriority="0"/>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HTML Code" w:uiPriority="0"/>
    <w:lsdException w:name="HTML Preformatted" w:uiPriority="0"/>
    <w:lsdException w:name="annotation subject" w:uiPriority="0"/>
    <w:lsdException w:name="Table Colorful 3" w:uiPriority="0"/>
    <w:lsdException w:name="Table Elegan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2D5F12"/>
    <w:pPr>
      <w:widowControl w:val="0"/>
      <w:jc w:val="both"/>
    </w:pPr>
    <w:rPr>
      <w:rFonts w:ascii="Calibri" w:eastAsia="宋体" w:hAnsi="Calibri" w:cs="Times New Roman"/>
    </w:rPr>
  </w:style>
  <w:style w:type="paragraph" w:styleId="10">
    <w:name w:val="heading 1"/>
    <w:aliases w:val="PIM 1,H1,Heading 0,(A-1),Header1,h1,Head 1,Head 11,Head 12,Head 111,Head 13,Head 112,Head 14,Head 113,Head 15,Head 114,Head 16,Head 115,Head 17,Head 116,Head 18,Head 117,Head 19,Head 118,Head 121,Head 1111,Head 131,Head 1121,Head 141,Head 1131,1.,1"/>
    <w:basedOn w:val="a3"/>
    <w:next w:val="a3"/>
    <w:link w:val="1Char"/>
    <w:qFormat/>
    <w:rsid w:val="002D5F12"/>
    <w:pPr>
      <w:keepNext/>
      <w:keepLines/>
      <w:numPr>
        <w:numId w:val="1"/>
      </w:numPr>
      <w:spacing w:before="340" w:after="330" w:line="578" w:lineRule="auto"/>
      <w:outlineLvl w:val="0"/>
    </w:pPr>
    <w:rPr>
      <w:b/>
      <w:bCs/>
      <w:kern w:val="44"/>
      <w:sz w:val="44"/>
      <w:szCs w:val="44"/>
    </w:rPr>
  </w:style>
  <w:style w:type="paragraph" w:styleId="20">
    <w:name w:val="heading 2"/>
    <w:aliases w:val="Heading 2 Hidden,Heading 2 CCBS,heading 2,h2,H2,PIM2,Head,第一层条,2,Header 2,H21,h21,21,Header 21,H211,h22,22,Header 22,H212,h23,23,Header 23,H213,h24,24,Header 24,H214,h25,25,Header 25,H215,h26,26,Header 26,H216,1.1Heading 2,1.1 Heading 2,第一章 标题 2,第"/>
    <w:basedOn w:val="a3"/>
    <w:next w:val="a3"/>
    <w:link w:val="2Char"/>
    <w:unhideWhenUsed/>
    <w:qFormat/>
    <w:rsid w:val="002D5F12"/>
    <w:pPr>
      <w:keepNext/>
      <w:keepLines/>
      <w:numPr>
        <w:ilvl w:val="1"/>
        <w:numId w:val="1"/>
      </w:numPr>
      <w:spacing w:before="260" w:after="260" w:line="416" w:lineRule="auto"/>
      <w:outlineLvl w:val="1"/>
    </w:pPr>
    <w:rPr>
      <w:rFonts w:ascii="Cambria" w:hAnsi="Cambria"/>
      <w:b/>
      <w:bCs/>
      <w:sz w:val="32"/>
      <w:szCs w:val="32"/>
    </w:rPr>
  </w:style>
  <w:style w:type="paragraph" w:styleId="30">
    <w:name w:val="heading 3"/>
    <w:aliases w:val="(A-3),H3,h3,sect1.2.3,level_3,PIM 3,Level 3 Head,Heading 3 - old,sect1.2.31,sect1.2.32,sect1.2.311,sect1.2.33,sect1.2.312,1.1.1标题,BOD 0,l3,CT,BOD 0 Char,l3 Char,CT Char Char,CT Char,Level 1 - 1,(Appendix Nbr),HeadC,Map,H31,Level 3 Topic Heading,3"/>
    <w:basedOn w:val="a3"/>
    <w:next w:val="a3"/>
    <w:link w:val="3Char"/>
    <w:unhideWhenUsed/>
    <w:qFormat/>
    <w:rsid w:val="002D5F12"/>
    <w:pPr>
      <w:keepNext/>
      <w:keepLines/>
      <w:numPr>
        <w:ilvl w:val="2"/>
        <w:numId w:val="1"/>
      </w:numPr>
      <w:spacing w:before="260" w:after="260" w:line="416" w:lineRule="auto"/>
      <w:outlineLvl w:val="2"/>
    </w:pPr>
    <w:rPr>
      <w:b/>
      <w:bCs/>
      <w:sz w:val="30"/>
      <w:szCs w:val="30"/>
    </w:rPr>
  </w:style>
  <w:style w:type="paragraph" w:styleId="4">
    <w:name w:val="heading 4"/>
    <w:aliases w:val="sect 1.2.3.4,Ref Heading 1,rh1,sect 1.2.3.41,Ref Heading 11,rh11,sect 1.2.3.42,Ref Heading 12,rh12,sect 1.2.3.411,Ref Heading 111,rh111,sect 1.2.3.43,Ref Heading 13,rh13,sect 1.2.3.412,Ref Heading 112,rh112,H4,PIM 4,h4,bullet,bl,bb,(A-4),heading 4"/>
    <w:basedOn w:val="a3"/>
    <w:next w:val="a3"/>
    <w:link w:val="4Char"/>
    <w:unhideWhenUsed/>
    <w:qFormat/>
    <w:rsid w:val="002D5F12"/>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aliases w:val="H5,Level 3 - i,heading 5,dash,ds,dd,Roman list,h5,Second Subheading,dash1,ds1,dd1,dash2,ds2,dd2,dash3,ds3,dd3,dash4,ds4,dd4,dash5,ds5,dd5,dash6,ds6,dd6,dash7,ds7,dd7,dash8,ds8,dd8,dash9,ds9,dd9,dash10,ds10,dd10,dash11,ds11,dd11,dash21,ds21,dd21,h51"/>
    <w:basedOn w:val="a3"/>
    <w:next w:val="a3"/>
    <w:link w:val="5Char"/>
    <w:unhideWhenUsed/>
    <w:qFormat/>
    <w:rsid w:val="002D5F12"/>
    <w:pPr>
      <w:keepNext/>
      <w:keepLines/>
      <w:numPr>
        <w:ilvl w:val="4"/>
        <w:numId w:val="1"/>
      </w:numPr>
      <w:spacing w:before="280" w:after="290" w:line="376" w:lineRule="auto"/>
      <w:outlineLvl w:val="4"/>
    </w:pPr>
    <w:rPr>
      <w:b/>
      <w:bCs/>
      <w:sz w:val="28"/>
      <w:szCs w:val="28"/>
    </w:rPr>
  </w:style>
  <w:style w:type="paragraph" w:styleId="6">
    <w:name w:val="heading 6"/>
    <w:aliases w:val="Legal Level 1.,H6,BOD 4,h6,Third Subheading,PIM 6,Bullet list,Bullet (Single Lines),L6,h61,heading 61,第五层条,1.1.1.1.1.1标题 6,CSS节内4级标记,6,●"/>
    <w:basedOn w:val="a3"/>
    <w:next w:val="a3"/>
    <w:link w:val="6Char"/>
    <w:unhideWhenUsed/>
    <w:qFormat/>
    <w:rsid w:val="002D5F12"/>
    <w:pPr>
      <w:keepNext/>
      <w:keepLines/>
      <w:numPr>
        <w:ilvl w:val="5"/>
        <w:numId w:val="1"/>
      </w:numPr>
      <w:spacing w:before="240" w:after="64" w:line="320" w:lineRule="auto"/>
      <w:outlineLvl w:val="5"/>
    </w:pPr>
    <w:rPr>
      <w:rFonts w:ascii="Cambria" w:hAnsi="Cambria"/>
      <w:b/>
      <w:bCs/>
      <w:sz w:val="24"/>
      <w:szCs w:val="24"/>
    </w:rPr>
  </w:style>
  <w:style w:type="paragraph" w:styleId="7">
    <w:name w:val="heading 7"/>
    <w:aliases w:val="H TIMES1,Legal Level 1.1.,不用,PIM 7,letter list,Level 1.1,L7,H7,sdf,1.1.1.1.1.1.1标题 7,◎"/>
    <w:basedOn w:val="a3"/>
    <w:next w:val="a3"/>
    <w:link w:val="7Char"/>
    <w:unhideWhenUsed/>
    <w:qFormat/>
    <w:rsid w:val="002D5F12"/>
    <w:pPr>
      <w:keepNext/>
      <w:keepLines/>
      <w:numPr>
        <w:ilvl w:val="6"/>
        <w:numId w:val="1"/>
      </w:numPr>
      <w:spacing w:before="240" w:after="64" w:line="320" w:lineRule="auto"/>
      <w:outlineLvl w:val="6"/>
    </w:pPr>
    <w:rPr>
      <w:b/>
      <w:bCs/>
      <w:sz w:val="24"/>
      <w:szCs w:val="24"/>
    </w:rPr>
  </w:style>
  <w:style w:type="paragraph" w:styleId="8">
    <w:name w:val="heading 8"/>
    <w:aliases w:val="Legal Level 1.1.1.,H8,不用8,注意框体,标题6"/>
    <w:basedOn w:val="a3"/>
    <w:next w:val="a3"/>
    <w:link w:val="8Char"/>
    <w:unhideWhenUsed/>
    <w:qFormat/>
    <w:rsid w:val="002D5F12"/>
    <w:pPr>
      <w:keepNext/>
      <w:keepLines/>
      <w:numPr>
        <w:ilvl w:val="7"/>
        <w:numId w:val="1"/>
      </w:numPr>
      <w:spacing w:before="240" w:after="64" w:line="320" w:lineRule="auto"/>
      <w:outlineLvl w:val="7"/>
    </w:pPr>
    <w:rPr>
      <w:rFonts w:ascii="Cambria" w:hAnsi="Cambria"/>
      <w:sz w:val="24"/>
      <w:szCs w:val="24"/>
    </w:rPr>
  </w:style>
  <w:style w:type="paragraph" w:styleId="9">
    <w:name w:val="heading 9"/>
    <w:aliases w:val="Legal Level 1.1.1.1.,PIM 9,三级标题,不用9,huh,tt,table title,标题 45,Figure Heading,FH"/>
    <w:basedOn w:val="a3"/>
    <w:next w:val="a3"/>
    <w:link w:val="9Char"/>
    <w:unhideWhenUsed/>
    <w:qFormat/>
    <w:rsid w:val="002D5F12"/>
    <w:pPr>
      <w:keepNext/>
      <w:keepLines/>
      <w:numPr>
        <w:ilvl w:val="8"/>
        <w:numId w:val="1"/>
      </w:numPr>
      <w:spacing w:before="240" w:after="64" w:line="320" w:lineRule="auto"/>
      <w:outlineLvl w:val="8"/>
    </w:pPr>
    <w:rPr>
      <w:rFonts w:ascii="Cambria" w:hAnsi="Cambria"/>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Char">
    <w:name w:val="标题 1 Char"/>
    <w:aliases w:val="PIM 1 Char,H1 Char,Heading 0 Char,(A-1) Char,Header1 Char,h1 Char,Head 1 Char,Head 11 Char,Head 12 Char,Head 111 Char,Head 13 Char,Head 112 Char,Head 14 Char,Head 113 Char,Head 15 Char,Head 114 Char,Head 16 Char,Head 115 Char,Head 17 Char"/>
    <w:basedOn w:val="a4"/>
    <w:link w:val="10"/>
    <w:rsid w:val="002D5F12"/>
    <w:rPr>
      <w:rFonts w:ascii="Calibri" w:eastAsia="宋体" w:hAnsi="Calibri" w:cs="Times New Roman"/>
      <w:b/>
      <w:bCs/>
      <w:kern w:val="44"/>
      <w:sz w:val="44"/>
      <w:szCs w:val="44"/>
    </w:rPr>
  </w:style>
  <w:style w:type="character" w:customStyle="1" w:styleId="2Char">
    <w:name w:val="标题 2 Char"/>
    <w:aliases w:val="Heading 2 Hidden Char,Heading 2 CCBS Char,heading 2 Char,h2 Char,H2 Char,PIM2 Char,Head Char,第一层条 Char,2 Char,Header 2 Char,H21 Char,h21 Char,21 Char,Header 21 Char,H211 Char,h22 Char,22 Char,Header 22 Char,H212 Char,h23 Char,23 Char,H213 Char"/>
    <w:basedOn w:val="a4"/>
    <w:link w:val="20"/>
    <w:rsid w:val="002D5F12"/>
    <w:rPr>
      <w:rFonts w:ascii="Cambria" w:eastAsia="宋体" w:hAnsi="Cambria" w:cs="Times New Roman"/>
      <w:b/>
      <w:bCs/>
      <w:sz w:val="32"/>
      <w:szCs w:val="32"/>
    </w:rPr>
  </w:style>
  <w:style w:type="character" w:customStyle="1" w:styleId="3Char">
    <w:name w:val="标题 3 Char"/>
    <w:aliases w:val="(A-3) Char,H3 Char,h3 Char,sect1.2.3 Char,level_3 Char,PIM 3 Char,Level 3 Head Char,Heading 3 - old Char,sect1.2.31 Char,sect1.2.32 Char,sect1.2.311 Char,sect1.2.33 Char,sect1.2.312 Char,1.1.1标题 Char,BOD 0 Char1,l3 Char1,CT Char1,l3 Char Char"/>
    <w:basedOn w:val="a4"/>
    <w:link w:val="30"/>
    <w:rsid w:val="002D5F12"/>
    <w:rPr>
      <w:rFonts w:ascii="Calibri" w:eastAsia="宋体" w:hAnsi="Calibri" w:cs="Times New Roman"/>
      <w:b/>
      <w:bCs/>
      <w:sz w:val="30"/>
      <w:szCs w:val="30"/>
    </w:rPr>
  </w:style>
  <w:style w:type="character" w:customStyle="1" w:styleId="4Char">
    <w:name w:val="标题 4 Char"/>
    <w:aliases w:val="sect 1.2.3.4 Char,Ref Heading 1 Char,rh1 Char,sect 1.2.3.41 Char,Ref Heading 11 Char,rh11 Char,sect 1.2.3.42 Char,Ref Heading 12 Char,rh12 Char,sect 1.2.3.411 Char,Ref Heading 111 Char,rh111 Char,sect 1.2.3.43 Char,Ref Heading 13 Char,H4 Char"/>
    <w:basedOn w:val="a4"/>
    <w:link w:val="4"/>
    <w:rsid w:val="002D5F12"/>
    <w:rPr>
      <w:rFonts w:ascii="Cambria" w:eastAsia="宋体" w:hAnsi="Cambria" w:cs="Times New Roman"/>
      <w:b/>
      <w:bCs/>
      <w:sz w:val="28"/>
      <w:szCs w:val="28"/>
    </w:rPr>
  </w:style>
  <w:style w:type="character" w:customStyle="1" w:styleId="5Char">
    <w:name w:val="标题 5 Char"/>
    <w:aliases w:val="H5 Char,Level 3 - i Char,heading 5 Char,dash Char,ds Char,dd Char,Roman list Char,h5 Char,Second Subheading Char,dash1 Char,ds1 Char,dd1 Char,dash2 Char,ds2 Char,dd2 Char,dash3 Char,ds3 Char,dd3 Char,dash4 Char,ds4 Char,dd4 Char,dash5 Char"/>
    <w:basedOn w:val="a4"/>
    <w:link w:val="5"/>
    <w:rsid w:val="002D5F12"/>
    <w:rPr>
      <w:rFonts w:ascii="Calibri" w:eastAsia="宋体" w:hAnsi="Calibri" w:cs="Times New Roman"/>
      <w:b/>
      <w:bCs/>
      <w:sz w:val="28"/>
      <w:szCs w:val="28"/>
    </w:rPr>
  </w:style>
  <w:style w:type="character" w:customStyle="1" w:styleId="6Char">
    <w:name w:val="标题 6 Char"/>
    <w:aliases w:val="Legal Level 1. Char,H6 Char,BOD 4 Char,h6 Char,Third Subheading Char,PIM 6 Char,Bullet list Char,Bullet (Single Lines) Char,L6 Char,h61 Char,heading 61 Char,第五层条 Char,1.1.1.1.1.1标题 6 Char,CSS节内4级标记 Char,6 Char,● Char"/>
    <w:basedOn w:val="a4"/>
    <w:link w:val="6"/>
    <w:rsid w:val="002D5F12"/>
    <w:rPr>
      <w:rFonts w:ascii="Cambria" w:eastAsia="宋体" w:hAnsi="Cambria" w:cs="Times New Roman"/>
      <w:b/>
      <w:bCs/>
      <w:sz w:val="24"/>
      <w:szCs w:val="24"/>
    </w:rPr>
  </w:style>
  <w:style w:type="character" w:customStyle="1" w:styleId="7Char">
    <w:name w:val="标题 7 Char"/>
    <w:aliases w:val="H TIMES1 Char,Legal Level 1.1. Char,不用 Char,PIM 7 Char,letter list Char,Level 1.1 Char,L7 Char,H7 Char,sdf Char,1.1.1.1.1.1.1标题 7 Char,◎ Char"/>
    <w:basedOn w:val="a4"/>
    <w:link w:val="7"/>
    <w:rsid w:val="002D5F12"/>
    <w:rPr>
      <w:rFonts w:ascii="Calibri" w:eastAsia="宋体" w:hAnsi="Calibri" w:cs="Times New Roman"/>
      <w:b/>
      <w:bCs/>
      <w:sz w:val="24"/>
      <w:szCs w:val="24"/>
    </w:rPr>
  </w:style>
  <w:style w:type="character" w:customStyle="1" w:styleId="8Char">
    <w:name w:val="标题 8 Char"/>
    <w:aliases w:val="Legal Level 1.1.1. Char,H8 Char,不用8 Char,注意框体 Char,标题6 Char"/>
    <w:basedOn w:val="a4"/>
    <w:link w:val="8"/>
    <w:rsid w:val="002D5F12"/>
    <w:rPr>
      <w:rFonts w:ascii="Cambria" w:eastAsia="宋体" w:hAnsi="Cambria" w:cs="Times New Roman"/>
      <w:sz w:val="24"/>
      <w:szCs w:val="24"/>
    </w:rPr>
  </w:style>
  <w:style w:type="character" w:customStyle="1" w:styleId="9Char">
    <w:name w:val="标题 9 Char"/>
    <w:aliases w:val="Legal Level 1.1.1.1. Char,PIM 9 Char,三级标题 Char,不用9 Char,huh Char,tt Char,table title Char,标题 45 Char,Figure Heading Char,FH Char"/>
    <w:basedOn w:val="a4"/>
    <w:link w:val="9"/>
    <w:rsid w:val="002D5F12"/>
    <w:rPr>
      <w:rFonts w:ascii="Cambria" w:eastAsia="宋体" w:hAnsi="Cambria" w:cs="Times New Roman"/>
      <w:szCs w:val="21"/>
    </w:rPr>
  </w:style>
  <w:style w:type="paragraph" w:customStyle="1" w:styleId="1-23">
    <w:name w:val="中等深浅网格 1 - 强调文字颜色 23"/>
    <w:basedOn w:val="a3"/>
    <w:uiPriority w:val="34"/>
    <w:qFormat/>
    <w:rsid w:val="002D5F12"/>
    <w:pPr>
      <w:ind w:firstLineChars="200" w:firstLine="420"/>
    </w:pPr>
    <w:rPr>
      <w:rFonts w:ascii="Times New Roman" w:hAnsi="Times New Roman"/>
      <w:sz w:val="24"/>
      <w:szCs w:val="24"/>
    </w:rPr>
  </w:style>
  <w:style w:type="paragraph" w:customStyle="1" w:styleId="a7">
    <w:name w:val="标准称谓"/>
    <w:next w:val="a3"/>
    <w:rsid w:val="002D5F12"/>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kern w:val="0"/>
      <w:sz w:val="52"/>
      <w:szCs w:val="20"/>
    </w:rPr>
  </w:style>
  <w:style w:type="paragraph" w:styleId="a8">
    <w:name w:val="header"/>
    <w:basedOn w:val="a3"/>
    <w:link w:val="Char"/>
    <w:uiPriority w:val="99"/>
    <w:unhideWhenUsed/>
    <w:rsid w:val="002D5F1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4"/>
    <w:link w:val="a8"/>
    <w:uiPriority w:val="99"/>
    <w:rsid w:val="002D5F12"/>
    <w:rPr>
      <w:rFonts w:ascii="Calibri" w:eastAsia="宋体" w:hAnsi="Calibri" w:cs="Times New Roman"/>
      <w:sz w:val="18"/>
      <w:szCs w:val="18"/>
    </w:rPr>
  </w:style>
  <w:style w:type="paragraph" w:styleId="a9">
    <w:name w:val="caption"/>
    <w:basedOn w:val="a3"/>
    <w:next w:val="a3"/>
    <w:unhideWhenUsed/>
    <w:qFormat/>
    <w:rsid w:val="002D5F12"/>
    <w:rPr>
      <w:rFonts w:ascii="Cambria" w:eastAsia="黑体" w:hAnsi="Cambria"/>
      <w:sz w:val="20"/>
      <w:szCs w:val="20"/>
    </w:rPr>
  </w:style>
  <w:style w:type="paragraph" w:styleId="aa">
    <w:name w:val="Document Map"/>
    <w:basedOn w:val="a3"/>
    <w:link w:val="Char0"/>
    <w:semiHidden/>
    <w:unhideWhenUsed/>
    <w:rsid w:val="002D5F12"/>
    <w:rPr>
      <w:rFonts w:ascii="宋体"/>
      <w:sz w:val="18"/>
      <w:szCs w:val="18"/>
    </w:rPr>
  </w:style>
  <w:style w:type="character" w:customStyle="1" w:styleId="Char0">
    <w:name w:val="文档结构图 Char"/>
    <w:basedOn w:val="a4"/>
    <w:link w:val="aa"/>
    <w:uiPriority w:val="99"/>
    <w:semiHidden/>
    <w:rsid w:val="002D5F12"/>
    <w:rPr>
      <w:rFonts w:ascii="宋体" w:eastAsia="宋体" w:hAnsi="Calibri" w:cs="Times New Roman"/>
      <w:sz w:val="18"/>
      <w:szCs w:val="18"/>
    </w:rPr>
  </w:style>
  <w:style w:type="paragraph" w:styleId="ab">
    <w:name w:val="footer"/>
    <w:basedOn w:val="a3"/>
    <w:link w:val="Char1"/>
    <w:unhideWhenUsed/>
    <w:rsid w:val="002D5F12"/>
    <w:pPr>
      <w:tabs>
        <w:tab w:val="center" w:pos="4153"/>
        <w:tab w:val="right" w:pos="8306"/>
      </w:tabs>
      <w:snapToGrid w:val="0"/>
      <w:jc w:val="left"/>
    </w:pPr>
    <w:rPr>
      <w:sz w:val="18"/>
      <w:szCs w:val="18"/>
    </w:rPr>
  </w:style>
  <w:style w:type="character" w:customStyle="1" w:styleId="Char1">
    <w:name w:val="页脚 Char"/>
    <w:basedOn w:val="a4"/>
    <w:link w:val="ab"/>
    <w:rsid w:val="002D5F12"/>
    <w:rPr>
      <w:rFonts w:ascii="Calibri" w:eastAsia="宋体" w:hAnsi="Calibri" w:cs="Times New Roman"/>
      <w:sz w:val="18"/>
      <w:szCs w:val="18"/>
    </w:rPr>
  </w:style>
  <w:style w:type="paragraph" w:styleId="ac">
    <w:name w:val="Balloon Text"/>
    <w:basedOn w:val="a3"/>
    <w:link w:val="Char2"/>
    <w:semiHidden/>
    <w:unhideWhenUsed/>
    <w:rsid w:val="007106D8"/>
    <w:rPr>
      <w:sz w:val="18"/>
      <w:szCs w:val="18"/>
    </w:rPr>
  </w:style>
  <w:style w:type="character" w:customStyle="1" w:styleId="Char2">
    <w:name w:val="批注框文本 Char"/>
    <w:basedOn w:val="a4"/>
    <w:link w:val="ac"/>
    <w:semiHidden/>
    <w:rsid w:val="007106D8"/>
    <w:rPr>
      <w:rFonts w:ascii="Calibri" w:eastAsia="宋体" w:hAnsi="Calibri" w:cs="Times New Roman"/>
      <w:sz w:val="18"/>
      <w:szCs w:val="18"/>
    </w:rPr>
  </w:style>
  <w:style w:type="paragraph" w:styleId="ad">
    <w:name w:val="List Paragraph"/>
    <w:basedOn w:val="a3"/>
    <w:link w:val="Char3"/>
    <w:uiPriority w:val="34"/>
    <w:qFormat/>
    <w:rsid w:val="00FD5AFE"/>
    <w:pPr>
      <w:ind w:firstLineChars="200" w:firstLine="420"/>
    </w:pPr>
  </w:style>
  <w:style w:type="paragraph" w:customStyle="1" w:styleId="xl37">
    <w:name w:val="xl37"/>
    <w:basedOn w:val="a3"/>
    <w:rsid w:val="00964DB7"/>
    <w:pPr>
      <w:widowControl/>
      <w:pBdr>
        <w:top w:val="single" w:sz="4" w:space="0" w:color="auto"/>
      </w:pBdr>
      <w:spacing w:before="100" w:beforeAutospacing="1" w:after="100" w:afterAutospacing="1"/>
      <w:jc w:val="left"/>
    </w:pPr>
    <w:rPr>
      <w:rFonts w:ascii="宋体" w:hAnsi="宋体"/>
      <w:b/>
      <w:bCs/>
      <w:kern w:val="0"/>
      <w:szCs w:val="21"/>
    </w:rPr>
  </w:style>
  <w:style w:type="paragraph" w:styleId="ae">
    <w:name w:val="Body Text"/>
    <w:aliases w:val="正文文字"/>
    <w:basedOn w:val="a3"/>
    <w:link w:val="Char4"/>
    <w:qFormat/>
    <w:rsid w:val="00357FBD"/>
    <w:pPr>
      <w:spacing w:after="120"/>
    </w:pPr>
    <w:rPr>
      <w:rFonts w:ascii="Times New Roman" w:hAnsi="Times New Roman"/>
      <w:szCs w:val="20"/>
    </w:rPr>
  </w:style>
  <w:style w:type="character" w:customStyle="1" w:styleId="Char4">
    <w:name w:val="正文文本 Char"/>
    <w:aliases w:val="正文文字 Char"/>
    <w:basedOn w:val="a4"/>
    <w:link w:val="ae"/>
    <w:rsid w:val="00357FBD"/>
    <w:rPr>
      <w:rFonts w:ascii="Times New Roman" w:eastAsia="宋体" w:hAnsi="Times New Roman" w:cs="Times New Roman"/>
      <w:szCs w:val="20"/>
    </w:rPr>
  </w:style>
  <w:style w:type="character" w:styleId="af">
    <w:name w:val="annotation reference"/>
    <w:unhideWhenUsed/>
    <w:rsid w:val="00220E1B"/>
    <w:rPr>
      <w:sz w:val="21"/>
      <w:szCs w:val="21"/>
    </w:rPr>
  </w:style>
  <w:style w:type="paragraph" w:styleId="af0">
    <w:name w:val="annotation text"/>
    <w:aliases w:val=" Char"/>
    <w:basedOn w:val="a3"/>
    <w:link w:val="Char5"/>
    <w:unhideWhenUsed/>
    <w:rsid w:val="00220E1B"/>
    <w:pPr>
      <w:jc w:val="left"/>
    </w:pPr>
  </w:style>
  <w:style w:type="character" w:customStyle="1" w:styleId="Char5">
    <w:name w:val="批注文字 Char"/>
    <w:aliases w:val=" Char Char"/>
    <w:basedOn w:val="a4"/>
    <w:link w:val="af0"/>
    <w:rsid w:val="00220E1B"/>
    <w:rPr>
      <w:rFonts w:ascii="Calibri" w:eastAsia="宋体" w:hAnsi="Calibri" w:cs="Times New Roman"/>
    </w:rPr>
  </w:style>
  <w:style w:type="paragraph" w:styleId="a">
    <w:name w:val="List Bullet"/>
    <w:basedOn w:val="a3"/>
    <w:autoRedefine/>
    <w:rsid w:val="008E522C"/>
    <w:pPr>
      <w:numPr>
        <w:numId w:val="2"/>
      </w:numPr>
    </w:pPr>
    <w:rPr>
      <w:rFonts w:ascii="Times New Roman" w:hAnsi="Times New Roman"/>
      <w:sz w:val="24"/>
      <w:szCs w:val="24"/>
    </w:rPr>
  </w:style>
  <w:style w:type="paragraph" w:customStyle="1" w:styleId="-11">
    <w:name w:val="彩色列表 - 强调文字颜色 11"/>
    <w:basedOn w:val="a3"/>
    <w:uiPriority w:val="34"/>
    <w:qFormat/>
    <w:rsid w:val="004075BB"/>
    <w:pPr>
      <w:ind w:firstLineChars="200" w:firstLine="420"/>
    </w:pPr>
    <w:rPr>
      <w:rFonts w:ascii="Times New Roman" w:hAnsi="Times New Roman"/>
      <w:szCs w:val="24"/>
    </w:rPr>
  </w:style>
  <w:style w:type="paragraph" w:customStyle="1" w:styleId="Requirementsnumbering1">
    <w:name w:val="Requirements numbering1"/>
    <w:basedOn w:val="a3"/>
    <w:rsid w:val="004075BB"/>
    <w:pPr>
      <w:widowControl/>
      <w:numPr>
        <w:numId w:val="3"/>
      </w:numPr>
      <w:jc w:val="left"/>
      <w:outlineLvl w:val="0"/>
    </w:pPr>
    <w:rPr>
      <w:rFonts w:ascii="Helvetica" w:hAnsi="Helvetica"/>
      <w:kern w:val="0"/>
      <w:sz w:val="18"/>
      <w:szCs w:val="20"/>
      <w:lang w:val="en-GB" w:eastAsia="en-US"/>
    </w:rPr>
  </w:style>
  <w:style w:type="paragraph" w:styleId="af1">
    <w:name w:val="annotation subject"/>
    <w:basedOn w:val="af0"/>
    <w:next w:val="af0"/>
    <w:link w:val="Char6"/>
    <w:semiHidden/>
    <w:unhideWhenUsed/>
    <w:rsid w:val="000C4E9B"/>
    <w:rPr>
      <w:b/>
      <w:bCs/>
    </w:rPr>
  </w:style>
  <w:style w:type="character" w:customStyle="1" w:styleId="Char6">
    <w:name w:val="批注主题 Char"/>
    <w:basedOn w:val="Char5"/>
    <w:link w:val="af1"/>
    <w:uiPriority w:val="99"/>
    <w:semiHidden/>
    <w:rsid w:val="000C4E9B"/>
    <w:rPr>
      <w:rFonts w:ascii="Calibri" w:eastAsia="宋体" w:hAnsi="Calibri" w:cs="Times New Roman"/>
      <w:b/>
      <w:bCs/>
    </w:rPr>
  </w:style>
  <w:style w:type="paragraph" w:customStyle="1" w:styleId="a1">
    <w:name w:val="功能书正文（带二级编号）"/>
    <w:basedOn w:val="a3"/>
    <w:qFormat/>
    <w:rsid w:val="00297DFF"/>
    <w:pPr>
      <w:numPr>
        <w:numId w:val="4"/>
      </w:numPr>
      <w:spacing w:line="360" w:lineRule="auto"/>
    </w:pPr>
    <w:rPr>
      <w:rFonts w:ascii="宋体" w:hAnsi="宋体"/>
      <w:szCs w:val="21"/>
    </w:rPr>
  </w:style>
  <w:style w:type="paragraph" w:customStyle="1" w:styleId="-31">
    <w:name w:val="浅色网格 - 强调文字颜色 31"/>
    <w:basedOn w:val="a3"/>
    <w:uiPriority w:val="34"/>
    <w:qFormat/>
    <w:rsid w:val="002000FC"/>
    <w:pPr>
      <w:ind w:firstLineChars="200" w:firstLine="420"/>
    </w:pPr>
    <w:rPr>
      <w:rFonts w:ascii="Times New Roman" w:hAnsi="Times New Roman"/>
      <w:sz w:val="24"/>
      <w:szCs w:val="24"/>
    </w:rPr>
  </w:style>
  <w:style w:type="paragraph" w:styleId="af2">
    <w:name w:val="Body Text First Indent"/>
    <w:basedOn w:val="ae"/>
    <w:link w:val="Char7"/>
    <w:unhideWhenUsed/>
    <w:rsid w:val="001B0D73"/>
    <w:pPr>
      <w:ind w:firstLineChars="100" w:firstLine="420"/>
    </w:pPr>
    <w:rPr>
      <w:rFonts w:ascii="Calibri" w:hAnsi="Calibri"/>
      <w:szCs w:val="22"/>
    </w:rPr>
  </w:style>
  <w:style w:type="character" w:customStyle="1" w:styleId="Char7">
    <w:name w:val="正文首行缩进 Char"/>
    <w:basedOn w:val="Char4"/>
    <w:link w:val="af2"/>
    <w:rsid w:val="001B0D73"/>
    <w:rPr>
      <w:rFonts w:ascii="Calibri" w:eastAsia="宋体" w:hAnsi="Calibri" w:cs="Times New Roman"/>
      <w:szCs w:val="20"/>
    </w:rPr>
  </w:style>
  <w:style w:type="character" w:customStyle="1" w:styleId="Char3">
    <w:name w:val="列出段落 Char"/>
    <w:link w:val="ad"/>
    <w:uiPriority w:val="34"/>
    <w:rsid w:val="002F5631"/>
    <w:rPr>
      <w:rFonts w:ascii="Calibri" w:eastAsia="宋体" w:hAnsi="Calibri" w:cs="Times New Roman"/>
    </w:rPr>
  </w:style>
  <w:style w:type="paragraph" w:customStyle="1" w:styleId="1-21">
    <w:name w:val="中等深浅网格 1 - 强调文字颜色 21"/>
    <w:basedOn w:val="a3"/>
    <w:uiPriority w:val="34"/>
    <w:qFormat/>
    <w:rsid w:val="009C760D"/>
    <w:pPr>
      <w:ind w:firstLineChars="200" w:firstLine="420"/>
    </w:pPr>
    <w:rPr>
      <w:rFonts w:ascii="Times New Roman" w:hAnsi="Times New Roman"/>
      <w:sz w:val="24"/>
      <w:szCs w:val="24"/>
    </w:rPr>
  </w:style>
  <w:style w:type="paragraph" w:customStyle="1" w:styleId="af3">
    <w:name w:val="功能书二级标题"/>
    <w:basedOn w:val="ae"/>
    <w:qFormat/>
    <w:rsid w:val="006C5160"/>
    <w:pPr>
      <w:tabs>
        <w:tab w:val="left" w:pos="567"/>
      </w:tabs>
      <w:spacing w:beforeLines="100" w:afterLines="100" w:line="360" w:lineRule="auto"/>
      <w:outlineLvl w:val="1"/>
    </w:pPr>
    <w:rPr>
      <w:rFonts w:ascii="宋体" w:hAnsi="宋体"/>
      <w:b/>
      <w:sz w:val="36"/>
      <w:szCs w:val="36"/>
    </w:rPr>
  </w:style>
  <w:style w:type="paragraph" w:customStyle="1" w:styleId="af4">
    <w:name w:val="功能书一级标题"/>
    <w:basedOn w:val="ae"/>
    <w:qFormat/>
    <w:rsid w:val="006C5160"/>
    <w:pPr>
      <w:pageBreakBefore/>
      <w:spacing w:beforeLines="100" w:afterLines="100" w:line="360" w:lineRule="auto"/>
      <w:outlineLvl w:val="0"/>
    </w:pPr>
    <w:rPr>
      <w:rFonts w:ascii="宋体" w:hAnsi="宋体"/>
      <w:b/>
      <w:sz w:val="44"/>
      <w:szCs w:val="44"/>
    </w:rPr>
  </w:style>
  <w:style w:type="paragraph" w:customStyle="1" w:styleId="af5">
    <w:name w:val="功能书三级标题"/>
    <w:basedOn w:val="ae"/>
    <w:qFormat/>
    <w:rsid w:val="006C5160"/>
    <w:pPr>
      <w:spacing w:beforeLines="50" w:afterLines="50" w:line="360" w:lineRule="auto"/>
      <w:outlineLvl w:val="2"/>
    </w:pPr>
    <w:rPr>
      <w:rFonts w:ascii="宋体" w:hAnsi="宋体"/>
      <w:b/>
      <w:sz w:val="32"/>
      <w:szCs w:val="32"/>
    </w:rPr>
  </w:style>
  <w:style w:type="paragraph" w:customStyle="1" w:styleId="af6">
    <w:name w:val="功能书四级标题"/>
    <w:basedOn w:val="ae"/>
    <w:qFormat/>
    <w:rsid w:val="006C5160"/>
    <w:pPr>
      <w:tabs>
        <w:tab w:val="left" w:pos="993"/>
      </w:tabs>
      <w:spacing w:beforeLines="50" w:afterLines="50" w:line="360" w:lineRule="auto"/>
      <w:outlineLvl w:val="3"/>
    </w:pPr>
    <w:rPr>
      <w:rFonts w:ascii="宋体" w:hAnsi="宋体"/>
      <w:b/>
      <w:sz w:val="30"/>
      <w:szCs w:val="30"/>
    </w:rPr>
  </w:style>
  <w:style w:type="paragraph" w:styleId="af7">
    <w:name w:val="List"/>
    <w:basedOn w:val="a3"/>
    <w:rsid w:val="006C5160"/>
    <w:pPr>
      <w:ind w:left="200" w:hangingChars="200" w:hanging="200"/>
      <w:contextualSpacing/>
    </w:pPr>
    <w:rPr>
      <w:rFonts w:ascii="Times New Roman" w:hAnsi="Times New Roman"/>
      <w:sz w:val="24"/>
      <w:szCs w:val="24"/>
    </w:rPr>
  </w:style>
  <w:style w:type="paragraph" w:customStyle="1" w:styleId="1-22">
    <w:name w:val="中等深浅网格 1 - 强调文字颜色 22"/>
    <w:basedOn w:val="a3"/>
    <w:uiPriority w:val="34"/>
    <w:qFormat/>
    <w:rsid w:val="0032068E"/>
    <w:pPr>
      <w:ind w:firstLineChars="200" w:firstLine="420"/>
    </w:pPr>
    <w:rPr>
      <w:rFonts w:ascii="Times New Roman" w:hAnsi="Times New Roman"/>
      <w:sz w:val="24"/>
      <w:szCs w:val="24"/>
    </w:rPr>
  </w:style>
  <w:style w:type="character" w:styleId="af8">
    <w:name w:val="Hyperlink"/>
    <w:uiPriority w:val="99"/>
    <w:rsid w:val="003D1290"/>
    <w:rPr>
      <w:color w:val="0000FF"/>
      <w:u w:val="single"/>
    </w:rPr>
  </w:style>
  <w:style w:type="paragraph" w:customStyle="1" w:styleId="af9">
    <w:name w:val="功能书正文"/>
    <w:basedOn w:val="a3"/>
    <w:qFormat/>
    <w:rsid w:val="003D1290"/>
    <w:pPr>
      <w:spacing w:line="360" w:lineRule="auto"/>
      <w:ind w:firstLineChars="200" w:firstLine="420"/>
    </w:pPr>
    <w:rPr>
      <w:rFonts w:ascii="宋体" w:hAnsi="宋体"/>
      <w:szCs w:val="21"/>
    </w:rPr>
  </w:style>
  <w:style w:type="paragraph" w:customStyle="1" w:styleId="a0">
    <w:name w:val="功能书正文（带编号）"/>
    <w:basedOn w:val="-31"/>
    <w:qFormat/>
    <w:rsid w:val="00A5471B"/>
    <w:pPr>
      <w:numPr>
        <w:numId w:val="13"/>
      </w:numPr>
      <w:spacing w:line="360" w:lineRule="auto"/>
      <w:ind w:left="0" w:firstLineChars="0" w:firstLine="420"/>
    </w:pPr>
    <w:rPr>
      <w:rFonts w:ascii="Arial" w:hAnsi="Arial" w:cs="Arial"/>
      <w:sz w:val="21"/>
      <w:szCs w:val="21"/>
    </w:rPr>
  </w:style>
  <w:style w:type="paragraph" w:styleId="afa">
    <w:name w:val="Normal Indent"/>
    <w:aliases w:val="特点,表正文,正文非缩进,四号,缩进,ALT+Z,段1,标题4,正文双线,正文不缩进,正文(首行缩进两字),正文(首行缩进两字)1,NICMAN Body Text,正文对齐,正文缩进 Char Char Char Char Char,水上软件,样式3,正文缩进 Char1,正文缩进 Char1 Char Char,正文缩进 Char Char Char Char,正文缩进 Char1 Char Char Char Char,中储粮文档默认正文,正文缩进 Char Char,正文（首行缩进两"/>
    <w:basedOn w:val="a3"/>
    <w:link w:val="Char8"/>
    <w:rsid w:val="00A5471B"/>
    <w:pPr>
      <w:ind w:firstLineChars="200" w:firstLine="420"/>
    </w:pPr>
    <w:rPr>
      <w:rFonts w:ascii="Arial" w:hAnsi="Arial"/>
      <w:sz w:val="24"/>
      <w:szCs w:val="24"/>
    </w:rPr>
  </w:style>
  <w:style w:type="paragraph" w:customStyle="1" w:styleId="font5">
    <w:name w:val="font5"/>
    <w:basedOn w:val="a3"/>
    <w:rsid w:val="00A5471B"/>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rsid w:val="00A5471B"/>
    <w:pPr>
      <w:widowControl/>
      <w:spacing w:before="100" w:beforeAutospacing="1" w:after="100" w:afterAutospacing="1"/>
      <w:jc w:val="left"/>
    </w:pPr>
    <w:rPr>
      <w:rFonts w:ascii="Times New Roman" w:hAnsi="Times New Roman"/>
      <w:kern w:val="0"/>
      <w:szCs w:val="21"/>
    </w:rPr>
  </w:style>
  <w:style w:type="paragraph" w:customStyle="1" w:styleId="font7">
    <w:name w:val="font7"/>
    <w:basedOn w:val="a3"/>
    <w:rsid w:val="00A5471B"/>
    <w:pPr>
      <w:widowControl/>
      <w:spacing w:before="100" w:beforeAutospacing="1" w:after="100" w:afterAutospacing="1"/>
      <w:jc w:val="left"/>
    </w:pPr>
    <w:rPr>
      <w:rFonts w:ascii="宋体" w:hAnsi="宋体" w:hint="eastAsia"/>
      <w:kern w:val="0"/>
      <w:szCs w:val="21"/>
    </w:rPr>
  </w:style>
  <w:style w:type="paragraph" w:customStyle="1" w:styleId="font8">
    <w:name w:val="font8"/>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9">
    <w:name w:val="font9"/>
    <w:basedOn w:val="a3"/>
    <w:rsid w:val="00A5471B"/>
    <w:pPr>
      <w:widowControl/>
      <w:spacing w:before="100" w:beforeAutospacing="1" w:after="100" w:afterAutospacing="1"/>
      <w:jc w:val="left"/>
    </w:pPr>
    <w:rPr>
      <w:rFonts w:ascii="Times New Roman" w:hAnsi="Times New Roman"/>
      <w:b/>
      <w:bCs/>
      <w:kern w:val="0"/>
      <w:sz w:val="32"/>
      <w:szCs w:val="32"/>
    </w:rPr>
  </w:style>
  <w:style w:type="paragraph" w:customStyle="1" w:styleId="xl24">
    <w:name w:val="xl24"/>
    <w:basedOn w:val="a3"/>
    <w:rsid w:val="00A5471B"/>
    <w:pPr>
      <w:widowControl/>
      <w:spacing w:before="100" w:beforeAutospacing="1" w:after="100" w:afterAutospacing="1"/>
      <w:jc w:val="right"/>
    </w:pPr>
    <w:rPr>
      <w:rFonts w:ascii="宋体" w:hAnsi="宋体"/>
      <w:kern w:val="0"/>
      <w:szCs w:val="21"/>
    </w:rPr>
  </w:style>
  <w:style w:type="paragraph" w:customStyle="1" w:styleId="xl25">
    <w:name w:val="xl25"/>
    <w:basedOn w:val="a3"/>
    <w:rsid w:val="00A5471B"/>
    <w:pPr>
      <w:widowControl/>
      <w:spacing w:before="100" w:beforeAutospacing="1" w:after="100" w:afterAutospacing="1"/>
      <w:jc w:val="left"/>
    </w:pPr>
    <w:rPr>
      <w:rFonts w:ascii="宋体" w:hAnsi="宋体"/>
      <w:kern w:val="0"/>
      <w:szCs w:val="21"/>
    </w:rPr>
  </w:style>
  <w:style w:type="paragraph" w:customStyle="1" w:styleId="xl26">
    <w:name w:val="xl26"/>
    <w:basedOn w:val="a3"/>
    <w:rsid w:val="00A5471B"/>
    <w:pPr>
      <w:widowControl/>
      <w:pBdr>
        <w:right w:val="single" w:sz="4" w:space="0" w:color="auto"/>
      </w:pBdr>
      <w:spacing w:before="100" w:beforeAutospacing="1" w:after="100" w:afterAutospacing="1"/>
      <w:jc w:val="left"/>
    </w:pPr>
    <w:rPr>
      <w:rFonts w:ascii="宋体" w:hAnsi="宋体"/>
      <w:kern w:val="0"/>
      <w:szCs w:val="21"/>
    </w:rPr>
  </w:style>
  <w:style w:type="paragraph" w:customStyle="1" w:styleId="xl27">
    <w:name w:val="xl27"/>
    <w:basedOn w:val="a3"/>
    <w:rsid w:val="00A5471B"/>
    <w:pPr>
      <w:widowControl/>
      <w:pBdr>
        <w:left w:val="single" w:sz="4" w:space="0" w:color="auto"/>
      </w:pBdr>
      <w:spacing w:before="100" w:beforeAutospacing="1" w:after="100" w:afterAutospacing="1"/>
      <w:jc w:val="left"/>
    </w:pPr>
    <w:rPr>
      <w:rFonts w:ascii="宋体" w:hAnsi="宋体"/>
      <w:kern w:val="0"/>
      <w:szCs w:val="21"/>
    </w:rPr>
  </w:style>
  <w:style w:type="paragraph" w:customStyle="1" w:styleId="xl28">
    <w:name w:val="xl28"/>
    <w:basedOn w:val="a3"/>
    <w:rsid w:val="00A5471B"/>
    <w:pPr>
      <w:widowControl/>
      <w:pBdr>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29">
    <w:name w:val="xl29"/>
    <w:basedOn w:val="a3"/>
    <w:rsid w:val="00A5471B"/>
    <w:pPr>
      <w:widowControl/>
      <w:pBdr>
        <w:bottom w:val="single" w:sz="4" w:space="0" w:color="auto"/>
      </w:pBdr>
      <w:spacing w:before="100" w:beforeAutospacing="1" w:after="100" w:afterAutospacing="1"/>
      <w:jc w:val="left"/>
    </w:pPr>
    <w:rPr>
      <w:rFonts w:ascii="宋体" w:hAnsi="宋体"/>
      <w:kern w:val="0"/>
      <w:szCs w:val="21"/>
    </w:rPr>
  </w:style>
  <w:style w:type="paragraph" w:customStyle="1" w:styleId="xl30">
    <w:name w:val="xl30"/>
    <w:basedOn w:val="a3"/>
    <w:rsid w:val="00A5471B"/>
    <w:pPr>
      <w:widowControl/>
      <w:pBdr>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31">
    <w:name w:val="xl31"/>
    <w:basedOn w:val="a3"/>
    <w:rsid w:val="00A5471B"/>
    <w:pPr>
      <w:widowControl/>
      <w:pBdr>
        <w:left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32">
    <w:name w:val="xl32"/>
    <w:basedOn w:val="a3"/>
    <w:rsid w:val="00A5471B"/>
    <w:pPr>
      <w:widowControl/>
      <w:pBdr>
        <w:bottom w:val="single" w:sz="8" w:space="0" w:color="auto"/>
      </w:pBdr>
      <w:spacing w:before="100" w:beforeAutospacing="1" w:after="100" w:afterAutospacing="1"/>
      <w:jc w:val="left"/>
    </w:pPr>
    <w:rPr>
      <w:rFonts w:ascii="宋体" w:hAnsi="宋体"/>
      <w:kern w:val="0"/>
      <w:szCs w:val="21"/>
    </w:rPr>
  </w:style>
  <w:style w:type="paragraph" w:customStyle="1" w:styleId="xl33">
    <w:name w:val="xl33"/>
    <w:basedOn w:val="a3"/>
    <w:rsid w:val="00A5471B"/>
    <w:pPr>
      <w:widowControl/>
      <w:pBdr>
        <w:bottom w:val="single" w:sz="8" w:space="0" w:color="auto"/>
        <w:right w:val="single" w:sz="4" w:space="0" w:color="auto"/>
      </w:pBdr>
      <w:spacing w:before="100" w:beforeAutospacing="1" w:after="100" w:afterAutospacing="1"/>
      <w:jc w:val="left"/>
    </w:pPr>
    <w:rPr>
      <w:rFonts w:ascii="宋体" w:hAnsi="宋体"/>
      <w:kern w:val="0"/>
      <w:szCs w:val="21"/>
    </w:rPr>
  </w:style>
  <w:style w:type="paragraph" w:customStyle="1" w:styleId="xl34">
    <w:name w:val="xl34"/>
    <w:basedOn w:val="a3"/>
    <w:rsid w:val="00A5471B"/>
    <w:pPr>
      <w:widowControl/>
      <w:pBdr>
        <w:left w:val="single" w:sz="4" w:space="0" w:color="auto"/>
      </w:pBdr>
      <w:spacing w:before="100" w:beforeAutospacing="1" w:after="100" w:afterAutospacing="1"/>
      <w:jc w:val="right"/>
    </w:pPr>
    <w:rPr>
      <w:rFonts w:ascii="宋体" w:hAnsi="宋体"/>
      <w:kern w:val="0"/>
      <w:szCs w:val="21"/>
    </w:rPr>
  </w:style>
  <w:style w:type="paragraph" w:customStyle="1" w:styleId="xl35">
    <w:name w:val="xl35"/>
    <w:basedOn w:val="a3"/>
    <w:rsid w:val="00A5471B"/>
    <w:pPr>
      <w:widowControl/>
      <w:pBdr>
        <w:left w:val="single" w:sz="4" w:space="0" w:color="auto"/>
        <w:bottom w:val="single" w:sz="4" w:space="0" w:color="auto"/>
      </w:pBdr>
      <w:spacing w:before="100" w:beforeAutospacing="1" w:after="100" w:afterAutospacing="1"/>
      <w:jc w:val="right"/>
    </w:pPr>
    <w:rPr>
      <w:rFonts w:ascii="宋体" w:hAnsi="宋体"/>
      <w:kern w:val="0"/>
      <w:szCs w:val="21"/>
    </w:rPr>
  </w:style>
  <w:style w:type="paragraph" w:customStyle="1" w:styleId="xl36">
    <w:name w:val="xl36"/>
    <w:basedOn w:val="a3"/>
    <w:rsid w:val="00A5471B"/>
    <w:pPr>
      <w:widowControl/>
      <w:pBdr>
        <w:top w:val="single" w:sz="4" w:space="0" w:color="auto"/>
        <w:left w:val="single" w:sz="4" w:space="0" w:color="auto"/>
      </w:pBdr>
      <w:spacing w:before="100" w:beforeAutospacing="1" w:after="100" w:afterAutospacing="1"/>
      <w:jc w:val="left"/>
    </w:pPr>
    <w:rPr>
      <w:rFonts w:ascii="宋体" w:hAnsi="宋体"/>
      <w:b/>
      <w:bCs/>
      <w:kern w:val="0"/>
      <w:szCs w:val="21"/>
    </w:rPr>
  </w:style>
  <w:style w:type="paragraph" w:customStyle="1" w:styleId="xl38">
    <w:name w:val="xl38"/>
    <w:basedOn w:val="a3"/>
    <w:rsid w:val="00A5471B"/>
    <w:pPr>
      <w:widowControl/>
      <w:pBdr>
        <w:top w:val="single" w:sz="4" w:space="0" w:color="auto"/>
        <w:right w:val="single" w:sz="4" w:space="0" w:color="auto"/>
      </w:pBdr>
      <w:spacing w:before="100" w:beforeAutospacing="1" w:after="100" w:afterAutospacing="1"/>
      <w:jc w:val="left"/>
    </w:pPr>
    <w:rPr>
      <w:rFonts w:ascii="宋体" w:hAnsi="宋体"/>
      <w:b/>
      <w:bCs/>
      <w:kern w:val="0"/>
      <w:szCs w:val="21"/>
    </w:rPr>
  </w:style>
  <w:style w:type="paragraph" w:customStyle="1" w:styleId="xl39">
    <w:name w:val="xl39"/>
    <w:basedOn w:val="a3"/>
    <w:rsid w:val="00A5471B"/>
    <w:pPr>
      <w:widowControl/>
      <w:pBdr>
        <w:top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0">
    <w:name w:val="xl40"/>
    <w:basedOn w:val="a3"/>
    <w:rsid w:val="00A5471B"/>
    <w:pPr>
      <w:widowControl/>
      <w:pBdr>
        <w:top w:val="single" w:sz="8" w:space="0" w:color="auto"/>
        <w:bottom w:val="single" w:sz="4" w:space="0" w:color="auto"/>
      </w:pBdr>
      <w:spacing w:before="100" w:beforeAutospacing="1" w:after="100" w:afterAutospacing="1"/>
      <w:jc w:val="left"/>
    </w:pPr>
    <w:rPr>
      <w:rFonts w:ascii="宋体" w:hAnsi="宋体"/>
      <w:kern w:val="0"/>
      <w:szCs w:val="21"/>
    </w:rPr>
  </w:style>
  <w:style w:type="paragraph" w:customStyle="1" w:styleId="xl41">
    <w:name w:val="xl41"/>
    <w:basedOn w:val="a3"/>
    <w:rsid w:val="00A5471B"/>
    <w:pPr>
      <w:widowControl/>
      <w:pBdr>
        <w:top w:val="single" w:sz="8"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42">
    <w:name w:val="xl42"/>
    <w:basedOn w:val="a3"/>
    <w:rsid w:val="00A5471B"/>
    <w:pPr>
      <w:widowControl/>
      <w:pBdr>
        <w:top w:val="single" w:sz="8"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3">
    <w:name w:val="xl43"/>
    <w:basedOn w:val="a3"/>
    <w:rsid w:val="00A5471B"/>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4">
    <w:name w:val="xl44"/>
    <w:basedOn w:val="a3"/>
    <w:rsid w:val="00A5471B"/>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45">
    <w:name w:val="xl45"/>
    <w:basedOn w:val="a3"/>
    <w:rsid w:val="00A5471B"/>
    <w:pPr>
      <w:widowControl/>
      <w:pBdr>
        <w:top w:val="single" w:sz="4" w:space="0" w:color="auto"/>
        <w:left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46">
    <w:name w:val="xl46"/>
    <w:basedOn w:val="a3"/>
    <w:rsid w:val="00A5471B"/>
    <w:pPr>
      <w:widowControl/>
      <w:pBdr>
        <w:top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47">
    <w:name w:val="xl47"/>
    <w:basedOn w:val="a3"/>
    <w:rsid w:val="00A5471B"/>
    <w:pPr>
      <w:widowControl/>
      <w:pBdr>
        <w:top w:val="single" w:sz="4" w:space="0" w:color="auto"/>
        <w:bottom w:val="single" w:sz="8" w:space="0" w:color="auto"/>
        <w:right w:val="single" w:sz="4" w:space="0" w:color="auto"/>
      </w:pBdr>
      <w:spacing w:before="100" w:beforeAutospacing="1" w:after="100" w:afterAutospacing="1"/>
      <w:jc w:val="left"/>
    </w:pPr>
    <w:rPr>
      <w:rFonts w:ascii="宋体" w:hAnsi="宋体"/>
      <w:kern w:val="0"/>
      <w:szCs w:val="21"/>
    </w:rPr>
  </w:style>
  <w:style w:type="paragraph" w:customStyle="1" w:styleId="xl48">
    <w:name w:val="xl48"/>
    <w:basedOn w:val="a3"/>
    <w:rsid w:val="00A5471B"/>
    <w:pPr>
      <w:widowControl/>
      <w:pBdr>
        <w:left w:val="single" w:sz="4" w:space="0" w:color="auto"/>
      </w:pBdr>
      <w:spacing w:before="100" w:beforeAutospacing="1" w:after="100" w:afterAutospacing="1"/>
      <w:jc w:val="left"/>
      <w:textAlignment w:val="top"/>
    </w:pPr>
    <w:rPr>
      <w:rFonts w:ascii="宋体" w:hAnsi="宋体"/>
      <w:kern w:val="0"/>
      <w:szCs w:val="21"/>
    </w:rPr>
  </w:style>
  <w:style w:type="paragraph" w:customStyle="1" w:styleId="xl49">
    <w:name w:val="xl49"/>
    <w:basedOn w:val="a3"/>
    <w:rsid w:val="00A5471B"/>
    <w:pPr>
      <w:widowControl/>
      <w:pBdr>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50">
    <w:name w:val="xl50"/>
    <w:basedOn w:val="a3"/>
    <w:rsid w:val="00A5471B"/>
    <w:pPr>
      <w:widowControl/>
      <w:pBdr>
        <w:left w:val="single" w:sz="4" w:space="0" w:color="auto"/>
        <w:bottom w:val="single" w:sz="4" w:space="0" w:color="auto"/>
      </w:pBdr>
      <w:spacing w:before="100" w:beforeAutospacing="1" w:after="100" w:afterAutospacing="1"/>
      <w:jc w:val="left"/>
      <w:textAlignment w:val="top"/>
    </w:pPr>
    <w:rPr>
      <w:rFonts w:ascii="宋体" w:hAnsi="宋体"/>
      <w:kern w:val="0"/>
      <w:szCs w:val="21"/>
    </w:rPr>
  </w:style>
  <w:style w:type="paragraph" w:customStyle="1" w:styleId="xl51">
    <w:name w:val="xl51"/>
    <w:basedOn w:val="a3"/>
    <w:rsid w:val="00A5471B"/>
    <w:pPr>
      <w:widowControl/>
      <w:pBdr>
        <w:bottom w:val="single" w:sz="4" w:space="0" w:color="auto"/>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52">
    <w:name w:val="xl52"/>
    <w:basedOn w:val="a3"/>
    <w:rsid w:val="00A5471B"/>
    <w:pPr>
      <w:widowControl/>
      <w:pBdr>
        <w:top w:val="single" w:sz="4" w:space="0" w:color="auto"/>
        <w:left w:val="single" w:sz="4" w:space="0" w:color="auto"/>
      </w:pBdr>
      <w:spacing w:before="100" w:beforeAutospacing="1" w:after="100" w:afterAutospacing="1"/>
      <w:jc w:val="center"/>
    </w:pPr>
    <w:rPr>
      <w:rFonts w:ascii="宋体" w:hAnsi="宋体"/>
      <w:b/>
      <w:bCs/>
      <w:kern w:val="0"/>
      <w:szCs w:val="21"/>
    </w:rPr>
  </w:style>
  <w:style w:type="paragraph" w:customStyle="1" w:styleId="xl53">
    <w:name w:val="xl53"/>
    <w:basedOn w:val="a3"/>
    <w:rsid w:val="00A5471B"/>
    <w:pPr>
      <w:widowControl/>
      <w:pBdr>
        <w:top w:val="single" w:sz="4" w:space="0" w:color="auto"/>
      </w:pBdr>
      <w:spacing w:before="100" w:beforeAutospacing="1" w:after="100" w:afterAutospacing="1"/>
      <w:jc w:val="center"/>
    </w:pPr>
    <w:rPr>
      <w:rFonts w:ascii="宋体" w:hAnsi="宋体"/>
      <w:b/>
      <w:bCs/>
      <w:kern w:val="0"/>
      <w:szCs w:val="21"/>
    </w:rPr>
  </w:style>
  <w:style w:type="paragraph" w:customStyle="1" w:styleId="xl54">
    <w:name w:val="xl54"/>
    <w:basedOn w:val="a3"/>
    <w:rsid w:val="00A5471B"/>
    <w:pPr>
      <w:widowControl/>
      <w:pBdr>
        <w:top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55">
    <w:name w:val="xl55"/>
    <w:basedOn w:val="a3"/>
    <w:rsid w:val="00A5471B"/>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b/>
      <w:bCs/>
      <w:kern w:val="0"/>
      <w:szCs w:val="21"/>
    </w:rPr>
  </w:style>
  <w:style w:type="paragraph" w:customStyle="1" w:styleId="xl56">
    <w:name w:val="xl56"/>
    <w:basedOn w:val="a3"/>
    <w:rsid w:val="00A5471B"/>
    <w:pPr>
      <w:widowControl/>
      <w:pBdr>
        <w:top w:val="single" w:sz="4" w:space="0" w:color="auto"/>
        <w:bottom w:val="single" w:sz="4" w:space="0" w:color="auto"/>
      </w:pBdr>
      <w:spacing w:before="100" w:beforeAutospacing="1" w:after="100" w:afterAutospacing="1"/>
      <w:jc w:val="center"/>
    </w:pPr>
    <w:rPr>
      <w:rFonts w:ascii="宋体" w:hAnsi="宋体"/>
      <w:b/>
      <w:bCs/>
      <w:kern w:val="0"/>
      <w:szCs w:val="21"/>
    </w:rPr>
  </w:style>
  <w:style w:type="paragraph" w:customStyle="1" w:styleId="xl57">
    <w:name w:val="xl57"/>
    <w:basedOn w:val="a3"/>
    <w:rsid w:val="00A5471B"/>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58">
    <w:name w:val="xl58"/>
    <w:basedOn w:val="a3"/>
    <w:rsid w:val="00A5471B"/>
    <w:pPr>
      <w:widowControl/>
      <w:pBdr>
        <w:top w:val="single" w:sz="4" w:space="0" w:color="auto"/>
        <w:left w:val="single" w:sz="4" w:space="0" w:color="auto"/>
        <w:bottom w:val="single" w:sz="8" w:space="0" w:color="auto"/>
      </w:pBdr>
      <w:spacing w:before="100" w:beforeAutospacing="1" w:after="100" w:afterAutospacing="1"/>
      <w:jc w:val="center"/>
    </w:pPr>
    <w:rPr>
      <w:rFonts w:ascii="宋体" w:hAnsi="宋体"/>
      <w:b/>
      <w:bCs/>
      <w:kern w:val="0"/>
      <w:szCs w:val="21"/>
    </w:rPr>
  </w:style>
  <w:style w:type="paragraph" w:customStyle="1" w:styleId="xl59">
    <w:name w:val="xl59"/>
    <w:basedOn w:val="a3"/>
    <w:rsid w:val="00A5471B"/>
    <w:pPr>
      <w:widowControl/>
      <w:pBdr>
        <w:top w:val="single" w:sz="4" w:space="0" w:color="auto"/>
        <w:bottom w:val="single" w:sz="8" w:space="0" w:color="auto"/>
      </w:pBdr>
      <w:spacing w:before="100" w:beforeAutospacing="1" w:after="100" w:afterAutospacing="1"/>
      <w:jc w:val="center"/>
    </w:pPr>
    <w:rPr>
      <w:rFonts w:ascii="宋体" w:hAnsi="宋体"/>
      <w:b/>
      <w:bCs/>
      <w:kern w:val="0"/>
      <w:szCs w:val="21"/>
    </w:rPr>
  </w:style>
  <w:style w:type="paragraph" w:customStyle="1" w:styleId="xl60">
    <w:name w:val="xl60"/>
    <w:basedOn w:val="a3"/>
    <w:rsid w:val="00A5471B"/>
    <w:pPr>
      <w:widowControl/>
      <w:pBdr>
        <w:top w:val="single" w:sz="4" w:space="0" w:color="auto"/>
        <w:bottom w:val="single" w:sz="8"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61">
    <w:name w:val="xl61"/>
    <w:basedOn w:val="a3"/>
    <w:rsid w:val="00A5471B"/>
    <w:pPr>
      <w:widowControl/>
      <w:pBdr>
        <w:top w:val="single" w:sz="4" w:space="0" w:color="auto"/>
        <w:left w:val="single" w:sz="4" w:space="0" w:color="auto"/>
        <w:bottom w:val="single" w:sz="8" w:space="0" w:color="auto"/>
      </w:pBdr>
      <w:spacing w:before="100" w:beforeAutospacing="1" w:after="100" w:afterAutospacing="1"/>
      <w:jc w:val="center"/>
    </w:pPr>
    <w:rPr>
      <w:rFonts w:ascii="宋体" w:hAnsi="宋体"/>
      <w:kern w:val="0"/>
      <w:szCs w:val="21"/>
    </w:rPr>
  </w:style>
  <w:style w:type="paragraph" w:customStyle="1" w:styleId="xl62">
    <w:name w:val="xl62"/>
    <w:basedOn w:val="a3"/>
    <w:rsid w:val="00A5471B"/>
    <w:pPr>
      <w:widowControl/>
      <w:pBdr>
        <w:top w:val="single" w:sz="4" w:space="0" w:color="auto"/>
        <w:bottom w:val="single" w:sz="8" w:space="0" w:color="auto"/>
      </w:pBdr>
      <w:spacing w:before="100" w:beforeAutospacing="1" w:after="100" w:afterAutospacing="1"/>
      <w:jc w:val="center"/>
    </w:pPr>
    <w:rPr>
      <w:rFonts w:ascii="宋体" w:hAnsi="宋体"/>
      <w:kern w:val="0"/>
      <w:szCs w:val="21"/>
    </w:rPr>
  </w:style>
  <w:style w:type="paragraph" w:customStyle="1" w:styleId="xl63">
    <w:name w:val="xl63"/>
    <w:basedOn w:val="a3"/>
    <w:rsid w:val="00A5471B"/>
    <w:pPr>
      <w:widowControl/>
      <w:pBdr>
        <w:top w:val="single" w:sz="4" w:space="0" w:color="auto"/>
        <w:bottom w:val="single" w:sz="8" w:space="0" w:color="auto"/>
        <w:right w:val="single" w:sz="4" w:space="0" w:color="auto"/>
      </w:pBdr>
      <w:spacing w:before="100" w:beforeAutospacing="1" w:after="100" w:afterAutospacing="1"/>
      <w:jc w:val="center"/>
    </w:pPr>
    <w:rPr>
      <w:rFonts w:ascii="宋体" w:hAnsi="宋体"/>
      <w:kern w:val="0"/>
      <w:szCs w:val="21"/>
    </w:rPr>
  </w:style>
  <w:style w:type="paragraph" w:customStyle="1" w:styleId="xl64">
    <w:name w:val="xl64"/>
    <w:basedOn w:val="a3"/>
    <w:rsid w:val="00A5471B"/>
    <w:pPr>
      <w:widowControl/>
      <w:pBdr>
        <w:left w:val="single" w:sz="4" w:space="0" w:color="auto"/>
        <w:bottom w:val="single" w:sz="8" w:space="0" w:color="auto"/>
      </w:pBdr>
      <w:spacing w:before="100" w:beforeAutospacing="1" w:after="100" w:afterAutospacing="1"/>
      <w:jc w:val="center"/>
    </w:pPr>
    <w:rPr>
      <w:rFonts w:ascii="宋体" w:hAnsi="宋体"/>
      <w:b/>
      <w:bCs/>
      <w:kern w:val="0"/>
      <w:sz w:val="32"/>
      <w:szCs w:val="32"/>
    </w:rPr>
  </w:style>
  <w:style w:type="paragraph" w:customStyle="1" w:styleId="xl65">
    <w:name w:val="xl65"/>
    <w:basedOn w:val="a3"/>
    <w:rsid w:val="00A5471B"/>
    <w:pPr>
      <w:widowControl/>
      <w:pBdr>
        <w:bottom w:val="single" w:sz="8" w:space="0" w:color="auto"/>
      </w:pBdr>
      <w:spacing w:before="100" w:beforeAutospacing="1" w:after="100" w:afterAutospacing="1"/>
      <w:jc w:val="center"/>
    </w:pPr>
    <w:rPr>
      <w:rFonts w:ascii="宋体" w:hAnsi="宋体"/>
      <w:b/>
      <w:bCs/>
      <w:kern w:val="0"/>
      <w:sz w:val="32"/>
      <w:szCs w:val="32"/>
    </w:rPr>
  </w:style>
  <w:style w:type="paragraph" w:customStyle="1" w:styleId="xl66">
    <w:name w:val="xl66"/>
    <w:basedOn w:val="a3"/>
    <w:rsid w:val="00A5471B"/>
    <w:pPr>
      <w:widowControl/>
      <w:pBdr>
        <w:bottom w:val="single" w:sz="8" w:space="0" w:color="auto"/>
        <w:right w:val="single" w:sz="4" w:space="0" w:color="auto"/>
      </w:pBdr>
      <w:spacing w:before="100" w:beforeAutospacing="1" w:after="100" w:afterAutospacing="1"/>
      <w:jc w:val="center"/>
    </w:pPr>
    <w:rPr>
      <w:rFonts w:ascii="宋体" w:hAnsi="宋体"/>
      <w:b/>
      <w:bCs/>
      <w:kern w:val="0"/>
      <w:sz w:val="32"/>
      <w:szCs w:val="32"/>
    </w:rPr>
  </w:style>
  <w:style w:type="paragraph" w:customStyle="1" w:styleId="xl67">
    <w:name w:val="xl67"/>
    <w:basedOn w:val="a3"/>
    <w:rsid w:val="00A5471B"/>
    <w:pPr>
      <w:widowControl/>
      <w:pBdr>
        <w:top w:val="single" w:sz="4" w:space="0" w:color="auto"/>
        <w:left w:val="single" w:sz="4" w:space="0" w:color="auto"/>
      </w:pBdr>
      <w:spacing w:before="100" w:beforeAutospacing="1" w:after="100" w:afterAutospacing="1"/>
      <w:jc w:val="left"/>
      <w:textAlignment w:val="top"/>
    </w:pPr>
    <w:rPr>
      <w:rFonts w:ascii="宋体" w:hAnsi="宋体"/>
      <w:kern w:val="0"/>
      <w:szCs w:val="21"/>
    </w:rPr>
  </w:style>
  <w:style w:type="paragraph" w:customStyle="1" w:styleId="xl68">
    <w:name w:val="xl68"/>
    <w:basedOn w:val="a3"/>
    <w:rsid w:val="00A5471B"/>
    <w:pPr>
      <w:widowControl/>
      <w:pBdr>
        <w:top w:val="single" w:sz="4" w:space="0" w:color="auto"/>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69">
    <w:name w:val="xl69"/>
    <w:basedOn w:val="a3"/>
    <w:rsid w:val="00A5471B"/>
    <w:pPr>
      <w:widowControl/>
      <w:pBdr>
        <w:top w:val="single" w:sz="8"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70">
    <w:name w:val="xl70"/>
    <w:basedOn w:val="a3"/>
    <w:rsid w:val="00A5471B"/>
    <w:pPr>
      <w:widowControl/>
      <w:pBdr>
        <w:top w:val="single" w:sz="8" w:space="0" w:color="auto"/>
        <w:bottom w:val="single" w:sz="4" w:space="0" w:color="auto"/>
      </w:pBdr>
      <w:spacing w:before="100" w:beforeAutospacing="1" w:after="100" w:afterAutospacing="1"/>
      <w:jc w:val="left"/>
    </w:pPr>
    <w:rPr>
      <w:rFonts w:ascii="宋体" w:hAnsi="宋体"/>
      <w:kern w:val="0"/>
      <w:szCs w:val="21"/>
    </w:rPr>
  </w:style>
  <w:style w:type="paragraph" w:customStyle="1" w:styleId="xl71">
    <w:name w:val="xl71"/>
    <w:basedOn w:val="a3"/>
    <w:rsid w:val="00A5471B"/>
    <w:pPr>
      <w:widowControl/>
      <w:pBdr>
        <w:top w:val="single" w:sz="8"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font10">
    <w:name w:val="font10"/>
    <w:basedOn w:val="a3"/>
    <w:rsid w:val="00A5471B"/>
    <w:pPr>
      <w:widowControl/>
      <w:spacing w:before="100" w:beforeAutospacing="1" w:after="100" w:afterAutospacing="1"/>
      <w:jc w:val="left"/>
    </w:pPr>
    <w:rPr>
      <w:rFonts w:ascii="Times New Roman" w:hAnsi="Times New Roman"/>
      <w:b/>
      <w:bCs/>
      <w:kern w:val="0"/>
      <w:sz w:val="32"/>
      <w:szCs w:val="32"/>
    </w:rPr>
  </w:style>
  <w:style w:type="character" w:styleId="afb">
    <w:name w:val="page number"/>
    <w:basedOn w:val="a4"/>
    <w:rsid w:val="00A5471B"/>
  </w:style>
  <w:style w:type="paragraph" w:styleId="afc">
    <w:name w:val="Body Text Indent"/>
    <w:basedOn w:val="a3"/>
    <w:link w:val="Char9"/>
    <w:rsid w:val="00A5471B"/>
    <w:pPr>
      <w:ind w:left="840" w:firstLine="480"/>
    </w:pPr>
    <w:rPr>
      <w:rFonts w:ascii="Times New Roman" w:hAnsi="Times New Roman"/>
      <w:sz w:val="24"/>
      <w:szCs w:val="24"/>
    </w:rPr>
  </w:style>
  <w:style w:type="character" w:customStyle="1" w:styleId="Char9">
    <w:name w:val="正文文本缩进 Char"/>
    <w:basedOn w:val="a4"/>
    <w:link w:val="afc"/>
    <w:rsid w:val="00A5471B"/>
    <w:rPr>
      <w:rFonts w:ascii="Times New Roman" w:eastAsia="宋体" w:hAnsi="Times New Roman" w:cs="Times New Roman"/>
      <w:sz w:val="24"/>
      <w:szCs w:val="24"/>
    </w:rPr>
  </w:style>
  <w:style w:type="paragraph" w:styleId="21">
    <w:name w:val="List Bullet 2"/>
    <w:basedOn w:val="a"/>
    <w:autoRedefine/>
    <w:rsid w:val="00A5471B"/>
    <w:pPr>
      <w:numPr>
        <w:numId w:val="0"/>
      </w:numPr>
      <w:tabs>
        <w:tab w:val="num" w:pos="432"/>
      </w:tabs>
      <w:spacing w:after="220" w:line="220" w:lineRule="atLeast"/>
      <w:ind w:left="2160" w:right="720" w:hangingChars="200" w:hanging="432"/>
    </w:pPr>
    <w:rPr>
      <w:sz w:val="21"/>
      <w:szCs w:val="20"/>
    </w:rPr>
  </w:style>
  <w:style w:type="paragraph" w:styleId="22">
    <w:name w:val="Body Text Indent 2"/>
    <w:basedOn w:val="a3"/>
    <w:link w:val="2Char0"/>
    <w:rsid w:val="00A5471B"/>
    <w:pPr>
      <w:ind w:left="420" w:firstLineChars="200" w:firstLine="480"/>
    </w:pPr>
    <w:rPr>
      <w:rFonts w:ascii="Times New Roman" w:hAnsi="Times New Roman"/>
      <w:sz w:val="24"/>
      <w:szCs w:val="24"/>
    </w:rPr>
  </w:style>
  <w:style w:type="character" w:customStyle="1" w:styleId="2Char0">
    <w:name w:val="正文文本缩进 2 Char"/>
    <w:basedOn w:val="a4"/>
    <w:link w:val="22"/>
    <w:rsid w:val="00A5471B"/>
    <w:rPr>
      <w:rFonts w:ascii="Times New Roman" w:eastAsia="宋体" w:hAnsi="Times New Roman" w:cs="Times New Roman"/>
      <w:sz w:val="24"/>
      <w:szCs w:val="24"/>
    </w:rPr>
  </w:style>
  <w:style w:type="paragraph" w:styleId="31">
    <w:name w:val="Body Text Indent 3"/>
    <w:basedOn w:val="a3"/>
    <w:link w:val="3Char0"/>
    <w:rsid w:val="00A5471B"/>
    <w:pPr>
      <w:ind w:firstLine="480"/>
    </w:pPr>
    <w:rPr>
      <w:rFonts w:ascii="Times New Roman" w:hAnsi="Times New Roman"/>
      <w:sz w:val="24"/>
      <w:szCs w:val="20"/>
    </w:rPr>
  </w:style>
  <w:style w:type="character" w:customStyle="1" w:styleId="3Char0">
    <w:name w:val="正文文本缩进 3 Char"/>
    <w:basedOn w:val="a4"/>
    <w:link w:val="31"/>
    <w:rsid w:val="00A5471B"/>
    <w:rPr>
      <w:rFonts w:ascii="Times New Roman" w:eastAsia="宋体" w:hAnsi="Times New Roman" w:cs="Times New Roman"/>
      <w:sz w:val="24"/>
      <w:szCs w:val="20"/>
    </w:rPr>
  </w:style>
  <w:style w:type="paragraph" w:styleId="afd">
    <w:name w:val="Normal (Web)"/>
    <w:basedOn w:val="a3"/>
    <w:uiPriority w:val="99"/>
    <w:rsid w:val="00A5471B"/>
    <w:pPr>
      <w:widowControl/>
      <w:spacing w:before="100" w:beforeAutospacing="1" w:after="100" w:afterAutospacing="1"/>
      <w:jc w:val="left"/>
    </w:pPr>
    <w:rPr>
      <w:rFonts w:ascii="宋体" w:hAnsi="宋体"/>
      <w:kern w:val="0"/>
      <w:sz w:val="24"/>
      <w:szCs w:val="24"/>
    </w:rPr>
  </w:style>
  <w:style w:type="character" w:styleId="afe">
    <w:name w:val="Strong"/>
    <w:uiPriority w:val="22"/>
    <w:qFormat/>
    <w:rsid w:val="00A5471B"/>
    <w:rPr>
      <w:b/>
      <w:bCs/>
    </w:rPr>
  </w:style>
  <w:style w:type="character" w:styleId="aff">
    <w:name w:val="Emphasis"/>
    <w:qFormat/>
    <w:rsid w:val="00A5471B"/>
    <w:rPr>
      <w:i/>
      <w:iCs/>
    </w:rPr>
  </w:style>
  <w:style w:type="character" w:styleId="aff0">
    <w:name w:val="FollowedHyperlink"/>
    <w:rsid w:val="00A5471B"/>
    <w:rPr>
      <w:color w:val="800080"/>
      <w:u w:val="single"/>
    </w:rPr>
  </w:style>
  <w:style w:type="paragraph" w:styleId="11">
    <w:name w:val="toc 1"/>
    <w:basedOn w:val="a3"/>
    <w:next w:val="a3"/>
    <w:autoRedefine/>
    <w:uiPriority w:val="39"/>
    <w:qFormat/>
    <w:rsid w:val="00A5471B"/>
    <w:pPr>
      <w:tabs>
        <w:tab w:val="left" w:pos="284"/>
        <w:tab w:val="right" w:leader="dot" w:pos="9288"/>
      </w:tabs>
      <w:spacing w:before="120" w:after="120"/>
      <w:jc w:val="left"/>
    </w:pPr>
    <w:rPr>
      <w:rFonts w:ascii="Times New Roman" w:hAnsi="Times New Roman"/>
      <w:b/>
      <w:bCs/>
      <w:caps/>
      <w:szCs w:val="20"/>
    </w:rPr>
  </w:style>
  <w:style w:type="paragraph" w:styleId="23">
    <w:name w:val="toc 2"/>
    <w:basedOn w:val="a3"/>
    <w:next w:val="a3"/>
    <w:autoRedefine/>
    <w:uiPriority w:val="39"/>
    <w:qFormat/>
    <w:rsid w:val="00A5471B"/>
    <w:pPr>
      <w:tabs>
        <w:tab w:val="left" w:pos="709"/>
        <w:tab w:val="right" w:leader="dot" w:pos="9288"/>
      </w:tabs>
      <w:ind w:left="240"/>
      <w:jc w:val="left"/>
    </w:pPr>
    <w:rPr>
      <w:rFonts w:ascii="Times New Roman" w:hAnsi="Times New Roman"/>
      <w:smallCaps/>
      <w:noProof/>
      <w:szCs w:val="24"/>
    </w:rPr>
  </w:style>
  <w:style w:type="paragraph" w:styleId="32">
    <w:name w:val="toc 3"/>
    <w:basedOn w:val="a3"/>
    <w:next w:val="a3"/>
    <w:autoRedefine/>
    <w:uiPriority w:val="39"/>
    <w:qFormat/>
    <w:rsid w:val="00A5471B"/>
    <w:pPr>
      <w:tabs>
        <w:tab w:val="left" w:pos="1440"/>
        <w:tab w:val="right" w:leader="dot" w:pos="9288"/>
      </w:tabs>
      <w:ind w:left="680"/>
      <w:jc w:val="left"/>
    </w:pPr>
    <w:rPr>
      <w:rFonts w:ascii="Times New Roman" w:hAnsi="Times New Roman"/>
      <w:iCs/>
      <w:sz w:val="20"/>
      <w:szCs w:val="20"/>
    </w:rPr>
  </w:style>
  <w:style w:type="paragraph" w:styleId="40">
    <w:name w:val="toc 4"/>
    <w:basedOn w:val="a3"/>
    <w:next w:val="a3"/>
    <w:autoRedefine/>
    <w:uiPriority w:val="39"/>
    <w:rsid w:val="00A5471B"/>
    <w:pPr>
      <w:tabs>
        <w:tab w:val="left" w:pos="1560"/>
        <w:tab w:val="right" w:leader="dot" w:pos="9288"/>
      </w:tabs>
      <w:ind w:left="720"/>
      <w:jc w:val="left"/>
    </w:pPr>
    <w:rPr>
      <w:rFonts w:ascii="Times New Roman" w:hAnsi="Times New Roman"/>
      <w:sz w:val="18"/>
      <w:szCs w:val="18"/>
    </w:rPr>
  </w:style>
  <w:style w:type="paragraph" w:styleId="50">
    <w:name w:val="toc 5"/>
    <w:basedOn w:val="a3"/>
    <w:next w:val="a3"/>
    <w:autoRedefine/>
    <w:uiPriority w:val="39"/>
    <w:rsid w:val="00A5471B"/>
    <w:pPr>
      <w:ind w:left="960"/>
      <w:jc w:val="left"/>
    </w:pPr>
    <w:rPr>
      <w:rFonts w:ascii="Times New Roman" w:hAnsi="Times New Roman"/>
      <w:sz w:val="18"/>
      <w:szCs w:val="18"/>
    </w:rPr>
  </w:style>
  <w:style w:type="paragraph" w:styleId="60">
    <w:name w:val="toc 6"/>
    <w:basedOn w:val="a3"/>
    <w:next w:val="a3"/>
    <w:autoRedefine/>
    <w:uiPriority w:val="39"/>
    <w:rsid w:val="00A5471B"/>
    <w:pPr>
      <w:ind w:left="1200"/>
      <w:jc w:val="left"/>
    </w:pPr>
    <w:rPr>
      <w:rFonts w:ascii="Times New Roman" w:hAnsi="Times New Roman"/>
      <w:sz w:val="18"/>
      <w:szCs w:val="18"/>
    </w:rPr>
  </w:style>
  <w:style w:type="paragraph" w:styleId="70">
    <w:name w:val="toc 7"/>
    <w:basedOn w:val="a3"/>
    <w:next w:val="a3"/>
    <w:autoRedefine/>
    <w:uiPriority w:val="39"/>
    <w:rsid w:val="00A5471B"/>
    <w:pPr>
      <w:ind w:left="1440"/>
      <w:jc w:val="left"/>
    </w:pPr>
    <w:rPr>
      <w:rFonts w:ascii="Times New Roman" w:hAnsi="Times New Roman"/>
      <w:sz w:val="18"/>
      <w:szCs w:val="18"/>
    </w:rPr>
  </w:style>
  <w:style w:type="paragraph" w:styleId="80">
    <w:name w:val="toc 8"/>
    <w:basedOn w:val="a3"/>
    <w:next w:val="a3"/>
    <w:autoRedefine/>
    <w:uiPriority w:val="39"/>
    <w:rsid w:val="00A5471B"/>
    <w:pPr>
      <w:ind w:left="1680"/>
      <w:jc w:val="left"/>
    </w:pPr>
    <w:rPr>
      <w:rFonts w:ascii="Times New Roman" w:hAnsi="Times New Roman"/>
      <w:sz w:val="18"/>
      <w:szCs w:val="18"/>
    </w:rPr>
  </w:style>
  <w:style w:type="paragraph" w:styleId="90">
    <w:name w:val="toc 9"/>
    <w:basedOn w:val="a3"/>
    <w:next w:val="a3"/>
    <w:autoRedefine/>
    <w:uiPriority w:val="39"/>
    <w:rsid w:val="00A5471B"/>
    <w:pPr>
      <w:ind w:left="1920"/>
      <w:jc w:val="left"/>
    </w:pPr>
    <w:rPr>
      <w:rFonts w:ascii="Times New Roman" w:hAnsi="Times New Roman"/>
      <w:sz w:val="18"/>
      <w:szCs w:val="18"/>
    </w:rPr>
  </w:style>
  <w:style w:type="paragraph" w:customStyle="1" w:styleId="1">
    <w:name w:val="编号1"/>
    <w:basedOn w:val="a3"/>
    <w:rsid w:val="00A5471B"/>
    <w:pPr>
      <w:numPr>
        <w:numId w:val="19"/>
      </w:numPr>
      <w:tabs>
        <w:tab w:val="left" w:pos="840"/>
      </w:tabs>
      <w:spacing w:line="300" w:lineRule="auto"/>
    </w:pPr>
    <w:rPr>
      <w:rFonts w:ascii="Times New Roman" w:hAnsi="Times New Roman"/>
      <w:szCs w:val="24"/>
    </w:rPr>
  </w:style>
  <w:style w:type="paragraph" w:customStyle="1" w:styleId="font12">
    <w:name w:val="font12"/>
    <w:basedOn w:val="a3"/>
    <w:rsid w:val="00A5471B"/>
    <w:pPr>
      <w:widowControl/>
      <w:spacing w:before="100" w:beforeAutospacing="1" w:after="100" w:afterAutospacing="1"/>
      <w:jc w:val="left"/>
    </w:pPr>
    <w:rPr>
      <w:rFonts w:ascii="Times New Roman" w:hAnsi="Times New Roman"/>
      <w:kern w:val="0"/>
      <w:sz w:val="14"/>
      <w:szCs w:val="14"/>
    </w:rPr>
  </w:style>
  <w:style w:type="paragraph" w:customStyle="1" w:styleId="font13">
    <w:name w:val="font13"/>
    <w:basedOn w:val="a3"/>
    <w:rsid w:val="00A5471B"/>
    <w:pPr>
      <w:widowControl/>
      <w:spacing w:before="100" w:beforeAutospacing="1" w:after="100" w:afterAutospacing="1"/>
      <w:jc w:val="left"/>
    </w:pPr>
    <w:rPr>
      <w:rFonts w:ascii="Times New Roman" w:hAnsi="Times New Roman"/>
      <w:kern w:val="0"/>
      <w:szCs w:val="21"/>
      <w:u w:val="single"/>
    </w:rPr>
  </w:style>
  <w:style w:type="paragraph" w:customStyle="1" w:styleId="xl72">
    <w:name w:val="xl72"/>
    <w:basedOn w:val="style0"/>
    <w:rsid w:val="00A5471B"/>
    <w:pPr>
      <w:pBdr>
        <w:top w:val="single" w:sz="4" w:space="0" w:color="auto"/>
        <w:bottom w:val="single" w:sz="4" w:space="0" w:color="auto"/>
      </w:pBdr>
      <w:textAlignment w:val="top"/>
    </w:pPr>
    <w:rPr>
      <w:rFonts w:ascii="宋体" w:hAnsi="宋体"/>
      <w:b/>
      <w:bCs/>
      <w:sz w:val="21"/>
      <w:szCs w:val="21"/>
    </w:rPr>
  </w:style>
  <w:style w:type="paragraph" w:customStyle="1" w:styleId="style0">
    <w:name w:val="style0"/>
    <w:basedOn w:val="a3"/>
    <w:rsid w:val="00A5471B"/>
    <w:pPr>
      <w:widowControl/>
      <w:spacing w:before="100" w:beforeAutospacing="1" w:after="100" w:afterAutospacing="1"/>
      <w:jc w:val="left"/>
      <w:textAlignment w:val="bottom"/>
    </w:pPr>
    <w:rPr>
      <w:rFonts w:ascii="Times New Roman" w:hAnsi="Times New Roman"/>
      <w:kern w:val="0"/>
      <w:sz w:val="24"/>
      <w:szCs w:val="24"/>
    </w:rPr>
  </w:style>
  <w:style w:type="paragraph" w:customStyle="1" w:styleId="xl73">
    <w:name w:val="xl73"/>
    <w:basedOn w:val="style0"/>
    <w:rsid w:val="00A5471B"/>
    <w:pPr>
      <w:textAlignment w:val="top"/>
    </w:pPr>
    <w:rPr>
      <w:rFonts w:ascii="宋体" w:hAnsi="宋体"/>
      <w:sz w:val="21"/>
      <w:szCs w:val="21"/>
    </w:rPr>
  </w:style>
  <w:style w:type="paragraph" w:customStyle="1" w:styleId="xl74">
    <w:name w:val="xl74"/>
    <w:basedOn w:val="style0"/>
    <w:rsid w:val="00A5471B"/>
    <w:pPr>
      <w:textAlignment w:val="top"/>
    </w:pPr>
    <w:rPr>
      <w:sz w:val="21"/>
      <w:szCs w:val="21"/>
    </w:rPr>
  </w:style>
  <w:style w:type="paragraph" w:customStyle="1" w:styleId="xl75">
    <w:name w:val="xl75"/>
    <w:basedOn w:val="style0"/>
    <w:rsid w:val="00A5471B"/>
    <w:pPr>
      <w:textAlignment w:val="top"/>
    </w:pPr>
    <w:rPr>
      <w:rFonts w:ascii="宋体" w:hAnsi="宋体"/>
      <w:sz w:val="21"/>
      <w:szCs w:val="21"/>
    </w:rPr>
  </w:style>
  <w:style w:type="paragraph" w:customStyle="1" w:styleId="xl76">
    <w:name w:val="xl76"/>
    <w:basedOn w:val="style0"/>
    <w:rsid w:val="00A5471B"/>
    <w:pPr>
      <w:pBdr>
        <w:top w:val="single" w:sz="4" w:space="0" w:color="auto"/>
        <w:bottom w:val="single" w:sz="8" w:space="0" w:color="auto"/>
      </w:pBdr>
      <w:textAlignment w:val="top"/>
    </w:pPr>
    <w:rPr>
      <w:rFonts w:ascii="宋体" w:hAnsi="宋体"/>
      <w:b/>
      <w:bCs/>
      <w:sz w:val="21"/>
      <w:szCs w:val="21"/>
    </w:rPr>
  </w:style>
  <w:style w:type="paragraph" w:customStyle="1" w:styleId="xl77">
    <w:name w:val="xl77"/>
    <w:basedOn w:val="style0"/>
    <w:rsid w:val="00A5471B"/>
    <w:pPr>
      <w:pBdr>
        <w:bottom w:val="single" w:sz="8" w:space="0" w:color="auto"/>
      </w:pBdr>
      <w:textAlignment w:val="top"/>
    </w:pPr>
    <w:rPr>
      <w:b/>
      <w:bCs/>
      <w:sz w:val="21"/>
      <w:szCs w:val="21"/>
    </w:rPr>
  </w:style>
  <w:style w:type="paragraph" w:customStyle="1" w:styleId="xl78">
    <w:name w:val="xl78"/>
    <w:basedOn w:val="style0"/>
    <w:rsid w:val="00A5471B"/>
    <w:pPr>
      <w:pBdr>
        <w:bottom w:val="single" w:sz="8" w:space="0" w:color="auto"/>
      </w:pBdr>
      <w:textAlignment w:val="top"/>
    </w:pPr>
    <w:rPr>
      <w:rFonts w:ascii="宋体" w:hAnsi="宋体"/>
      <w:b/>
      <w:bCs/>
      <w:sz w:val="21"/>
      <w:szCs w:val="21"/>
    </w:rPr>
  </w:style>
  <w:style w:type="paragraph" w:customStyle="1" w:styleId="xl79">
    <w:name w:val="xl79"/>
    <w:basedOn w:val="style0"/>
    <w:rsid w:val="00A5471B"/>
    <w:pPr>
      <w:pBdr>
        <w:bottom w:val="single" w:sz="8" w:space="0" w:color="auto"/>
      </w:pBdr>
      <w:jc w:val="center"/>
      <w:textAlignment w:val="top"/>
    </w:pPr>
    <w:rPr>
      <w:rFonts w:ascii="宋体" w:hAnsi="宋体"/>
      <w:b/>
      <w:bCs/>
      <w:sz w:val="21"/>
      <w:szCs w:val="21"/>
    </w:rPr>
  </w:style>
  <w:style w:type="paragraph" w:customStyle="1" w:styleId="xl80">
    <w:name w:val="xl80"/>
    <w:basedOn w:val="style0"/>
    <w:rsid w:val="00A5471B"/>
    <w:pPr>
      <w:pBdr>
        <w:bottom w:val="single" w:sz="8" w:space="0" w:color="auto"/>
        <w:right w:val="single" w:sz="4" w:space="0" w:color="auto"/>
      </w:pBdr>
      <w:textAlignment w:val="top"/>
    </w:pPr>
    <w:rPr>
      <w:rFonts w:ascii="宋体" w:hAnsi="宋体"/>
      <w:b/>
      <w:bCs/>
      <w:sz w:val="21"/>
      <w:szCs w:val="21"/>
    </w:rPr>
  </w:style>
  <w:style w:type="paragraph" w:customStyle="1" w:styleId="xl81">
    <w:name w:val="xl81"/>
    <w:basedOn w:val="style0"/>
    <w:rsid w:val="00A5471B"/>
    <w:pPr>
      <w:textAlignment w:val="auto"/>
    </w:pPr>
    <w:rPr>
      <w:rFonts w:ascii="宋体" w:hAnsi="宋体"/>
      <w:sz w:val="21"/>
      <w:szCs w:val="21"/>
    </w:rPr>
  </w:style>
  <w:style w:type="paragraph" w:customStyle="1" w:styleId="xl82">
    <w:name w:val="xl82"/>
    <w:basedOn w:val="style0"/>
    <w:rsid w:val="00A5471B"/>
    <w:pPr>
      <w:pBdr>
        <w:left w:val="single" w:sz="4" w:space="0" w:color="auto"/>
      </w:pBdr>
      <w:jc w:val="center"/>
      <w:textAlignment w:val="auto"/>
    </w:pPr>
    <w:rPr>
      <w:rFonts w:ascii="宋体" w:hAnsi="宋体"/>
      <w:b/>
      <w:bCs/>
      <w:sz w:val="21"/>
      <w:szCs w:val="21"/>
    </w:rPr>
  </w:style>
  <w:style w:type="paragraph" w:customStyle="1" w:styleId="xl83">
    <w:name w:val="xl83"/>
    <w:basedOn w:val="style0"/>
    <w:rsid w:val="00A5471B"/>
    <w:pPr>
      <w:jc w:val="right"/>
      <w:textAlignment w:val="auto"/>
    </w:pPr>
    <w:rPr>
      <w:rFonts w:ascii="宋体" w:hAnsi="宋体"/>
      <w:sz w:val="21"/>
      <w:szCs w:val="21"/>
    </w:rPr>
  </w:style>
  <w:style w:type="paragraph" w:customStyle="1" w:styleId="xl84">
    <w:name w:val="xl84"/>
    <w:basedOn w:val="style0"/>
    <w:rsid w:val="00A5471B"/>
    <w:pPr>
      <w:pBdr>
        <w:bottom w:val="single" w:sz="4" w:space="0" w:color="auto"/>
      </w:pBdr>
      <w:jc w:val="center"/>
      <w:textAlignment w:val="auto"/>
    </w:pPr>
    <w:rPr>
      <w:rFonts w:ascii="宋体" w:hAnsi="宋体"/>
      <w:b/>
      <w:bCs/>
      <w:sz w:val="21"/>
      <w:szCs w:val="21"/>
    </w:rPr>
  </w:style>
  <w:style w:type="paragraph" w:customStyle="1" w:styleId="xl85">
    <w:name w:val="xl85"/>
    <w:basedOn w:val="style0"/>
    <w:rsid w:val="00A5471B"/>
    <w:pPr>
      <w:jc w:val="center"/>
      <w:textAlignment w:val="auto"/>
    </w:pPr>
    <w:rPr>
      <w:rFonts w:ascii="宋体" w:hAnsi="宋体"/>
      <w:b/>
      <w:bCs/>
      <w:sz w:val="21"/>
      <w:szCs w:val="21"/>
    </w:rPr>
  </w:style>
  <w:style w:type="paragraph" w:customStyle="1" w:styleId="xl86">
    <w:name w:val="xl86"/>
    <w:basedOn w:val="style0"/>
    <w:rsid w:val="00A5471B"/>
    <w:pPr>
      <w:pBdr>
        <w:right w:val="single" w:sz="4" w:space="0" w:color="auto"/>
      </w:pBdr>
      <w:jc w:val="center"/>
      <w:textAlignment w:val="auto"/>
    </w:pPr>
    <w:rPr>
      <w:rFonts w:ascii="宋体" w:hAnsi="宋体"/>
      <w:b/>
      <w:bCs/>
      <w:sz w:val="21"/>
      <w:szCs w:val="21"/>
    </w:rPr>
  </w:style>
  <w:style w:type="paragraph" w:customStyle="1" w:styleId="xl87">
    <w:name w:val="xl87"/>
    <w:basedOn w:val="style0"/>
    <w:rsid w:val="00A5471B"/>
    <w:pPr>
      <w:pBdr>
        <w:top w:val="single" w:sz="4" w:space="0" w:color="auto"/>
        <w:bottom w:val="single" w:sz="4" w:space="0" w:color="auto"/>
      </w:pBdr>
      <w:jc w:val="center"/>
      <w:textAlignment w:val="auto"/>
    </w:pPr>
    <w:rPr>
      <w:rFonts w:ascii="宋体" w:hAnsi="宋体"/>
      <w:b/>
      <w:bCs/>
      <w:sz w:val="21"/>
      <w:szCs w:val="21"/>
    </w:rPr>
  </w:style>
  <w:style w:type="paragraph" w:customStyle="1" w:styleId="xl88">
    <w:name w:val="xl88"/>
    <w:basedOn w:val="style0"/>
    <w:rsid w:val="00A5471B"/>
    <w:pPr>
      <w:pBdr>
        <w:top w:val="single" w:sz="4" w:space="0" w:color="auto"/>
        <w:left w:val="single" w:sz="4" w:space="0" w:color="auto"/>
        <w:bottom w:val="single" w:sz="4" w:space="0" w:color="auto"/>
        <w:right w:val="single" w:sz="4" w:space="0" w:color="auto"/>
      </w:pBdr>
      <w:jc w:val="center"/>
      <w:textAlignment w:val="auto"/>
    </w:pPr>
    <w:rPr>
      <w:rFonts w:ascii="宋体" w:hAnsi="宋体"/>
      <w:sz w:val="21"/>
      <w:szCs w:val="21"/>
    </w:rPr>
  </w:style>
  <w:style w:type="paragraph" w:customStyle="1" w:styleId="xl89">
    <w:name w:val="xl89"/>
    <w:basedOn w:val="style0"/>
    <w:rsid w:val="00A5471B"/>
    <w:pPr>
      <w:pBdr>
        <w:top w:val="single" w:sz="4" w:space="0" w:color="auto"/>
        <w:left w:val="single" w:sz="4" w:space="0" w:color="auto"/>
        <w:right w:val="single" w:sz="4" w:space="0" w:color="auto"/>
      </w:pBdr>
      <w:jc w:val="center"/>
      <w:textAlignment w:val="auto"/>
    </w:pPr>
    <w:rPr>
      <w:rFonts w:ascii="宋体" w:hAnsi="宋体"/>
      <w:sz w:val="21"/>
      <w:szCs w:val="21"/>
    </w:rPr>
  </w:style>
  <w:style w:type="paragraph" w:customStyle="1" w:styleId="font11">
    <w:name w:val="font11"/>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512344">
    <w:name w:val="font512344"/>
    <w:basedOn w:val="a3"/>
    <w:rsid w:val="00A5471B"/>
    <w:pPr>
      <w:widowControl/>
      <w:spacing w:before="100" w:beforeAutospacing="1" w:after="100" w:afterAutospacing="1"/>
      <w:jc w:val="left"/>
    </w:pPr>
    <w:rPr>
      <w:rFonts w:ascii="宋体" w:hAnsi="宋体" w:hint="eastAsia"/>
      <w:kern w:val="0"/>
      <w:sz w:val="18"/>
      <w:szCs w:val="18"/>
    </w:rPr>
  </w:style>
  <w:style w:type="paragraph" w:customStyle="1" w:styleId="font612344">
    <w:name w:val="font612344"/>
    <w:basedOn w:val="a3"/>
    <w:rsid w:val="00A5471B"/>
    <w:pPr>
      <w:widowControl/>
      <w:spacing w:before="100" w:beforeAutospacing="1" w:after="100" w:afterAutospacing="1"/>
      <w:jc w:val="left"/>
    </w:pPr>
    <w:rPr>
      <w:rFonts w:ascii="宋体" w:hAnsi="宋体" w:hint="eastAsia"/>
      <w:b/>
      <w:bCs/>
      <w:kern w:val="0"/>
      <w:szCs w:val="21"/>
    </w:rPr>
  </w:style>
  <w:style w:type="paragraph" w:customStyle="1" w:styleId="font712344">
    <w:name w:val="font712344"/>
    <w:basedOn w:val="a3"/>
    <w:rsid w:val="00A5471B"/>
    <w:pPr>
      <w:widowControl/>
      <w:spacing w:before="100" w:beforeAutospacing="1" w:after="100" w:afterAutospacing="1"/>
      <w:jc w:val="left"/>
    </w:pPr>
    <w:rPr>
      <w:rFonts w:ascii="Times New Roman" w:hAnsi="Times New Roman"/>
      <w:kern w:val="0"/>
      <w:szCs w:val="21"/>
    </w:rPr>
  </w:style>
  <w:style w:type="paragraph" w:customStyle="1" w:styleId="font812344">
    <w:name w:val="font812344"/>
    <w:basedOn w:val="a3"/>
    <w:rsid w:val="00A5471B"/>
    <w:pPr>
      <w:widowControl/>
      <w:spacing w:before="100" w:beforeAutospacing="1" w:after="100" w:afterAutospacing="1"/>
      <w:jc w:val="left"/>
    </w:pPr>
    <w:rPr>
      <w:rFonts w:ascii="Times New Roman" w:hAnsi="Times New Roman"/>
      <w:kern w:val="0"/>
      <w:szCs w:val="21"/>
      <w:u w:val="single"/>
    </w:rPr>
  </w:style>
  <w:style w:type="paragraph" w:customStyle="1" w:styleId="font912344">
    <w:name w:val="font912344"/>
    <w:basedOn w:val="a3"/>
    <w:rsid w:val="00A5471B"/>
    <w:pPr>
      <w:widowControl/>
      <w:spacing w:before="100" w:beforeAutospacing="1" w:after="100" w:afterAutospacing="1"/>
      <w:jc w:val="left"/>
    </w:pPr>
    <w:rPr>
      <w:rFonts w:ascii="宋体" w:hAnsi="宋体" w:hint="eastAsia"/>
      <w:kern w:val="0"/>
      <w:szCs w:val="21"/>
    </w:rPr>
  </w:style>
  <w:style w:type="paragraph" w:customStyle="1" w:styleId="font1012344">
    <w:name w:val="font1012344"/>
    <w:basedOn w:val="a3"/>
    <w:rsid w:val="00A5471B"/>
    <w:pPr>
      <w:widowControl/>
      <w:spacing w:before="100" w:beforeAutospacing="1" w:after="100" w:afterAutospacing="1"/>
      <w:jc w:val="left"/>
    </w:pPr>
    <w:rPr>
      <w:rFonts w:ascii="Times New Roman" w:hAnsi="Times New Roman"/>
      <w:b/>
      <w:bCs/>
      <w:kern w:val="0"/>
      <w:szCs w:val="21"/>
    </w:rPr>
  </w:style>
  <w:style w:type="paragraph" w:customStyle="1" w:styleId="font1112344">
    <w:name w:val="font1112344"/>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1212344">
    <w:name w:val="font1212344"/>
    <w:basedOn w:val="a3"/>
    <w:rsid w:val="00A5471B"/>
    <w:pPr>
      <w:widowControl/>
      <w:spacing w:before="100" w:beforeAutospacing="1" w:after="100" w:afterAutospacing="1"/>
      <w:jc w:val="left"/>
    </w:pPr>
    <w:rPr>
      <w:rFonts w:ascii="Times New Roman" w:hAnsi="Times New Roman"/>
      <w:b/>
      <w:bCs/>
      <w:kern w:val="0"/>
      <w:sz w:val="32"/>
      <w:szCs w:val="32"/>
    </w:rPr>
  </w:style>
  <w:style w:type="paragraph" w:customStyle="1" w:styleId="font1312344">
    <w:name w:val="font1312344"/>
    <w:basedOn w:val="a3"/>
    <w:rsid w:val="00A5471B"/>
    <w:pPr>
      <w:widowControl/>
      <w:spacing w:before="100" w:beforeAutospacing="1" w:after="100" w:afterAutospacing="1"/>
      <w:jc w:val="left"/>
    </w:pPr>
    <w:rPr>
      <w:rFonts w:ascii="宋体" w:hAnsi="宋体" w:hint="eastAsia"/>
      <w:kern w:val="0"/>
      <w:szCs w:val="21"/>
      <w:u w:val="single"/>
    </w:rPr>
  </w:style>
  <w:style w:type="paragraph" w:customStyle="1" w:styleId="xl2412344">
    <w:name w:val="xl2412344"/>
    <w:basedOn w:val="a3"/>
    <w:rsid w:val="00A5471B"/>
    <w:pPr>
      <w:widowControl/>
      <w:spacing w:before="100" w:beforeAutospacing="1" w:after="100" w:afterAutospacing="1"/>
      <w:jc w:val="left"/>
      <w:textAlignment w:val="bottom"/>
    </w:pPr>
    <w:rPr>
      <w:rFonts w:ascii="Times New Roman" w:hAnsi="Times New Roman"/>
      <w:kern w:val="0"/>
      <w:szCs w:val="21"/>
    </w:rPr>
  </w:style>
  <w:style w:type="paragraph" w:customStyle="1" w:styleId="xl2512344">
    <w:name w:val="xl2512344"/>
    <w:basedOn w:val="a3"/>
    <w:rsid w:val="00A5471B"/>
    <w:pPr>
      <w:widowControl/>
      <w:spacing w:before="100" w:beforeAutospacing="1" w:after="100" w:afterAutospacing="1"/>
      <w:jc w:val="left"/>
      <w:textAlignment w:val="bottom"/>
    </w:pPr>
    <w:rPr>
      <w:rFonts w:ascii="宋体" w:hAnsi="宋体" w:hint="eastAsia"/>
      <w:kern w:val="0"/>
      <w:szCs w:val="21"/>
    </w:rPr>
  </w:style>
  <w:style w:type="paragraph" w:customStyle="1" w:styleId="xl2612344">
    <w:name w:val="xl2612344"/>
    <w:basedOn w:val="a3"/>
    <w:rsid w:val="00A5471B"/>
    <w:pPr>
      <w:widowControl/>
      <w:pBdr>
        <w:lef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2712344">
    <w:name w:val="xl2712344"/>
    <w:basedOn w:val="a3"/>
    <w:rsid w:val="00A5471B"/>
    <w:pPr>
      <w:widowControl/>
      <w:spacing w:before="100" w:beforeAutospacing="1" w:after="100" w:afterAutospacing="1"/>
      <w:jc w:val="right"/>
      <w:textAlignment w:val="bottom"/>
    </w:pPr>
    <w:rPr>
      <w:rFonts w:ascii="宋体" w:hAnsi="宋体" w:hint="eastAsia"/>
      <w:kern w:val="0"/>
      <w:szCs w:val="21"/>
    </w:rPr>
  </w:style>
  <w:style w:type="paragraph" w:customStyle="1" w:styleId="xl2812344">
    <w:name w:val="xl2812344"/>
    <w:basedOn w:val="a3"/>
    <w:rsid w:val="00A5471B"/>
    <w:pPr>
      <w:widowControl/>
      <w:pBdr>
        <w:bottom w:val="single" w:sz="4" w:space="0" w:color="auto"/>
      </w:pBdr>
      <w:spacing w:before="100" w:beforeAutospacing="1" w:after="100" w:afterAutospacing="1"/>
      <w:jc w:val="center"/>
      <w:textAlignment w:val="bottom"/>
    </w:pPr>
    <w:rPr>
      <w:rFonts w:ascii="宋体" w:hAnsi="宋体" w:hint="eastAsia"/>
      <w:b/>
      <w:bCs/>
      <w:kern w:val="0"/>
      <w:szCs w:val="21"/>
    </w:rPr>
  </w:style>
  <w:style w:type="paragraph" w:customStyle="1" w:styleId="xl2912344">
    <w:name w:val="xl2912344"/>
    <w:basedOn w:val="a3"/>
    <w:rsid w:val="00A5471B"/>
    <w:pPr>
      <w:widowControl/>
      <w:spacing w:before="100" w:beforeAutospacing="1" w:after="100" w:afterAutospacing="1"/>
      <w:jc w:val="center"/>
      <w:textAlignment w:val="bottom"/>
    </w:pPr>
    <w:rPr>
      <w:rFonts w:ascii="宋体" w:hAnsi="宋体" w:hint="eastAsia"/>
      <w:b/>
      <w:bCs/>
      <w:kern w:val="0"/>
      <w:szCs w:val="21"/>
    </w:rPr>
  </w:style>
  <w:style w:type="paragraph" w:customStyle="1" w:styleId="xl3012344">
    <w:name w:val="xl3012344"/>
    <w:basedOn w:val="a3"/>
    <w:rsid w:val="00A5471B"/>
    <w:pPr>
      <w:widowControl/>
      <w:pBdr>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3112344">
    <w:name w:val="xl3112344"/>
    <w:basedOn w:val="a3"/>
    <w:rsid w:val="00A5471B"/>
    <w:pPr>
      <w:widowControl/>
      <w:pBdr>
        <w:top w:val="single" w:sz="4" w:space="1" w:color="auto"/>
        <w:bottom w:val="single" w:sz="4" w:space="0" w:color="auto"/>
      </w:pBdr>
      <w:spacing w:before="100" w:beforeAutospacing="1" w:after="100" w:afterAutospacing="1"/>
      <w:jc w:val="center"/>
      <w:textAlignment w:val="bottom"/>
    </w:pPr>
    <w:rPr>
      <w:rFonts w:ascii="宋体" w:hAnsi="宋体" w:hint="eastAsia"/>
      <w:b/>
      <w:bCs/>
      <w:kern w:val="0"/>
      <w:szCs w:val="21"/>
    </w:rPr>
  </w:style>
  <w:style w:type="paragraph" w:customStyle="1" w:styleId="xl3212344">
    <w:name w:val="xl32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top"/>
    </w:pPr>
    <w:rPr>
      <w:rFonts w:ascii="宋体" w:hAnsi="宋体" w:hint="eastAsia"/>
      <w:kern w:val="0"/>
      <w:szCs w:val="21"/>
    </w:rPr>
  </w:style>
  <w:style w:type="paragraph" w:customStyle="1" w:styleId="xl3312344">
    <w:name w:val="xl33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3412344">
    <w:name w:val="xl3412344"/>
    <w:basedOn w:val="a3"/>
    <w:rsid w:val="00A5471B"/>
    <w:pPr>
      <w:widowControl/>
      <w:pBdr>
        <w:lef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3512344">
    <w:name w:val="xl3512344"/>
    <w:basedOn w:val="a3"/>
    <w:rsid w:val="00A5471B"/>
    <w:pPr>
      <w:widowControl/>
      <w:spacing w:before="100" w:beforeAutospacing="1" w:after="100" w:afterAutospacing="1"/>
      <w:jc w:val="left"/>
      <w:textAlignment w:val="top"/>
    </w:pPr>
    <w:rPr>
      <w:rFonts w:ascii="宋体" w:hAnsi="宋体" w:hint="eastAsia"/>
      <w:kern w:val="0"/>
      <w:szCs w:val="21"/>
    </w:rPr>
  </w:style>
  <w:style w:type="paragraph" w:customStyle="1" w:styleId="xl3612344">
    <w:name w:val="xl3612344"/>
    <w:basedOn w:val="a3"/>
    <w:rsid w:val="00A5471B"/>
    <w:pPr>
      <w:widowControl/>
      <w:pBdr>
        <w:left w:val="single" w:sz="4" w:space="1" w:color="auto"/>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3712344">
    <w:name w:val="xl3712344"/>
    <w:basedOn w:val="a3"/>
    <w:rsid w:val="00A5471B"/>
    <w:pPr>
      <w:widowControl/>
      <w:pBdr>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3812344">
    <w:name w:val="xl3812344"/>
    <w:basedOn w:val="a3"/>
    <w:rsid w:val="00A5471B"/>
    <w:pPr>
      <w:widowControl/>
      <w:pBdr>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3912344">
    <w:name w:val="xl3912344"/>
    <w:basedOn w:val="a3"/>
    <w:rsid w:val="00A5471B"/>
    <w:pPr>
      <w:widowControl/>
      <w:pBdr>
        <w:left w:val="single" w:sz="4" w:space="1" w:color="auto"/>
        <w:bottom w:val="single" w:sz="4" w:space="0" w:color="auto"/>
      </w:pBdr>
      <w:spacing w:before="100" w:beforeAutospacing="1" w:after="100" w:afterAutospacing="1"/>
      <w:jc w:val="left"/>
      <w:textAlignment w:val="bottom"/>
    </w:pPr>
    <w:rPr>
      <w:rFonts w:ascii="宋体" w:hAnsi="宋体" w:hint="eastAsia"/>
      <w:kern w:val="0"/>
      <w:szCs w:val="21"/>
    </w:rPr>
  </w:style>
  <w:style w:type="paragraph" w:customStyle="1" w:styleId="xl4012344">
    <w:name w:val="xl4012344"/>
    <w:basedOn w:val="a3"/>
    <w:rsid w:val="00A5471B"/>
    <w:pPr>
      <w:widowControl/>
      <w:pBdr>
        <w:bottom w:val="single" w:sz="4" w:space="0" w:color="auto"/>
      </w:pBdr>
      <w:spacing w:before="100" w:beforeAutospacing="1" w:after="100" w:afterAutospacing="1"/>
      <w:jc w:val="left"/>
      <w:textAlignment w:val="bottom"/>
    </w:pPr>
    <w:rPr>
      <w:rFonts w:ascii="宋体" w:hAnsi="宋体" w:hint="eastAsia"/>
      <w:kern w:val="0"/>
      <w:szCs w:val="21"/>
    </w:rPr>
  </w:style>
  <w:style w:type="paragraph" w:customStyle="1" w:styleId="xl4112344">
    <w:name w:val="xl4112344"/>
    <w:basedOn w:val="a3"/>
    <w:rsid w:val="00A5471B"/>
    <w:pPr>
      <w:widowControl/>
      <w:pBdr>
        <w:top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212344">
    <w:name w:val="xl4212344"/>
    <w:basedOn w:val="a3"/>
    <w:rsid w:val="00A5471B"/>
    <w:pPr>
      <w:widowControl/>
      <w:pBdr>
        <w:top w:val="single" w:sz="4" w:space="1"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312344">
    <w:name w:val="xl4312344"/>
    <w:basedOn w:val="a3"/>
    <w:rsid w:val="00A5471B"/>
    <w:pPr>
      <w:widowControl/>
      <w:spacing w:before="100" w:beforeAutospacing="1" w:after="100" w:afterAutospacing="1"/>
      <w:jc w:val="left"/>
      <w:textAlignment w:val="center"/>
    </w:pPr>
    <w:rPr>
      <w:rFonts w:ascii="宋体" w:hAnsi="宋体" w:hint="eastAsia"/>
      <w:kern w:val="0"/>
      <w:szCs w:val="21"/>
    </w:rPr>
  </w:style>
  <w:style w:type="paragraph" w:customStyle="1" w:styleId="xl4412344">
    <w:name w:val="xl4412344"/>
    <w:basedOn w:val="a3"/>
    <w:rsid w:val="00A5471B"/>
    <w:pPr>
      <w:widowControl/>
      <w:spacing w:before="100" w:beforeAutospacing="1" w:after="100" w:afterAutospacing="1"/>
      <w:jc w:val="left"/>
      <w:textAlignment w:val="bottom"/>
    </w:pPr>
    <w:rPr>
      <w:rFonts w:ascii="宋体" w:hAnsi="宋体" w:hint="eastAsia"/>
      <w:kern w:val="0"/>
      <w:szCs w:val="21"/>
    </w:rPr>
  </w:style>
  <w:style w:type="paragraph" w:customStyle="1" w:styleId="xl4512344">
    <w:name w:val="xl4512344"/>
    <w:basedOn w:val="a3"/>
    <w:rsid w:val="00A5471B"/>
    <w:pPr>
      <w:widowControl/>
      <w:pBdr>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612344">
    <w:name w:val="xl4612344"/>
    <w:basedOn w:val="a3"/>
    <w:rsid w:val="00A5471B"/>
    <w:pPr>
      <w:widowControl/>
      <w:pBdr>
        <w:lef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4712344">
    <w:name w:val="xl4712344"/>
    <w:basedOn w:val="a3"/>
    <w:rsid w:val="00A5471B"/>
    <w:pPr>
      <w:widowControl/>
      <w:spacing w:before="100" w:beforeAutospacing="1" w:after="100" w:afterAutospacing="1"/>
      <w:jc w:val="left"/>
      <w:textAlignment w:val="top"/>
    </w:pPr>
    <w:rPr>
      <w:rFonts w:ascii="宋体" w:hAnsi="宋体" w:hint="eastAsia"/>
      <w:kern w:val="0"/>
      <w:szCs w:val="21"/>
    </w:rPr>
  </w:style>
  <w:style w:type="paragraph" w:customStyle="1" w:styleId="xl4812344">
    <w:name w:val="xl4812344"/>
    <w:basedOn w:val="a3"/>
    <w:rsid w:val="00A5471B"/>
    <w:pPr>
      <w:widowControl/>
      <w:pBdr>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4912344">
    <w:name w:val="xl4912344"/>
    <w:basedOn w:val="a3"/>
    <w:rsid w:val="00A5471B"/>
    <w:pPr>
      <w:widowControl/>
      <w:pBdr>
        <w:left w:val="single" w:sz="4" w:space="1" w:color="auto"/>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5012344">
    <w:name w:val="xl5012344"/>
    <w:basedOn w:val="a3"/>
    <w:rsid w:val="00A5471B"/>
    <w:pPr>
      <w:widowControl/>
      <w:pBdr>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5112344">
    <w:name w:val="xl5112344"/>
    <w:basedOn w:val="a3"/>
    <w:rsid w:val="00A5471B"/>
    <w:pPr>
      <w:widowControl/>
      <w:pBdr>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5212344">
    <w:name w:val="xl5212344"/>
    <w:basedOn w:val="a3"/>
    <w:rsid w:val="00A5471B"/>
    <w:pPr>
      <w:widowControl/>
      <w:pBdr>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5312344">
    <w:name w:val="xl5312344"/>
    <w:basedOn w:val="a3"/>
    <w:rsid w:val="00A5471B"/>
    <w:pPr>
      <w:widowControl/>
      <w:pBdr>
        <w:top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5412344">
    <w:name w:val="xl5412344"/>
    <w:basedOn w:val="a3"/>
    <w:rsid w:val="00A5471B"/>
    <w:pPr>
      <w:widowControl/>
      <w:pBdr>
        <w:top w:val="single" w:sz="4" w:space="1" w:color="auto"/>
        <w:right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5512344">
    <w:name w:val="xl5512344"/>
    <w:basedOn w:val="a3"/>
    <w:rsid w:val="00A5471B"/>
    <w:pPr>
      <w:widowControl/>
      <w:spacing w:before="100" w:beforeAutospacing="1" w:after="100" w:afterAutospacing="1"/>
      <w:jc w:val="center"/>
      <w:textAlignment w:val="bottom"/>
    </w:pPr>
    <w:rPr>
      <w:rFonts w:ascii="宋体" w:hAnsi="宋体" w:hint="eastAsia"/>
      <w:kern w:val="0"/>
      <w:szCs w:val="21"/>
    </w:rPr>
  </w:style>
  <w:style w:type="paragraph" w:customStyle="1" w:styleId="xl5612344">
    <w:name w:val="xl56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top"/>
    </w:pPr>
    <w:rPr>
      <w:rFonts w:ascii="宋体" w:hAnsi="宋体" w:hint="eastAsia"/>
      <w:b/>
      <w:bCs/>
      <w:kern w:val="0"/>
      <w:szCs w:val="21"/>
    </w:rPr>
  </w:style>
  <w:style w:type="paragraph" w:customStyle="1" w:styleId="xl5712344">
    <w:name w:val="xl5712344"/>
    <w:basedOn w:val="a3"/>
    <w:rsid w:val="00A5471B"/>
    <w:pPr>
      <w:widowControl/>
      <w:spacing w:before="100" w:beforeAutospacing="1" w:after="100" w:afterAutospacing="1"/>
      <w:jc w:val="left"/>
      <w:textAlignment w:val="bottom"/>
    </w:pPr>
    <w:rPr>
      <w:rFonts w:ascii="Times New Roman" w:hAnsi="Times New Roman"/>
      <w:kern w:val="0"/>
      <w:szCs w:val="21"/>
    </w:rPr>
  </w:style>
  <w:style w:type="paragraph" w:customStyle="1" w:styleId="xl5812344">
    <w:name w:val="xl5812344"/>
    <w:basedOn w:val="a3"/>
    <w:rsid w:val="00A5471B"/>
    <w:pPr>
      <w:widowControl/>
      <w:spacing w:before="100" w:beforeAutospacing="1" w:after="100" w:afterAutospacing="1"/>
      <w:jc w:val="left"/>
      <w:textAlignment w:val="top"/>
    </w:pPr>
    <w:rPr>
      <w:rFonts w:ascii="Times New Roman" w:hAnsi="Times New Roman"/>
      <w:kern w:val="0"/>
      <w:szCs w:val="21"/>
    </w:rPr>
  </w:style>
  <w:style w:type="paragraph" w:customStyle="1" w:styleId="xl5912344">
    <w:name w:val="xl5912344"/>
    <w:basedOn w:val="a3"/>
    <w:rsid w:val="00A5471B"/>
    <w:pPr>
      <w:widowControl/>
      <w:pBdr>
        <w:left w:val="single" w:sz="4" w:space="1" w:color="auto"/>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6012344">
    <w:name w:val="xl6012344"/>
    <w:basedOn w:val="a3"/>
    <w:rsid w:val="00A5471B"/>
    <w:pPr>
      <w:widowControl/>
      <w:pBdr>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6112344">
    <w:name w:val="xl6112344"/>
    <w:basedOn w:val="a3"/>
    <w:rsid w:val="00A5471B"/>
    <w:pPr>
      <w:widowControl/>
      <w:pBdr>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6212344">
    <w:name w:val="xl6212344"/>
    <w:basedOn w:val="a3"/>
    <w:rsid w:val="00A5471B"/>
    <w:pPr>
      <w:widowControl/>
      <w:pBdr>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6312344">
    <w:name w:val="xl6312344"/>
    <w:basedOn w:val="a3"/>
    <w:rsid w:val="00A5471B"/>
    <w:pPr>
      <w:widowControl/>
      <w:pBdr>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412344">
    <w:name w:val="xl64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Times New Roman" w:hAnsi="Times New Roman"/>
      <w:b/>
      <w:bCs/>
      <w:kern w:val="0"/>
      <w:szCs w:val="21"/>
    </w:rPr>
  </w:style>
  <w:style w:type="paragraph" w:customStyle="1" w:styleId="xl6512344">
    <w:name w:val="xl65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6612344">
    <w:name w:val="xl6612344"/>
    <w:basedOn w:val="a3"/>
    <w:rsid w:val="00A5471B"/>
    <w:pPr>
      <w:widowControl/>
      <w:pBdr>
        <w:top w:val="single" w:sz="4" w:space="1" w:color="auto"/>
        <w:left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6712344">
    <w:name w:val="xl67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812344">
    <w:name w:val="xl6812344"/>
    <w:basedOn w:val="a3"/>
    <w:rsid w:val="00A5471B"/>
    <w:pPr>
      <w:widowControl/>
      <w:pBdr>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912344">
    <w:name w:val="xl6912344"/>
    <w:basedOn w:val="a3"/>
    <w:rsid w:val="00A5471B"/>
    <w:pPr>
      <w:widowControl/>
      <w:pBdr>
        <w:right w:val="single" w:sz="4" w:space="1" w:color="auto"/>
      </w:pBdr>
      <w:spacing w:before="100" w:beforeAutospacing="1" w:after="100" w:afterAutospacing="1"/>
      <w:jc w:val="left"/>
      <w:textAlignment w:val="center"/>
    </w:pPr>
    <w:rPr>
      <w:rFonts w:ascii="宋体" w:hAnsi="宋体" w:hint="eastAsia"/>
      <w:kern w:val="0"/>
      <w:szCs w:val="21"/>
    </w:rPr>
  </w:style>
  <w:style w:type="paragraph" w:customStyle="1" w:styleId="xl7012344">
    <w:name w:val="xl7012344"/>
    <w:basedOn w:val="a3"/>
    <w:rsid w:val="00A5471B"/>
    <w:pPr>
      <w:widowControl/>
      <w:pBdr>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7112344">
    <w:name w:val="xl71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宋体" w:hAnsi="宋体" w:hint="eastAsia"/>
      <w:b/>
      <w:bCs/>
      <w:kern w:val="0"/>
      <w:szCs w:val="21"/>
    </w:rPr>
  </w:style>
  <w:style w:type="paragraph" w:customStyle="1" w:styleId="xl7212344">
    <w:name w:val="xl7212344"/>
    <w:basedOn w:val="a3"/>
    <w:rsid w:val="00A5471B"/>
    <w:pPr>
      <w:widowControl/>
      <w:pBdr>
        <w:top w:val="single" w:sz="4" w:space="1" w:color="auto"/>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7312344">
    <w:name w:val="xl7312344"/>
    <w:basedOn w:val="a3"/>
    <w:rsid w:val="00A5471B"/>
    <w:pPr>
      <w:widowControl/>
      <w:pBdr>
        <w:left w:val="single" w:sz="4" w:space="1" w:color="auto"/>
      </w:pBdr>
      <w:spacing w:before="100" w:beforeAutospacing="1" w:after="100" w:afterAutospacing="1"/>
      <w:jc w:val="left"/>
      <w:textAlignment w:val="center"/>
    </w:pPr>
    <w:rPr>
      <w:rFonts w:ascii="宋体" w:hAnsi="宋体" w:hint="eastAsia"/>
      <w:kern w:val="0"/>
      <w:szCs w:val="21"/>
    </w:rPr>
  </w:style>
  <w:style w:type="paragraph" w:customStyle="1" w:styleId="xl7412344">
    <w:name w:val="xl74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7512344">
    <w:name w:val="xl7512344"/>
    <w:basedOn w:val="a3"/>
    <w:rsid w:val="00A5471B"/>
    <w:pPr>
      <w:widowControl/>
      <w:pBdr>
        <w:top w:val="single" w:sz="4" w:space="1" w:color="auto"/>
        <w:lef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612344">
    <w:name w:val="xl7612344"/>
    <w:basedOn w:val="a3"/>
    <w:rsid w:val="00A5471B"/>
    <w:pPr>
      <w:widowControl/>
      <w:pBdr>
        <w:top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712344">
    <w:name w:val="xl7712344"/>
    <w:basedOn w:val="a3"/>
    <w:rsid w:val="00A5471B"/>
    <w:pPr>
      <w:widowControl/>
      <w:pBdr>
        <w:top w:val="single" w:sz="4" w:space="1" w:color="auto"/>
        <w:righ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812344">
    <w:name w:val="xl7812344"/>
    <w:basedOn w:val="a3"/>
    <w:rsid w:val="00A5471B"/>
    <w:pPr>
      <w:widowControl/>
      <w:pBdr>
        <w:bottom w:val="single" w:sz="4" w:space="0"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7912344">
    <w:name w:val="xl7912344"/>
    <w:basedOn w:val="a3"/>
    <w:rsid w:val="00A5471B"/>
    <w:pPr>
      <w:widowControl/>
      <w:pBdr>
        <w:lef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8012344">
    <w:name w:val="xl8012344"/>
    <w:basedOn w:val="a3"/>
    <w:rsid w:val="00A5471B"/>
    <w:pPr>
      <w:widowControl/>
      <w:pBdr>
        <w:righ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8112344">
    <w:name w:val="xl8112344"/>
    <w:basedOn w:val="a3"/>
    <w:rsid w:val="00A5471B"/>
    <w:pPr>
      <w:widowControl/>
      <w:pBdr>
        <w:top w:val="single" w:sz="4" w:space="1" w:color="auto"/>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8212344">
    <w:name w:val="xl8212344"/>
    <w:basedOn w:val="a3"/>
    <w:rsid w:val="00A5471B"/>
    <w:pPr>
      <w:widowControl/>
      <w:pBdr>
        <w:top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312344">
    <w:name w:val="xl8312344"/>
    <w:basedOn w:val="a3"/>
    <w:rsid w:val="00A5471B"/>
    <w:pPr>
      <w:widowControl/>
      <w:pBdr>
        <w:top w:val="single" w:sz="4" w:space="1" w:color="auto"/>
        <w:left w:val="single" w:sz="4" w:space="1"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412344">
    <w:name w:val="xl8412344"/>
    <w:basedOn w:val="a3"/>
    <w:rsid w:val="00A5471B"/>
    <w:pPr>
      <w:widowControl/>
      <w:pBdr>
        <w:lef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512344">
    <w:name w:val="xl8512344"/>
    <w:basedOn w:val="a3"/>
    <w:rsid w:val="00A5471B"/>
    <w:pPr>
      <w:widowControl/>
      <w:pBdr>
        <w:top w:val="single" w:sz="4" w:space="1" w:color="auto"/>
        <w:left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612344">
    <w:name w:val="xl8612344"/>
    <w:basedOn w:val="a3"/>
    <w:rsid w:val="00A5471B"/>
    <w:pPr>
      <w:widowControl/>
      <w:pBdr>
        <w:top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712344">
    <w:name w:val="xl8712344"/>
    <w:basedOn w:val="a3"/>
    <w:rsid w:val="00A5471B"/>
    <w:pPr>
      <w:widowControl/>
      <w:pBdr>
        <w:top w:val="single" w:sz="4" w:space="1" w:color="auto"/>
        <w:right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812344">
    <w:name w:val="xl88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Times New Roman" w:hAnsi="Times New Roman"/>
      <w:b/>
      <w:bCs/>
      <w:kern w:val="0"/>
      <w:szCs w:val="21"/>
    </w:rPr>
  </w:style>
  <w:style w:type="paragraph" w:customStyle="1" w:styleId="xl8912344">
    <w:name w:val="xl89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styleId="aff1">
    <w:name w:val="Title"/>
    <w:basedOn w:val="a3"/>
    <w:link w:val="Chara"/>
    <w:qFormat/>
    <w:rsid w:val="00A5471B"/>
    <w:pPr>
      <w:spacing w:before="240" w:after="60"/>
      <w:jc w:val="center"/>
      <w:outlineLvl w:val="0"/>
    </w:pPr>
    <w:rPr>
      <w:rFonts w:ascii="Times New Roman" w:hAnsi="Times New Roman" w:cs="Arial"/>
      <w:b/>
      <w:bCs/>
      <w:sz w:val="32"/>
      <w:szCs w:val="32"/>
    </w:rPr>
  </w:style>
  <w:style w:type="character" w:customStyle="1" w:styleId="Chara">
    <w:name w:val="标题 Char"/>
    <w:basedOn w:val="a4"/>
    <w:link w:val="aff1"/>
    <w:rsid w:val="00A5471B"/>
    <w:rPr>
      <w:rFonts w:ascii="Times New Roman" w:eastAsia="宋体" w:hAnsi="Times New Roman" w:cs="Arial"/>
      <w:b/>
      <w:bCs/>
      <w:sz w:val="32"/>
      <w:szCs w:val="32"/>
    </w:rPr>
  </w:style>
  <w:style w:type="paragraph" w:styleId="24">
    <w:name w:val="Body Text 2"/>
    <w:basedOn w:val="a3"/>
    <w:link w:val="2Char1"/>
    <w:rsid w:val="00A5471B"/>
    <w:rPr>
      <w:rFonts w:ascii="宋体" w:hAnsi="宋体"/>
      <w:color w:val="0000FF"/>
      <w:szCs w:val="20"/>
    </w:rPr>
  </w:style>
  <w:style w:type="character" w:customStyle="1" w:styleId="2Char1">
    <w:name w:val="正文文本 2 Char"/>
    <w:basedOn w:val="a4"/>
    <w:link w:val="24"/>
    <w:rsid w:val="00A5471B"/>
    <w:rPr>
      <w:rFonts w:ascii="宋体" w:eastAsia="宋体" w:hAnsi="宋体" w:cs="Times New Roman"/>
      <w:color w:val="0000FF"/>
      <w:szCs w:val="20"/>
    </w:rPr>
  </w:style>
  <w:style w:type="paragraph" w:customStyle="1" w:styleId="aff2">
    <w:name w:val="文档正文"/>
    <w:basedOn w:val="a3"/>
    <w:rsid w:val="00A5471B"/>
    <w:rPr>
      <w:rFonts w:ascii="宋体" w:hAnsi="Times New Roman"/>
      <w:sz w:val="24"/>
      <w:szCs w:val="20"/>
    </w:rPr>
  </w:style>
  <w:style w:type="paragraph" w:customStyle="1" w:styleId="12">
    <w:name w:val="1级 条"/>
    <w:basedOn w:val="a3"/>
    <w:rsid w:val="00A5471B"/>
    <w:rPr>
      <w:rFonts w:ascii="Times New Roman" w:hAnsi="Times New Roman"/>
      <w:b/>
      <w:sz w:val="28"/>
      <w:szCs w:val="20"/>
    </w:rPr>
  </w:style>
  <w:style w:type="paragraph" w:customStyle="1" w:styleId="25">
    <w:name w:val="2级 条"/>
    <w:basedOn w:val="a3"/>
    <w:rsid w:val="00A5471B"/>
    <w:rPr>
      <w:rFonts w:ascii="Times New Roman" w:hAnsi="Times New Roman"/>
      <w:sz w:val="28"/>
      <w:szCs w:val="20"/>
    </w:rPr>
  </w:style>
  <w:style w:type="paragraph" w:styleId="HTML">
    <w:name w:val="HTML Preformatted"/>
    <w:basedOn w:val="a3"/>
    <w:link w:val="HTMLChar"/>
    <w:rsid w:val="00A547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color w:val="000000"/>
      <w:kern w:val="0"/>
      <w:sz w:val="20"/>
      <w:szCs w:val="20"/>
    </w:rPr>
  </w:style>
  <w:style w:type="character" w:customStyle="1" w:styleId="HTMLChar">
    <w:name w:val="HTML 预设格式 Char"/>
    <w:basedOn w:val="a4"/>
    <w:link w:val="HTML"/>
    <w:rsid w:val="00A5471B"/>
    <w:rPr>
      <w:rFonts w:ascii="黑体" w:eastAsia="黑体" w:hAnsi="Courier New" w:cs="Courier New"/>
      <w:color w:val="000000"/>
      <w:kern w:val="0"/>
      <w:sz w:val="20"/>
      <w:szCs w:val="20"/>
    </w:rPr>
  </w:style>
  <w:style w:type="character" w:styleId="HTML0">
    <w:name w:val="HTML Code"/>
    <w:rsid w:val="00A5471B"/>
    <w:rPr>
      <w:rFonts w:ascii="黑体" w:eastAsia="黑体" w:hAnsi="Courier New" w:cs="Courier New"/>
      <w:sz w:val="20"/>
      <w:szCs w:val="20"/>
    </w:rPr>
  </w:style>
  <w:style w:type="paragraph" w:styleId="aff3">
    <w:name w:val="table of figures"/>
    <w:basedOn w:val="a3"/>
    <w:next w:val="a3"/>
    <w:semiHidden/>
    <w:rsid w:val="00A5471B"/>
    <w:pPr>
      <w:ind w:left="480" w:hanging="480"/>
      <w:jc w:val="left"/>
    </w:pPr>
    <w:rPr>
      <w:rFonts w:ascii="Times New Roman" w:hAnsi="Times New Roman"/>
      <w:smallCaps/>
      <w:sz w:val="24"/>
      <w:szCs w:val="24"/>
    </w:rPr>
  </w:style>
  <w:style w:type="paragraph" w:customStyle="1" w:styleId="font">
    <w:name w:val="font"/>
    <w:basedOn w:val="a3"/>
    <w:rsid w:val="00A5471B"/>
    <w:pPr>
      <w:widowControl/>
      <w:spacing w:before="100" w:beforeAutospacing="1" w:after="100" w:afterAutospacing="1" w:line="280" w:lineRule="atLeast"/>
      <w:jc w:val="left"/>
    </w:pPr>
    <w:rPr>
      <w:rFonts w:ascii="宋体" w:hAnsi="宋体"/>
      <w:color w:val="000000"/>
      <w:kern w:val="0"/>
      <w:sz w:val="18"/>
      <w:szCs w:val="18"/>
    </w:rPr>
  </w:style>
  <w:style w:type="character" w:customStyle="1" w:styleId="llyf141">
    <w:name w:val="llyf141"/>
    <w:rsid w:val="00A5471B"/>
    <w:rPr>
      <w:sz w:val="21"/>
      <w:szCs w:val="21"/>
    </w:rPr>
  </w:style>
  <w:style w:type="paragraph" w:customStyle="1" w:styleId="aff4">
    <w:name w:val="附表"/>
    <w:basedOn w:val="a9"/>
    <w:autoRedefine/>
    <w:rsid w:val="00A5471B"/>
    <w:pPr>
      <w:tabs>
        <w:tab w:val="num" w:pos="1500"/>
      </w:tabs>
      <w:spacing w:before="80" w:after="80"/>
      <w:ind w:left="839" w:hanging="419"/>
      <w:jc w:val="left"/>
    </w:pPr>
    <w:rPr>
      <w:rFonts w:ascii="Times New Roman" w:eastAsia="宋体" w:hAnsi="Times New Roman" w:cs="Arial"/>
      <w:bCs/>
      <w:sz w:val="28"/>
    </w:rPr>
  </w:style>
  <w:style w:type="paragraph" w:customStyle="1" w:styleId="aff5">
    <w:name w:val="标准"/>
    <w:basedOn w:val="a3"/>
    <w:rsid w:val="00A5471B"/>
    <w:pPr>
      <w:adjustRightInd w:val="0"/>
      <w:spacing w:line="312" w:lineRule="atLeast"/>
      <w:textAlignment w:val="baseline"/>
    </w:pPr>
    <w:rPr>
      <w:rFonts w:ascii="Times New Roman" w:hAnsi="Times New Roman"/>
      <w:kern w:val="0"/>
      <w:sz w:val="24"/>
      <w:szCs w:val="20"/>
    </w:rPr>
  </w:style>
  <w:style w:type="paragraph" w:customStyle="1" w:styleId="13">
    <w:name w:val="正文1"/>
    <w:basedOn w:val="a3"/>
    <w:rsid w:val="00A5471B"/>
    <w:pPr>
      <w:spacing w:afterLines="50"/>
    </w:pPr>
    <w:rPr>
      <w:rFonts w:ascii="Times New Roman" w:hAnsi="Times New Roman"/>
      <w:szCs w:val="24"/>
    </w:rPr>
  </w:style>
  <w:style w:type="paragraph" w:customStyle="1" w:styleId="26">
    <w:name w:val="级别2"/>
    <w:basedOn w:val="a3"/>
    <w:rsid w:val="00A5471B"/>
    <w:pPr>
      <w:tabs>
        <w:tab w:val="num" w:pos="1260"/>
      </w:tabs>
      <w:spacing w:afterLines="50"/>
      <w:ind w:left="1260" w:hanging="420"/>
    </w:pPr>
    <w:rPr>
      <w:rFonts w:ascii="Times New Roman" w:hAnsi="Times New Roman"/>
      <w:szCs w:val="24"/>
    </w:rPr>
  </w:style>
  <w:style w:type="paragraph" w:customStyle="1" w:styleId="14">
    <w:name w:val="级别1"/>
    <w:basedOn w:val="a3"/>
    <w:rsid w:val="00A5471B"/>
    <w:pPr>
      <w:tabs>
        <w:tab w:val="num" w:pos="360"/>
        <w:tab w:val="num" w:pos="432"/>
      </w:tabs>
      <w:spacing w:beforeLines="50" w:line="264" w:lineRule="auto"/>
    </w:pPr>
    <w:rPr>
      <w:rFonts w:ascii="Times New Roman" w:hAnsi="Times New Roman"/>
      <w:szCs w:val="24"/>
    </w:rPr>
  </w:style>
  <w:style w:type="paragraph" w:customStyle="1" w:styleId="15">
    <w:name w:val="列表1"/>
    <w:basedOn w:val="a3"/>
    <w:rsid w:val="00A5471B"/>
    <w:pPr>
      <w:tabs>
        <w:tab w:val="num" w:pos="360"/>
      </w:tabs>
      <w:spacing w:afterLines="50"/>
    </w:pPr>
    <w:rPr>
      <w:rFonts w:ascii="Times New Roman" w:hAnsi="Times New Roman"/>
      <w:szCs w:val="24"/>
    </w:rPr>
  </w:style>
  <w:style w:type="paragraph" w:customStyle="1" w:styleId="aff6">
    <w:name w:val="专有名词"/>
    <w:basedOn w:val="a3"/>
    <w:rsid w:val="00A5471B"/>
    <w:pPr>
      <w:spacing w:afterLines="100"/>
    </w:pPr>
    <w:rPr>
      <w:rFonts w:ascii="Times New Roman" w:hAnsi="Times New Roman"/>
      <w:b/>
      <w:bCs/>
      <w:szCs w:val="24"/>
    </w:rPr>
  </w:style>
  <w:style w:type="character" w:customStyle="1" w:styleId="aff7">
    <w:name w:val="着重强调"/>
    <w:rsid w:val="00A5471B"/>
    <w:rPr>
      <w:rFonts w:ascii="Arial" w:hAnsi="Arial"/>
      <w:b/>
      <w:spacing w:val="-4"/>
    </w:rPr>
  </w:style>
  <w:style w:type="paragraph" w:customStyle="1" w:styleId="27">
    <w:name w:val="正文文字2"/>
    <w:basedOn w:val="ae"/>
    <w:autoRedefine/>
    <w:rsid w:val="00A5471B"/>
    <w:pPr>
      <w:widowControl/>
      <w:spacing w:before="20" w:after="20" w:line="288" w:lineRule="auto"/>
    </w:pPr>
    <w:rPr>
      <w:rFonts w:ascii="楷体_GB2312" w:eastAsia="楷体_GB2312"/>
      <w:kern w:val="0"/>
    </w:rPr>
  </w:style>
  <w:style w:type="paragraph" w:customStyle="1" w:styleId="aff8">
    <w:name w:val="正文内容"/>
    <w:rsid w:val="00A5471B"/>
    <w:pPr>
      <w:overflowPunct w:val="0"/>
      <w:autoSpaceDE w:val="0"/>
      <w:autoSpaceDN w:val="0"/>
      <w:adjustRightInd w:val="0"/>
      <w:spacing w:before="60" w:after="60"/>
      <w:textAlignment w:val="baseline"/>
    </w:pPr>
    <w:rPr>
      <w:rFonts w:ascii="Times New Roman" w:eastAsia="楷体_GB2312" w:hAnsi="Times New Roman" w:cs="Times New Roman"/>
      <w:noProof/>
      <w:kern w:val="0"/>
      <w:sz w:val="24"/>
      <w:szCs w:val="20"/>
    </w:rPr>
  </w:style>
  <w:style w:type="paragraph" w:customStyle="1" w:styleId="Charb">
    <w:name w:val="Char"/>
    <w:basedOn w:val="a3"/>
    <w:autoRedefine/>
    <w:rsid w:val="00A5471B"/>
    <w:pPr>
      <w:spacing w:line="360" w:lineRule="auto"/>
      <w:ind w:firstLineChars="200" w:firstLine="200"/>
    </w:pPr>
    <w:rPr>
      <w:rFonts w:ascii="Tahoma" w:hAnsi="Tahoma"/>
      <w:sz w:val="24"/>
      <w:szCs w:val="20"/>
    </w:rPr>
  </w:style>
  <w:style w:type="paragraph" w:customStyle="1" w:styleId="CharChar1CharChar2CharChar">
    <w:name w:val="Char Char1 Char Char2 Char Char"/>
    <w:basedOn w:val="a3"/>
    <w:rsid w:val="00A5471B"/>
    <w:pPr>
      <w:widowControl/>
      <w:spacing w:after="160" w:line="240" w:lineRule="exact"/>
      <w:jc w:val="left"/>
    </w:pPr>
    <w:rPr>
      <w:rFonts w:ascii="Verdana" w:hAnsi="Verdana"/>
      <w:kern w:val="0"/>
      <w:sz w:val="20"/>
      <w:szCs w:val="20"/>
      <w:lang w:eastAsia="en-US"/>
    </w:rPr>
  </w:style>
  <w:style w:type="paragraph" w:customStyle="1" w:styleId="infoblue">
    <w:name w:val="infoblue"/>
    <w:basedOn w:val="a3"/>
    <w:rsid w:val="00A5471B"/>
    <w:pPr>
      <w:widowControl/>
      <w:spacing w:after="120" w:line="240" w:lineRule="atLeast"/>
      <w:ind w:left="765"/>
      <w:jc w:val="left"/>
    </w:pPr>
    <w:rPr>
      <w:rFonts w:ascii="Times New Roman" w:hAnsi="Times New Roman"/>
      <w:i/>
      <w:iCs/>
      <w:color w:val="0000FF"/>
      <w:kern w:val="0"/>
      <w:sz w:val="20"/>
      <w:szCs w:val="20"/>
    </w:rPr>
  </w:style>
  <w:style w:type="character" w:customStyle="1" w:styleId="Charc">
    <w:name w:val="特点 Char"/>
    <w:aliases w:val="表正文 Char,正文非缩进 Char,四号 Char,缩进 Char,ALT+Z Char,段1 Char,标题4 Char,正文双线 Char,正文不缩进 Char,正文(首行缩进两字) Char,正文(首行缩进两字)1 Char,NICMAN Body Text Char,正文对齐 Char,正文缩进 Char Char Char Char Char Char,水上软件 Char,样式3 Char,正文缩进 Char1 Char,正文缩进 Char1 Char Char Char"/>
    <w:rsid w:val="00A5471B"/>
    <w:rPr>
      <w:rFonts w:ascii="Arial" w:eastAsia="宋体" w:hAnsi="Arial"/>
      <w:kern w:val="2"/>
      <w:sz w:val="24"/>
      <w:szCs w:val="24"/>
      <w:lang w:val="en-US" w:eastAsia="zh-CN" w:bidi="ar-SA"/>
    </w:rPr>
  </w:style>
  <w:style w:type="paragraph" w:customStyle="1" w:styleId="CharChar">
    <w:name w:val="Char Char"/>
    <w:basedOn w:val="a3"/>
    <w:autoRedefine/>
    <w:rsid w:val="00A5471B"/>
    <w:pPr>
      <w:spacing w:line="360" w:lineRule="auto"/>
      <w:ind w:firstLineChars="200" w:firstLine="200"/>
    </w:pPr>
    <w:rPr>
      <w:rFonts w:ascii="Tahoma" w:hAnsi="Tahoma"/>
      <w:sz w:val="24"/>
      <w:szCs w:val="20"/>
    </w:rPr>
  </w:style>
  <w:style w:type="paragraph" w:customStyle="1" w:styleId="InfoBlue0">
    <w:name w:val="InfoBlue"/>
    <w:basedOn w:val="a3"/>
    <w:next w:val="ae"/>
    <w:autoRedefine/>
    <w:rsid w:val="00A5471B"/>
    <w:pPr>
      <w:tabs>
        <w:tab w:val="left" w:pos="540"/>
        <w:tab w:val="left" w:pos="1260"/>
      </w:tabs>
      <w:spacing w:after="120" w:line="240" w:lineRule="atLeast"/>
      <w:jc w:val="left"/>
    </w:pPr>
    <w:rPr>
      <w:rFonts w:ascii="Times New Roman" w:hAnsi="Times New Roman"/>
      <w:i/>
      <w:iCs/>
      <w:snapToGrid w:val="0"/>
      <w:color w:val="0000FF"/>
      <w:kern w:val="0"/>
      <w:sz w:val="20"/>
      <w:szCs w:val="20"/>
    </w:rPr>
  </w:style>
  <w:style w:type="paragraph" w:customStyle="1" w:styleId="CharCharCharChar">
    <w:name w:val="字元 字元 Char Char Char Char"/>
    <w:basedOn w:val="a3"/>
    <w:rsid w:val="00A5471B"/>
    <w:pPr>
      <w:widowControl/>
      <w:spacing w:after="160" w:line="240" w:lineRule="exact"/>
      <w:jc w:val="left"/>
    </w:pPr>
    <w:rPr>
      <w:rFonts w:ascii="Verdana" w:eastAsia="Times New Roman" w:hAnsi="Verdana"/>
      <w:kern w:val="0"/>
      <w:sz w:val="20"/>
      <w:szCs w:val="20"/>
      <w:lang w:eastAsia="en-US"/>
    </w:rPr>
  </w:style>
  <w:style w:type="paragraph" w:customStyle="1" w:styleId="220505">
    <w:name w:val="样式 标题 2标题2 + 段前: 0.5 行 段后: 0.5 行"/>
    <w:basedOn w:val="20"/>
    <w:rsid w:val="00A5471B"/>
    <w:pPr>
      <w:numPr>
        <w:numId w:val="20"/>
      </w:numPr>
      <w:spacing w:before="0" w:afterLines="100" w:line="415" w:lineRule="auto"/>
    </w:pPr>
    <w:rPr>
      <w:rFonts w:ascii="Times New Roman" w:eastAsia="黑体" w:hAnsi="Times New Roman"/>
      <w:bCs w:val="0"/>
    </w:rPr>
  </w:style>
  <w:style w:type="character" w:customStyle="1" w:styleId="Char8">
    <w:name w:val="正文缩进 Char"/>
    <w:aliases w:val="特点 Char1,表正文 Char1,正文非缩进 Char1,四号 Char1,缩进 Char1,ALT+Z Char1,段1 Char1,标题4 Char1,正文双线 Char1,正文不缩进 Char1,正文(首行缩进两字) Char1,正文(首行缩进两字)1 Char1,NICMAN Body Text Char1,正文对齐 Char1,正文缩进 Char Char Char Char Char Char1,水上软件 Char1,样式3 Char1,中储粮文档默认正文 Char"/>
    <w:link w:val="afa"/>
    <w:rsid w:val="00A5471B"/>
    <w:rPr>
      <w:rFonts w:ascii="Arial" w:eastAsia="宋体" w:hAnsi="Arial" w:cs="Times New Roman"/>
      <w:sz w:val="24"/>
      <w:szCs w:val="24"/>
    </w:rPr>
  </w:style>
  <w:style w:type="table" w:styleId="aff9">
    <w:name w:val="Table Grid"/>
    <w:basedOn w:val="a5"/>
    <w:uiPriority w:val="59"/>
    <w:rsid w:val="00A5471B"/>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0">
    <w:name w:val="Char1"/>
    <w:basedOn w:val="a3"/>
    <w:rsid w:val="00A5471B"/>
    <w:rPr>
      <w:rFonts w:ascii="Times New Roman" w:hAnsi="Times New Roman"/>
      <w:sz w:val="24"/>
      <w:szCs w:val="24"/>
    </w:rPr>
  </w:style>
  <w:style w:type="paragraph" w:styleId="affa">
    <w:name w:val="Date"/>
    <w:basedOn w:val="a3"/>
    <w:next w:val="a3"/>
    <w:link w:val="Chard"/>
    <w:rsid w:val="00A5471B"/>
    <w:pPr>
      <w:ind w:leftChars="2500" w:left="100"/>
    </w:pPr>
    <w:rPr>
      <w:rFonts w:ascii="Times New Roman" w:hAnsi="Times New Roman"/>
      <w:sz w:val="24"/>
      <w:szCs w:val="24"/>
    </w:rPr>
  </w:style>
  <w:style w:type="character" w:customStyle="1" w:styleId="Chard">
    <w:name w:val="日期 Char"/>
    <w:basedOn w:val="a4"/>
    <w:link w:val="affa"/>
    <w:rsid w:val="00A5471B"/>
    <w:rPr>
      <w:rFonts w:ascii="Times New Roman" w:eastAsia="宋体" w:hAnsi="Times New Roman" w:cs="Times New Roman"/>
      <w:sz w:val="24"/>
      <w:szCs w:val="24"/>
    </w:rPr>
  </w:style>
  <w:style w:type="paragraph" w:customStyle="1" w:styleId="1CharChar">
    <w:name w:val="1 Char Char"/>
    <w:basedOn w:val="a3"/>
    <w:semiHidden/>
    <w:rsid w:val="00A5471B"/>
    <w:rPr>
      <w:rFonts w:ascii="Times New Roman" w:hAnsi="Times New Roman"/>
      <w:szCs w:val="21"/>
    </w:rPr>
  </w:style>
  <w:style w:type="paragraph" w:customStyle="1" w:styleId="074074">
    <w:name w:val="样式 小四 左侧:  0.74 厘米 首行缩进:  0.74 厘米"/>
    <w:basedOn w:val="a3"/>
    <w:autoRedefine/>
    <w:rsid w:val="00A5471B"/>
    <w:pPr>
      <w:spacing w:line="360" w:lineRule="auto"/>
    </w:pPr>
    <w:rPr>
      <w:rFonts w:ascii="宋体" w:hAnsi="宋体" w:cs="宋体"/>
      <w:sz w:val="24"/>
      <w:szCs w:val="24"/>
    </w:rPr>
  </w:style>
  <w:style w:type="paragraph" w:customStyle="1" w:styleId="-310">
    <w:name w:val="浅色列表 - 强调文字颜色 31"/>
    <w:hidden/>
    <w:semiHidden/>
    <w:rsid w:val="00A5471B"/>
    <w:rPr>
      <w:rFonts w:ascii="Times New Roman" w:eastAsia="宋体" w:hAnsi="Times New Roman" w:cs="Times New Roman"/>
      <w:sz w:val="24"/>
      <w:szCs w:val="24"/>
    </w:rPr>
  </w:style>
  <w:style w:type="paragraph" w:customStyle="1" w:styleId="affb">
    <w:name w:val="样式图"/>
    <w:basedOn w:val="a9"/>
    <w:rsid w:val="00A5471B"/>
    <w:pPr>
      <w:tabs>
        <w:tab w:val="num" w:pos="432"/>
      </w:tabs>
      <w:spacing w:before="152" w:after="160"/>
      <w:ind w:left="432" w:hanging="432"/>
      <w:jc w:val="center"/>
    </w:pPr>
    <w:rPr>
      <w:rFonts w:ascii="宋体" w:eastAsia="宋体" w:hAnsi="宋体" w:cs="Arial"/>
      <w:sz w:val="24"/>
      <w:szCs w:val="24"/>
    </w:rPr>
  </w:style>
  <w:style w:type="paragraph" w:customStyle="1" w:styleId="CharCharCharChar0">
    <w:name w:val="Char Char Char Char"/>
    <w:basedOn w:val="a3"/>
    <w:autoRedefine/>
    <w:rsid w:val="00A5471B"/>
    <w:pPr>
      <w:spacing w:line="360" w:lineRule="auto"/>
    </w:pPr>
    <w:rPr>
      <w:rFonts w:ascii="Tahoma" w:hAnsi="Tahoma"/>
      <w:sz w:val="24"/>
      <w:szCs w:val="20"/>
    </w:rPr>
  </w:style>
  <w:style w:type="paragraph" w:styleId="3">
    <w:name w:val="List Bullet 3"/>
    <w:basedOn w:val="a3"/>
    <w:rsid w:val="00A5471B"/>
    <w:pPr>
      <w:numPr>
        <w:numId w:val="21"/>
      </w:numPr>
      <w:spacing w:line="0" w:lineRule="atLeast"/>
    </w:pPr>
    <w:rPr>
      <w:rFonts w:ascii="宋体" w:hAnsi="Times New Roman"/>
      <w:szCs w:val="24"/>
    </w:rPr>
  </w:style>
  <w:style w:type="paragraph" w:styleId="28">
    <w:name w:val="List 2"/>
    <w:basedOn w:val="a3"/>
    <w:rsid w:val="00A5471B"/>
    <w:pPr>
      <w:autoSpaceDE w:val="0"/>
      <w:autoSpaceDN w:val="0"/>
      <w:adjustRightInd w:val="0"/>
      <w:snapToGrid w:val="0"/>
      <w:spacing w:line="240" w:lineRule="atLeast"/>
      <w:ind w:leftChars="200" w:left="100" w:hangingChars="200" w:hanging="200"/>
      <w:textAlignment w:val="bottom"/>
    </w:pPr>
    <w:rPr>
      <w:rFonts w:ascii="PMingLiU" w:eastAsia="PMingLiU" w:hAnsi="Times New Roman"/>
      <w:color w:val="000000"/>
      <w:kern w:val="0"/>
      <w:szCs w:val="20"/>
    </w:rPr>
  </w:style>
  <w:style w:type="character" w:customStyle="1" w:styleId="affc">
    <w:name w:val="样式 五号"/>
    <w:rsid w:val="00A5471B"/>
    <w:rPr>
      <w:rFonts w:ascii="宋体" w:eastAsia="宋体"/>
      <w:sz w:val="21"/>
    </w:rPr>
  </w:style>
  <w:style w:type="paragraph" w:customStyle="1" w:styleId="body-text">
    <w:name w:val="body-text"/>
    <w:autoRedefine/>
    <w:rsid w:val="00A5471B"/>
    <w:pPr>
      <w:widowControl w:val="0"/>
      <w:jc w:val="both"/>
    </w:pPr>
    <w:rPr>
      <w:rFonts w:ascii="宋体" w:eastAsia="宋体" w:hAnsi="宋体" w:cs="Times New Roman"/>
      <w:szCs w:val="24"/>
      <w:shd w:val="clear" w:color="auto" w:fill="CCCCCC"/>
    </w:rPr>
  </w:style>
  <w:style w:type="character" w:customStyle="1" w:styleId="Chare">
    <w:name w:val="纯文本 Char"/>
    <w:link w:val="affd"/>
    <w:rsid w:val="00A5471B"/>
    <w:rPr>
      <w:rFonts w:ascii="MingLiU" w:eastAsia="PMingLiU" w:hAnsi="Courier New"/>
      <w:sz w:val="24"/>
      <w:lang w:eastAsia="zh-TW"/>
    </w:rPr>
  </w:style>
  <w:style w:type="paragraph" w:styleId="affd">
    <w:name w:val="Plain Text"/>
    <w:basedOn w:val="a3"/>
    <w:link w:val="Chare"/>
    <w:rsid w:val="00A5471B"/>
    <w:pPr>
      <w:jc w:val="left"/>
    </w:pPr>
    <w:rPr>
      <w:rFonts w:ascii="MingLiU" w:eastAsia="PMingLiU" w:hAnsi="Courier New" w:cstheme="minorBidi"/>
      <w:sz w:val="24"/>
      <w:lang w:eastAsia="zh-TW"/>
    </w:rPr>
  </w:style>
  <w:style w:type="character" w:customStyle="1" w:styleId="Char11">
    <w:name w:val="纯文本 Char1"/>
    <w:basedOn w:val="a4"/>
    <w:rsid w:val="00A5471B"/>
    <w:rPr>
      <w:rFonts w:ascii="宋体" w:eastAsia="宋体" w:hAnsi="Courier New" w:cs="Courier New"/>
      <w:szCs w:val="21"/>
    </w:rPr>
  </w:style>
  <w:style w:type="paragraph" w:customStyle="1" w:styleId="xBody1">
    <w:name w:val="xBody1"/>
    <w:basedOn w:val="a3"/>
    <w:rsid w:val="00A5471B"/>
    <w:pPr>
      <w:widowControl/>
      <w:spacing w:after="240"/>
      <w:ind w:leftChars="508" w:left="508"/>
    </w:pPr>
    <w:rPr>
      <w:rFonts w:ascii="Book Antiqua" w:hAnsi="Book Antiqua"/>
      <w:kern w:val="0"/>
      <w:sz w:val="20"/>
      <w:szCs w:val="20"/>
    </w:rPr>
  </w:style>
  <w:style w:type="paragraph" w:customStyle="1" w:styleId="affe">
    <w:name w:val="表格文本居中"/>
    <w:basedOn w:val="afff"/>
    <w:rsid w:val="00A5471B"/>
    <w:pPr>
      <w:jc w:val="center"/>
    </w:pPr>
    <w:rPr>
      <w:rFonts w:cs="宋体"/>
      <w:b/>
    </w:rPr>
  </w:style>
  <w:style w:type="paragraph" w:customStyle="1" w:styleId="afff0">
    <w:name w:val="文档小标题"/>
    <w:basedOn w:val="a3"/>
    <w:rsid w:val="00A5471B"/>
    <w:pPr>
      <w:spacing w:line="360" w:lineRule="auto"/>
      <w:jc w:val="center"/>
    </w:pPr>
    <w:rPr>
      <w:rFonts w:ascii="黑体" w:eastAsia="黑体" w:hAnsi="Times New Roman" w:cs="宋体"/>
      <w:b/>
      <w:bCs/>
      <w:sz w:val="48"/>
      <w:szCs w:val="20"/>
    </w:rPr>
  </w:style>
  <w:style w:type="paragraph" w:customStyle="1" w:styleId="afff">
    <w:name w:val="表格文本"/>
    <w:basedOn w:val="a3"/>
    <w:rsid w:val="00A5471B"/>
    <w:pPr>
      <w:adjustRightInd w:val="0"/>
    </w:pPr>
    <w:rPr>
      <w:rFonts w:ascii="宋体" w:hAnsi="宋体"/>
      <w:kern w:val="0"/>
      <w:szCs w:val="20"/>
    </w:rPr>
  </w:style>
  <w:style w:type="paragraph" w:customStyle="1" w:styleId="Char20">
    <w:name w:val="Char2"/>
    <w:basedOn w:val="a3"/>
    <w:rsid w:val="00A5471B"/>
    <w:pPr>
      <w:widowControl/>
      <w:spacing w:after="160" w:line="240" w:lineRule="exact"/>
      <w:jc w:val="left"/>
    </w:pPr>
    <w:rPr>
      <w:rFonts w:ascii="Verdana" w:hAnsi="Verdana"/>
      <w:kern w:val="0"/>
      <w:sz w:val="20"/>
      <w:szCs w:val="20"/>
      <w:lang w:eastAsia="en-US"/>
    </w:rPr>
  </w:style>
  <w:style w:type="paragraph" w:customStyle="1" w:styleId="2-21">
    <w:name w:val="中等深浅列表 2 - 强调文字颜色 21"/>
    <w:hidden/>
    <w:semiHidden/>
    <w:rsid w:val="00A5471B"/>
    <w:rPr>
      <w:rFonts w:ascii="Times New Roman" w:eastAsia="宋体" w:hAnsi="Times New Roman" w:cs="Times New Roman"/>
      <w:sz w:val="24"/>
      <w:szCs w:val="24"/>
    </w:rPr>
  </w:style>
  <w:style w:type="paragraph" w:customStyle="1" w:styleId="a2">
    <w:name w:val="小标题"/>
    <w:basedOn w:val="a3"/>
    <w:next w:val="afa"/>
    <w:rsid w:val="00A5471B"/>
    <w:pPr>
      <w:numPr>
        <w:numId w:val="61"/>
      </w:numPr>
      <w:spacing w:afterLines="50" w:line="360" w:lineRule="auto"/>
    </w:pPr>
    <w:rPr>
      <w:rFonts w:ascii="Times New Roman" w:hAnsi="Times New Roman"/>
      <w:b/>
      <w:szCs w:val="24"/>
    </w:rPr>
  </w:style>
  <w:style w:type="paragraph" w:customStyle="1" w:styleId="2">
    <w:name w:val="样式2"/>
    <w:basedOn w:val="a3"/>
    <w:rsid w:val="00A5471B"/>
    <w:pPr>
      <w:numPr>
        <w:numId w:val="62"/>
      </w:numPr>
      <w:spacing w:line="360" w:lineRule="auto"/>
    </w:pPr>
    <w:rPr>
      <w:rFonts w:ascii="Times New Roman" w:hAnsi="Times New Roman"/>
      <w:sz w:val="24"/>
      <w:szCs w:val="24"/>
    </w:rPr>
  </w:style>
  <w:style w:type="table" w:styleId="33">
    <w:name w:val="Table Colorful 3"/>
    <w:basedOn w:val="a5"/>
    <w:rsid w:val="00A5471B"/>
    <w:pPr>
      <w:widowControl w:val="0"/>
      <w:jc w:val="both"/>
    </w:pPr>
    <w:rPr>
      <w:rFonts w:ascii="Times New Roman" w:eastAsia="宋体" w:hAnsi="Times New Roman" w:cs="Times New Roman"/>
      <w:kern w:val="0"/>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1">
    <w:name w:val="Table Elegant"/>
    <w:basedOn w:val="a5"/>
    <w:rsid w:val="00A5471B"/>
    <w:pPr>
      <w:widowControl w:val="0"/>
      <w:jc w:val="both"/>
    </w:pPr>
    <w:rPr>
      <w:rFonts w:ascii="Times New Roman" w:eastAsia="宋体" w:hAnsi="Times New Roman"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16">
    <w:name w:val="已访问的超链接1"/>
    <w:aliases w:val="FollowedHyperlink"/>
    <w:rsid w:val="00A5471B"/>
    <w:rPr>
      <w:color w:val="800080"/>
      <w:u w:val="single"/>
    </w:rPr>
  </w:style>
  <w:style w:type="paragraph" w:styleId="TOC">
    <w:name w:val="TOC Heading"/>
    <w:basedOn w:val="10"/>
    <w:next w:val="a3"/>
    <w:uiPriority w:val="39"/>
    <w:semiHidden/>
    <w:unhideWhenUsed/>
    <w:qFormat/>
    <w:rsid w:val="00A5471B"/>
    <w:pPr>
      <w:widowControl/>
      <w:numPr>
        <w:numId w:val="0"/>
      </w:numPr>
      <w:spacing w:before="0" w:after="0" w:line="276" w:lineRule="auto"/>
      <w:jc w:val="left"/>
      <w:outlineLvl w:val="9"/>
    </w:pPr>
    <w:rPr>
      <w:rFonts w:ascii="Cambria" w:hAnsi="Cambria"/>
      <w:color w:val="365F91"/>
      <w:kern w:val="0"/>
      <w:sz w:val="28"/>
      <w:szCs w:val="28"/>
    </w:rPr>
  </w:style>
  <w:style w:type="paragraph" w:customStyle="1" w:styleId="Table">
    <w:name w:val="Table"/>
    <w:basedOn w:val="a3"/>
    <w:rsid w:val="000B1549"/>
    <w:pPr>
      <w:widowControl/>
      <w:spacing w:before="40" w:after="40"/>
      <w:jc w:val="left"/>
    </w:pPr>
    <w:rPr>
      <w:rFonts w:ascii="Arial" w:hAnsi="Arial"/>
      <w:kern w:val="0"/>
      <w:sz w:val="20"/>
      <w:szCs w:val="20"/>
      <w:lang w:eastAsia="en-US"/>
    </w:rPr>
  </w:style>
  <w:style w:type="paragraph" w:customStyle="1" w:styleId="HPInternal">
    <w:name w:val="HP_Internal"/>
    <w:basedOn w:val="a3"/>
    <w:next w:val="a3"/>
    <w:rsid w:val="000B1549"/>
    <w:pPr>
      <w:widowControl/>
      <w:jc w:val="left"/>
    </w:pPr>
    <w:rPr>
      <w:rFonts w:ascii="Arial" w:hAnsi="Arial"/>
      <w:i/>
      <w:kern w:val="0"/>
      <w:sz w:val="18"/>
      <w:szCs w:val="20"/>
      <w:lang w:eastAsia="en-US"/>
    </w:rPr>
  </w:style>
  <w:style w:type="character" w:customStyle="1" w:styleId="CharacterUserEntry">
    <w:name w:val="Character UserEntry"/>
    <w:rsid w:val="000B1549"/>
    <w:rPr>
      <w:color w:val="FF0000"/>
    </w:rPr>
  </w:style>
  <w:style w:type="paragraph" w:customStyle="1" w:styleId="TableSmHeading">
    <w:name w:val="Table_Sm_Heading"/>
    <w:basedOn w:val="a3"/>
    <w:rsid w:val="000B1549"/>
    <w:pPr>
      <w:keepNext/>
      <w:keepLines/>
      <w:widowControl/>
      <w:spacing w:before="60" w:after="40"/>
      <w:jc w:val="left"/>
    </w:pPr>
    <w:rPr>
      <w:rFonts w:ascii="Arial" w:hAnsi="Arial"/>
      <w:b/>
      <w:kern w:val="0"/>
      <w:sz w:val="16"/>
      <w:szCs w:val="20"/>
      <w:lang w:eastAsia="en-US"/>
    </w:rPr>
  </w:style>
  <w:style w:type="paragraph" w:customStyle="1" w:styleId="HPTableTitle">
    <w:name w:val="HP_Table_Title"/>
    <w:basedOn w:val="a3"/>
    <w:next w:val="a3"/>
    <w:rsid w:val="000B1549"/>
    <w:pPr>
      <w:keepNext/>
      <w:keepLines/>
      <w:widowControl/>
      <w:spacing w:before="240" w:after="60"/>
      <w:jc w:val="left"/>
    </w:pPr>
    <w:rPr>
      <w:rFonts w:ascii="Arial" w:hAnsi="Arial"/>
      <w:b/>
      <w:kern w:val="0"/>
      <w:sz w:val="18"/>
      <w:szCs w:val="20"/>
      <w:lang w:eastAsia="en-US"/>
    </w:rPr>
  </w:style>
  <w:style w:type="paragraph" w:customStyle="1" w:styleId="TableSmHeadingRight">
    <w:name w:val="Table_Sm_Heading_Right"/>
    <w:basedOn w:val="TableSmHeading"/>
    <w:rsid w:val="000B1549"/>
    <w:pPr>
      <w:jc w:val="right"/>
    </w:pPr>
  </w:style>
  <w:style w:type="paragraph" w:customStyle="1" w:styleId="TableMedium">
    <w:name w:val="Table_Medium"/>
    <w:basedOn w:val="Table"/>
    <w:rsid w:val="000B1549"/>
    <w:rPr>
      <w:sz w:val="18"/>
    </w:rPr>
  </w:style>
  <w:style w:type="paragraph" w:customStyle="1" w:styleId="TitlePageDetail">
    <w:name w:val="TitlePage_Detail"/>
    <w:basedOn w:val="TitlePageHeaderOOV"/>
    <w:rsid w:val="000B1549"/>
    <w:pPr>
      <w:spacing w:line="360" w:lineRule="auto"/>
    </w:pPr>
    <w:rPr>
      <w:b/>
      <w:sz w:val="20"/>
    </w:rPr>
  </w:style>
  <w:style w:type="paragraph" w:customStyle="1" w:styleId="TitlePageHeaderOOV">
    <w:name w:val="TitlePage_Header_OOV"/>
    <w:basedOn w:val="a3"/>
    <w:rsid w:val="000B1549"/>
    <w:pPr>
      <w:widowControl/>
      <w:ind w:left="4060"/>
      <w:jc w:val="left"/>
    </w:pPr>
    <w:rPr>
      <w:rFonts w:ascii="Arial" w:hAnsi="Arial"/>
      <w:kern w:val="0"/>
      <w:sz w:val="44"/>
      <w:szCs w:val="20"/>
      <w:lang w:eastAsia="en-US"/>
    </w:rPr>
  </w:style>
  <w:style w:type="paragraph" w:customStyle="1" w:styleId="Subject">
    <w:name w:val="Subject"/>
    <w:basedOn w:val="a3"/>
    <w:rsid w:val="000B1549"/>
    <w:pPr>
      <w:keepNext/>
      <w:keepLines/>
      <w:widowControl/>
      <w:spacing w:line="290" w:lineRule="atLeast"/>
    </w:pPr>
    <w:rPr>
      <w:rFonts w:ascii="Times New Roman" w:hAnsi="Times New Roman"/>
      <w:b/>
      <w:kern w:val="0"/>
      <w:sz w:val="24"/>
      <w:szCs w:val="20"/>
      <w:lang w:val="en-GB" w:eastAsia="en-US"/>
    </w:rPr>
  </w:style>
  <w:style w:type="paragraph" w:customStyle="1" w:styleId="Heading11">
    <w:name w:val="Heading 11"/>
    <w:basedOn w:val="a3"/>
    <w:qFormat/>
    <w:rsid w:val="00B878E3"/>
    <w:pPr>
      <w:pageBreakBefore/>
      <w:numPr>
        <w:numId w:val="102"/>
      </w:numPr>
      <w:spacing w:beforeLines="50" w:before="50" w:afterLines="50" w:after="50" w:line="360" w:lineRule="auto"/>
      <w:outlineLvl w:val="0"/>
    </w:pPr>
    <w:rPr>
      <w:rFonts w:ascii="Times New Roman" w:hAnsi="Times New Roman"/>
      <w:b/>
      <w:sz w:val="44"/>
      <w:szCs w:val="44"/>
    </w:rPr>
  </w:style>
  <w:style w:type="paragraph" w:customStyle="1" w:styleId="Heading21">
    <w:name w:val="Heading 21"/>
    <w:basedOn w:val="a3"/>
    <w:qFormat/>
    <w:rsid w:val="00B878E3"/>
    <w:pPr>
      <w:numPr>
        <w:ilvl w:val="1"/>
        <w:numId w:val="102"/>
      </w:numPr>
      <w:spacing w:before="360" w:afterLines="100" w:after="100" w:line="360" w:lineRule="auto"/>
      <w:outlineLvl w:val="1"/>
    </w:pPr>
    <w:rPr>
      <w:rFonts w:ascii="Times New Roman" w:hAnsi="Times New Roman"/>
      <w:b/>
      <w:sz w:val="36"/>
      <w:szCs w:val="36"/>
    </w:rPr>
  </w:style>
  <w:style w:type="paragraph" w:customStyle="1" w:styleId="Heading31">
    <w:name w:val="Heading 31"/>
    <w:basedOn w:val="a3"/>
    <w:autoRedefine/>
    <w:qFormat/>
    <w:rsid w:val="00B878E3"/>
    <w:pPr>
      <w:numPr>
        <w:ilvl w:val="2"/>
        <w:numId w:val="102"/>
      </w:numPr>
      <w:tabs>
        <w:tab w:val="left" w:pos="1134"/>
      </w:tabs>
      <w:spacing w:before="360" w:afterLines="100" w:after="312" w:line="360" w:lineRule="auto"/>
      <w:ind w:hanging="1418"/>
      <w:outlineLvl w:val="2"/>
    </w:pPr>
    <w:rPr>
      <w:rFonts w:ascii="Times New Roman" w:hAnsi="Times New Roman"/>
      <w:b/>
      <w:sz w:val="32"/>
      <w:szCs w:val="32"/>
    </w:rPr>
  </w:style>
  <w:style w:type="paragraph" w:customStyle="1" w:styleId="Heading41">
    <w:name w:val="Heading 41"/>
    <w:basedOn w:val="a3"/>
    <w:autoRedefine/>
    <w:qFormat/>
    <w:rsid w:val="00B878E3"/>
    <w:pPr>
      <w:numPr>
        <w:ilvl w:val="3"/>
        <w:numId w:val="102"/>
      </w:numPr>
      <w:tabs>
        <w:tab w:val="left" w:pos="1134"/>
      </w:tabs>
      <w:spacing w:before="360" w:afterLines="100" w:after="312" w:line="360" w:lineRule="auto"/>
      <w:ind w:hanging="3119"/>
      <w:outlineLvl w:val="3"/>
    </w:pPr>
    <w:rPr>
      <w:rFonts w:ascii="Times New Roman" w:hAnsi="Times New Roman"/>
      <w:b/>
      <w:sz w:val="30"/>
      <w:szCs w:val="30"/>
    </w:rPr>
  </w:style>
  <w:style w:type="paragraph" w:customStyle="1" w:styleId="Heading51">
    <w:name w:val="Heading 51"/>
    <w:basedOn w:val="a3"/>
    <w:autoRedefine/>
    <w:qFormat/>
    <w:rsid w:val="00B878E3"/>
    <w:pPr>
      <w:numPr>
        <w:ilvl w:val="4"/>
        <w:numId w:val="102"/>
      </w:numPr>
      <w:spacing w:before="150" w:afterLines="50" w:after="156" w:line="360" w:lineRule="auto"/>
      <w:ind w:left="2552" w:hanging="2552"/>
      <w:outlineLvl w:val="4"/>
    </w:pPr>
    <w:rPr>
      <w:rFonts w:ascii="Times New Roman" w:hAnsi="Times New Roman"/>
      <w:b/>
      <w:sz w:val="24"/>
      <w:szCs w:val="24"/>
    </w:rPr>
  </w:style>
  <w:style w:type="paragraph" w:customStyle="1" w:styleId="Heading61">
    <w:name w:val="Heading 61"/>
    <w:basedOn w:val="a3"/>
    <w:autoRedefine/>
    <w:qFormat/>
    <w:rsid w:val="00B878E3"/>
    <w:pPr>
      <w:numPr>
        <w:ilvl w:val="5"/>
        <w:numId w:val="102"/>
      </w:numPr>
      <w:spacing w:before="150" w:afterLines="50" w:after="156" w:line="360" w:lineRule="auto"/>
      <w:outlineLvl w:val="5"/>
    </w:pPr>
    <w:rPr>
      <w:rFonts w:ascii="Times New Roman" w:hAnsi="Times New Roman"/>
      <w:b/>
      <w:sz w:val="24"/>
      <w:szCs w:val="24"/>
    </w:rPr>
  </w:style>
  <w:style w:type="paragraph" w:customStyle="1" w:styleId="Heading71">
    <w:name w:val="Heading 71"/>
    <w:basedOn w:val="a3"/>
    <w:qFormat/>
    <w:rsid w:val="00B878E3"/>
    <w:pPr>
      <w:numPr>
        <w:ilvl w:val="6"/>
        <w:numId w:val="102"/>
      </w:numPr>
      <w:spacing w:before="150" w:afterLines="50" w:after="156" w:line="360" w:lineRule="auto"/>
      <w:ind w:hanging="3827"/>
      <w:outlineLvl w:val="6"/>
    </w:pPr>
    <w:rPr>
      <w:rFonts w:ascii="Times New Roman" w:hAnsi="Times New Roman"/>
      <w:b/>
      <w:szCs w:val="21"/>
    </w:rPr>
  </w:style>
  <w:style w:type="paragraph" w:customStyle="1" w:styleId="ordinary-output">
    <w:name w:val="ordinary-output"/>
    <w:basedOn w:val="a3"/>
    <w:rsid w:val="00B878E3"/>
    <w:pPr>
      <w:widowControl/>
      <w:spacing w:before="100" w:beforeAutospacing="1" w:after="75" w:line="330" w:lineRule="atLeast"/>
      <w:jc w:val="left"/>
    </w:pPr>
    <w:rPr>
      <w:rFonts w:ascii="宋体" w:hAnsi="宋体" w:cs="宋体"/>
      <w:color w:val="333333"/>
      <w:kern w:val="0"/>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0" w:qFormat="1"/>
    <w:lsdException w:name="table of figures" w:uiPriority="0"/>
    <w:lsdException w:name="annotation reference" w:uiPriority="0"/>
    <w:lsdException w:name="page number" w:uiPriority="0"/>
    <w:lsdException w:name="List" w:uiPriority="0"/>
    <w:lsdException w:name="List Bullet" w:uiPriority="0"/>
    <w:lsdException w:name="List 2" w:uiPriority="0"/>
    <w:lsdException w:name="List Bullet 2" w:uiPriority="0"/>
    <w:lsdException w:name="List Bullet 3"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Date" w:uiPriority="0"/>
    <w:lsdException w:name="Body Text First Indent" w:uiPriority="0"/>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HTML Code" w:uiPriority="0"/>
    <w:lsdException w:name="HTML Preformatted" w:uiPriority="0"/>
    <w:lsdException w:name="annotation subject" w:uiPriority="0"/>
    <w:lsdException w:name="Table Colorful 3" w:uiPriority="0"/>
    <w:lsdException w:name="Table Elegan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2D5F12"/>
    <w:pPr>
      <w:widowControl w:val="0"/>
      <w:jc w:val="both"/>
    </w:pPr>
    <w:rPr>
      <w:rFonts w:ascii="Calibri" w:eastAsia="宋体" w:hAnsi="Calibri" w:cs="Times New Roman"/>
    </w:rPr>
  </w:style>
  <w:style w:type="paragraph" w:styleId="10">
    <w:name w:val="heading 1"/>
    <w:aliases w:val="PIM 1,H1,Heading 0,(A-1),Header1,h1,Head 1,Head 11,Head 12,Head 111,Head 13,Head 112,Head 14,Head 113,Head 15,Head 114,Head 16,Head 115,Head 17,Head 116,Head 18,Head 117,Head 19,Head 118,Head 121,Head 1111,Head 131,Head 1121,Head 141,Head 1131,1.,1"/>
    <w:basedOn w:val="a3"/>
    <w:next w:val="a3"/>
    <w:link w:val="1Char"/>
    <w:qFormat/>
    <w:rsid w:val="002D5F12"/>
    <w:pPr>
      <w:keepNext/>
      <w:keepLines/>
      <w:numPr>
        <w:numId w:val="1"/>
      </w:numPr>
      <w:spacing w:before="340" w:after="330" w:line="578" w:lineRule="auto"/>
      <w:outlineLvl w:val="0"/>
    </w:pPr>
    <w:rPr>
      <w:b/>
      <w:bCs/>
      <w:kern w:val="44"/>
      <w:sz w:val="44"/>
      <w:szCs w:val="44"/>
    </w:rPr>
  </w:style>
  <w:style w:type="paragraph" w:styleId="20">
    <w:name w:val="heading 2"/>
    <w:aliases w:val="Heading 2 Hidden,Heading 2 CCBS,heading 2,h2,H2,PIM2,Head,第一层条,2,Header 2,H21,h21,21,Header 21,H211,h22,22,Header 22,H212,h23,23,Header 23,H213,h24,24,Header 24,H214,h25,25,Header 25,H215,h26,26,Header 26,H216,1.1Heading 2,1.1 Heading 2,第一章 标题 2,第"/>
    <w:basedOn w:val="a3"/>
    <w:next w:val="a3"/>
    <w:link w:val="2Char"/>
    <w:unhideWhenUsed/>
    <w:qFormat/>
    <w:rsid w:val="002D5F12"/>
    <w:pPr>
      <w:keepNext/>
      <w:keepLines/>
      <w:numPr>
        <w:ilvl w:val="1"/>
        <w:numId w:val="1"/>
      </w:numPr>
      <w:spacing w:before="260" w:after="260" w:line="416" w:lineRule="auto"/>
      <w:outlineLvl w:val="1"/>
    </w:pPr>
    <w:rPr>
      <w:rFonts w:ascii="Cambria" w:hAnsi="Cambria"/>
      <w:b/>
      <w:bCs/>
      <w:sz w:val="32"/>
      <w:szCs w:val="32"/>
    </w:rPr>
  </w:style>
  <w:style w:type="paragraph" w:styleId="30">
    <w:name w:val="heading 3"/>
    <w:aliases w:val="(A-3),H3,h3,sect1.2.3,level_3,PIM 3,Level 3 Head,Heading 3 - old,sect1.2.31,sect1.2.32,sect1.2.311,sect1.2.33,sect1.2.312,1.1.1标题,BOD 0,l3,CT,BOD 0 Char,l3 Char,CT Char Char,CT Char,Level 1 - 1,(Appendix Nbr),HeadC,Map,H31,Level 3 Topic Heading,3"/>
    <w:basedOn w:val="a3"/>
    <w:next w:val="a3"/>
    <w:link w:val="3Char"/>
    <w:unhideWhenUsed/>
    <w:qFormat/>
    <w:rsid w:val="002D5F12"/>
    <w:pPr>
      <w:keepNext/>
      <w:keepLines/>
      <w:numPr>
        <w:ilvl w:val="2"/>
        <w:numId w:val="1"/>
      </w:numPr>
      <w:spacing w:before="260" w:after="260" w:line="416" w:lineRule="auto"/>
      <w:outlineLvl w:val="2"/>
    </w:pPr>
    <w:rPr>
      <w:b/>
      <w:bCs/>
      <w:sz w:val="30"/>
      <w:szCs w:val="30"/>
    </w:rPr>
  </w:style>
  <w:style w:type="paragraph" w:styleId="4">
    <w:name w:val="heading 4"/>
    <w:aliases w:val="sect 1.2.3.4,Ref Heading 1,rh1,sect 1.2.3.41,Ref Heading 11,rh11,sect 1.2.3.42,Ref Heading 12,rh12,sect 1.2.3.411,Ref Heading 111,rh111,sect 1.2.3.43,Ref Heading 13,rh13,sect 1.2.3.412,Ref Heading 112,rh112,H4,PIM 4,h4,bullet,bl,bb,(A-4),heading 4"/>
    <w:basedOn w:val="a3"/>
    <w:next w:val="a3"/>
    <w:link w:val="4Char"/>
    <w:unhideWhenUsed/>
    <w:qFormat/>
    <w:rsid w:val="002D5F12"/>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aliases w:val="H5,Level 3 - i,heading 5,dash,ds,dd,Roman list,h5,Second Subheading,dash1,ds1,dd1,dash2,ds2,dd2,dash3,ds3,dd3,dash4,ds4,dd4,dash5,ds5,dd5,dash6,ds6,dd6,dash7,ds7,dd7,dash8,ds8,dd8,dash9,ds9,dd9,dash10,ds10,dd10,dash11,ds11,dd11,dash21,ds21,dd21,h51"/>
    <w:basedOn w:val="a3"/>
    <w:next w:val="a3"/>
    <w:link w:val="5Char"/>
    <w:unhideWhenUsed/>
    <w:qFormat/>
    <w:rsid w:val="002D5F12"/>
    <w:pPr>
      <w:keepNext/>
      <w:keepLines/>
      <w:numPr>
        <w:ilvl w:val="4"/>
        <w:numId w:val="1"/>
      </w:numPr>
      <w:spacing w:before="280" w:after="290" w:line="376" w:lineRule="auto"/>
      <w:outlineLvl w:val="4"/>
    </w:pPr>
    <w:rPr>
      <w:b/>
      <w:bCs/>
      <w:sz w:val="28"/>
      <w:szCs w:val="28"/>
    </w:rPr>
  </w:style>
  <w:style w:type="paragraph" w:styleId="6">
    <w:name w:val="heading 6"/>
    <w:aliases w:val="Legal Level 1.,H6,BOD 4,h6,Third Subheading,PIM 6,Bullet list,Bullet (Single Lines),L6,h61,heading 61,第五层条,1.1.1.1.1.1标题 6,CSS节内4级标记,6,●"/>
    <w:basedOn w:val="a3"/>
    <w:next w:val="a3"/>
    <w:link w:val="6Char"/>
    <w:unhideWhenUsed/>
    <w:qFormat/>
    <w:rsid w:val="002D5F12"/>
    <w:pPr>
      <w:keepNext/>
      <w:keepLines/>
      <w:numPr>
        <w:ilvl w:val="5"/>
        <w:numId w:val="1"/>
      </w:numPr>
      <w:spacing w:before="240" w:after="64" w:line="320" w:lineRule="auto"/>
      <w:outlineLvl w:val="5"/>
    </w:pPr>
    <w:rPr>
      <w:rFonts w:ascii="Cambria" w:hAnsi="Cambria"/>
      <w:b/>
      <w:bCs/>
      <w:sz w:val="24"/>
      <w:szCs w:val="24"/>
    </w:rPr>
  </w:style>
  <w:style w:type="paragraph" w:styleId="7">
    <w:name w:val="heading 7"/>
    <w:aliases w:val="H TIMES1,Legal Level 1.1.,不用,PIM 7,letter list,Level 1.1,L7,H7,sdf,1.1.1.1.1.1.1标题 7,◎"/>
    <w:basedOn w:val="a3"/>
    <w:next w:val="a3"/>
    <w:link w:val="7Char"/>
    <w:unhideWhenUsed/>
    <w:qFormat/>
    <w:rsid w:val="002D5F12"/>
    <w:pPr>
      <w:keepNext/>
      <w:keepLines/>
      <w:numPr>
        <w:ilvl w:val="6"/>
        <w:numId w:val="1"/>
      </w:numPr>
      <w:spacing w:before="240" w:after="64" w:line="320" w:lineRule="auto"/>
      <w:outlineLvl w:val="6"/>
    </w:pPr>
    <w:rPr>
      <w:b/>
      <w:bCs/>
      <w:sz w:val="24"/>
      <w:szCs w:val="24"/>
    </w:rPr>
  </w:style>
  <w:style w:type="paragraph" w:styleId="8">
    <w:name w:val="heading 8"/>
    <w:aliases w:val="Legal Level 1.1.1.,H8,不用8,注意框体,标题6"/>
    <w:basedOn w:val="a3"/>
    <w:next w:val="a3"/>
    <w:link w:val="8Char"/>
    <w:unhideWhenUsed/>
    <w:qFormat/>
    <w:rsid w:val="002D5F12"/>
    <w:pPr>
      <w:keepNext/>
      <w:keepLines/>
      <w:numPr>
        <w:ilvl w:val="7"/>
        <w:numId w:val="1"/>
      </w:numPr>
      <w:spacing w:before="240" w:after="64" w:line="320" w:lineRule="auto"/>
      <w:outlineLvl w:val="7"/>
    </w:pPr>
    <w:rPr>
      <w:rFonts w:ascii="Cambria" w:hAnsi="Cambria"/>
      <w:sz w:val="24"/>
      <w:szCs w:val="24"/>
    </w:rPr>
  </w:style>
  <w:style w:type="paragraph" w:styleId="9">
    <w:name w:val="heading 9"/>
    <w:aliases w:val="Legal Level 1.1.1.1.,PIM 9,三级标题,不用9,huh,tt,table title,标题 45,Figure Heading,FH"/>
    <w:basedOn w:val="a3"/>
    <w:next w:val="a3"/>
    <w:link w:val="9Char"/>
    <w:unhideWhenUsed/>
    <w:qFormat/>
    <w:rsid w:val="002D5F12"/>
    <w:pPr>
      <w:keepNext/>
      <w:keepLines/>
      <w:numPr>
        <w:ilvl w:val="8"/>
        <w:numId w:val="1"/>
      </w:numPr>
      <w:spacing w:before="240" w:after="64" w:line="320" w:lineRule="auto"/>
      <w:outlineLvl w:val="8"/>
    </w:pPr>
    <w:rPr>
      <w:rFonts w:ascii="Cambria" w:hAnsi="Cambria"/>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Char">
    <w:name w:val="标题 1 Char"/>
    <w:aliases w:val="PIM 1 Char,H1 Char,Heading 0 Char,(A-1) Char,Header1 Char,h1 Char,Head 1 Char,Head 11 Char,Head 12 Char,Head 111 Char,Head 13 Char,Head 112 Char,Head 14 Char,Head 113 Char,Head 15 Char,Head 114 Char,Head 16 Char,Head 115 Char,Head 17 Char"/>
    <w:basedOn w:val="a4"/>
    <w:link w:val="10"/>
    <w:rsid w:val="002D5F12"/>
    <w:rPr>
      <w:rFonts w:ascii="Calibri" w:eastAsia="宋体" w:hAnsi="Calibri" w:cs="Times New Roman"/>
      <w:b/>
      <w:bCs/>
      <w:kern w:val="44"/>
      <w:sz w:val="44"/>
      <w:szCs w:val="44"/>
    </w:rPr>
  </w:style>
  <w:style w:type="character" w:customStyle="1" w:styleId="2Char">
    <w:name w:val="标题 2 Char"/>
    <w:aliases w:val="Heading 2 Hidden Char,Heading 2 CCBS Char,heading 2 Char,h2 Char,H2 Char,PIM2 Char,Head Char,第一层条 Char,2 Char,Header 2 Char,H21 Char,h21 Char,21 Char,Header 21 Char,H211 Char,h22 Char,22 Char,Header 22 Char,H212 Char,h23 Char,23 Char,H213 Char"/>
    <w:basedOn w:val="a4"/>
    <w:link w:val="20"/>
    <w:rsid w:val="002D5F12"/>
    <w:rPr>
      <w:rFonts w:ascii="Cambria" w:eastAsia="宋体" w:hAnsi="Cambria" w:cs="Times New Roman"/>
      <w:b/>
      <w:bCs/>
      <w:sz w:val="32"/>
      <w:szCs w:val="32"/>
    </w:rPr>
  </w:style>
  <w:style w:type="character" w:customStyle="1" w:styleId="3Char">
    <w:name w:val="标题 3 Char"/>
    <w:aliases w:val="(A-3) Char,H3 Char,h3 Char,sect1.2.3 Char,level_3 Char,PIM 3 Char,Level 3 Head Char,Heading 3 - old Char,sect1.2.31 Char,sect1.2.32 Char,sect1.2.311 Char,sect1.2.33 Char,sect1.2.312 Char,1.1.1标题 Char,BOD 0 Char1,l3 Char1,CT Char1,l3 Char Char"/>
    <w:basedOn w:val="a4"/>
    <w:link w:val="30"/>
    <w:rsid w:val="002D5F12"/>
    <w:rPr>
      <w:rFonts w:ascii="Calibri" w:eastAsia="宋体" w:hAnsi="Calibri" w:cs="Times New Roman"/>
      <w:b/>
      <w:bCs/>
      <w:sz w:val="30"/>
      <w:szCs w:val="30"/>
    </w:rPr>
  </w:style>
  <w:style w:type="character" w:customStyle="1" w:styleId="4Char">
    <w:name w:val="标题 4 Char"/>
    <w:aliases w:val="sect 1.2.3.4 Char,Ref Heading 1 Char,rh1 Char,sect 1.2.3.41 Char,Ref Heading 11 Char,rh11 Char,sect 1.2.3.42 Char,Ref Heading 12 Char,rh12 Char,sect 1.2.3.411 Char,Ref Heading 111 Char,rh111 Char,sect 1.2.3.43 Char,Ref Heading 13 Char,H4 Char"/>
    <w:basedOn w:val="a4"/>
    <w:link w:val="4"/>
    <w:rsid w:val="002D5F12"/>
    <w:rPr>
      <w:rFonts w:ascii="Cambria" w:eastAsia="宋体" w:hAnsi="Cambria" w:cs="Times New Roman"/>
      <w:b/>
      <w:bCs/>
      <w:sz w:val="28"/>
      <w:szCs w:val="28"/>
    </w:rPr>
  </w:style>
  <w:style w:type="character" w:customStyle="1" w:styleId="5Char">
    <w:name w:val="标题 5 Char"/>
    <w:aliases w:val="H5 Char,Level 3 - i Char,heading 5 Char,dash Char,ds Char,dd Char,Roman list Char,h5 Char,Second Subheading Char,dash1 Char,ds1 Char,dd1 Char,dash2 Char,ds2 Char,dd2 Char,dash3 Char,ds3 Char,dd3 Char,dash4 Char,ds4 Char,dd4 Char,dash5 Char"/>
    <w:basedOn w:val="a4"/>
    <w:link w:val="5"/>
    <w:rsid w:val="002D5F12"/>
    <w:rPr>
      <w:rFonts w:ascii="Calibri" w:eastAsia="宋体" w:hAnsi="Calibri" w:cs="Times New Roman"/>
      <w:b/>
      <w:bCs/>
      <w:sz w:val="28"/>
      <w:szCs w:val="28"/>
    </w:rPr>
  </w:style>
  <w:style w:type="character" w:customStyle="1" w:styleId="6Char">
    <w:name w:val="标题 6 Char"/>
    <w:aliases w:val="Legal Level 1. Char,H6 Char,BOD 4 Char,h6 Char,Third Subheading Char,PIM 6 Char,Bullet list Char,Bullet (Single Lines) Char,L6 Char,h61 Char,heading 61 Char,第五层条 Char,1.1.1.1.1.1标题 6 Char,CSS节内4级标记 Char,6 Char,● Char"/>
    <w:basedOn w:val="a4"/>
    <w:link w:val="6"/>
    <w:rsid w:val="002D5F12"/>
    <w:rPr>
      <w:rFonts w:ascii="Cambria" w:eastAsia="宋体" w:hAnsi="Cambria" w:cs="Times New Roman"/>
      <w:b/>
      <w:bCs/>
      <w:sz w:val="24"/>
      <w:szCs w:val="24"/>
    </w:rPr>
  </w:style>
  <w:style w:type="character" w:customStyle="1" w:styleId="7Char">
    <w:name w:val="标题 7 Char"/>
    <w:aliases w:val="H TIMES1 Char,Legal Level 1.1. Char,不用 Char,PIM 7 Char,letter list Char,Level 1.1 Char,L7 Char,H7 Char,sdf Char,1.1.1.1.1.1.1标题 7 Char,◎ Char"/>
    <w:basedOn w:val="a4"/>
    <w:link w:val="7"/>
    <w:rsid w:val="002D5F12"/>
    <w:rPr>
      <w:rFonts w:ascii="Calibri" w:eastAsia="宋体" w:hAnsi="Calibri" w:cs="Times New Roman"/>
      <w:b/>
      <w:bCs/>
      <w:sz w:val="24"/>
      <w:szCs w:val="24"/>
    </w:rPr>
  </w:style>
  <w:style w:type="character" w:customStyle="1" w:styleId="8Char">
    <w:name w:val="标题 8 Char"/>
    <w:aliases w:val="Legal Level 1.1.1. Char,H8 Char,不用8 Char,注意框体 Char,标题6 Char"/>
    <w:basedOn w:val="a4"/>
    <w:link w:val="8"/>
    <w:rsid w:val="002D5F12"/>
    <w:rPr>
      <w:rFonts w:ascii="Cambria" w:eastAsia="宋体" w:hAnsi="Cambria" w:cs="Times New Roman"/>
      <w:sz w:val="24"/>
      <w:szCs w:val="24"/>
    </w:rPr>
  </w:style>
  <w:style w:type="character" w:customStyle="1" w:styleId="9Char">
    <w:name w:val="标题 9 Char"/>
    <w:aliases w:val="Legal Level 1.1.1.1. Char,PIM 9 Char,三级标题 Char,不用9 Char,huh Char,tt Char,table title Char,标题 45 Char,Figure Heading Char,FH Char"/>
    <w:basedOn w:val="a4"/>
    <w:link w:val="9"/>
    <w:rsid w:val="002D5F12"/>
    <w:rPr>
      <w:rFonts w:ascii="Cambria" w:eastAsia="宋体" w:hAnsi="Cambria" w:cs="Times New Roman"/>
      <w:szCs w:val="21"/>
    </w:rPr>
  </w:style>
  <w:style w:type="paragraph" w:customStyle="1" w:styleId="1-23">
    <w:name w:val="中等深浅网格 1 - 强调文字颜色 23"/>
    <w:basedOn w:val="a3"/>
    <w:uiPriority w:val="34"/>
    <w:qFormat/>
    <w:rsid w:val="002D5F12"/>
    <w:pPr>
      <w:ind w:firstLineChars="200" w:firstLine="420"/>
    </w:pPr>
    <w:rPr>
      <w:rFonts w:ascii="Times New Roman" w:hAnsi="Times New Roman"/>
      <w:sz w:val="24"/>
      <w:szCs w:val="24"/>
    </w:rPr>
  </w:style>
  <w:style w:type="paragraph" w:customStyle="1" w:styleId="a7">
    <w:name w:val="标准称谓"/>
    <w:next w:val="a3"/>
    <w:rsid w:val="002D5F12"/>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kern w:val="0"/>
      <w:sz w:val="52"/>
      <w:szCs w:val="20"/>
    </w:rPr>
  </w:style>
  <w:style w:type="paragraph" w:styleId="a8">
    <w:name w:val="header"/>
    <w:basedOn w:val="a3"/>
    <w:link w:val="Char"/>
    <w:uiPriority w:val="99"/>
    <w:unhideWhenUsed/>
    <w:rsid w:val="002D5F1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4"/>
    <w:link w:val="a8"/>
    <w:uiPriority w:val="99"/>
    <w:rsid w:val="002D5F12"/>
    <w:rPr>
      <w:rFonts w:ascii="Calibri" w:eastAsia="宋体" w:hAnsi="Calibri" w:cs="Times New Roman"/>
      <w:sz w:val="18"/>
      <w:szCs w:val="18"/>
    </w:rPr>
  </w:style>
  <w:style w:type="paragraph" w:styleId="a9">
    <w:name w:val="caption"/>
    <w:basedOn w:val="a3"/>
    <w:next w:val="a3"/>
    <w:unhideWhenUsed/>
    <w:qFormat/>
    <w:rsid w:val="002D5F12"/>
    <w:rPr>
      <w:rFonts w:ascii="Cambria" w:eastAsia="黑体" w:hAnsi="Cambria"/>
      <w:sz w:val="20"/>
      <w:szCs w:val="20"/>
    </w:rPr>
  </w:style>
  <w:style w:type="paragraph" w:styleId="aa">
    <w:name w:val="Document Map"/>
    <w:basedOn w:val="a3"/>
    <w:link w:val="Char0"/>
    <w:semiHidden/>
    <w:unhideWhenUsed/>
    <w:rsid w:val="002D5F12"/>
    <w:rPr>
      <w:rFonts w:ascii="宋体"/>
      <w:sz w:val="18"/>
      <w:szCs w:val="18"/>
    </w:rPr>
  </w:style>
  <w:style w:type="character" w:customStyle="1" w:styleId="Char0">
    <w:name w:val="文档结构图 Char"/>
    <w:basedOn w:val="a4"/>
    <w:link w:val="aa"/>
    <w:uiPriority w:val="99"/>
    <w:semiHidden/>
    <w:rsid w:val="002D5F12"/>
    <w:rPr>
      <w:rFonts w:ascii="宋体" w:eastAsia="宋体" w:hAnsi="Calibri" w:cs="Times New Roman"/>
      <w:sz w:val="18"/>
      <w:szCs w:val="18"/>
    </w:rPr>
  </w:style>
  <w:style w:type="paragraph" w:styleId="ab">
    <w:name w:val="footer"/>
    <w:basedOn w:val="a3"/>
    <w:link w:val="Char1"/>
    <w:unhideWhenUsed/>
    <w:rsid w:val="002D5F12"/>
    <w:pPr>
      <w:tabs>
        <w:tab w:val="center" w:pos="4153"/>
        <w:tab w:val="right" w:pos="8306"/>
      </w:tabs>
      <w:snapToGrid w:val="0"/>
      <w:jc w:val="left"/>
    </w:pPr>
    <w:rPr>
      <w:sz w:val="18"/>
      <w:szCs w:val="18"/>
    </w:rPr>
  </w:style>
  <w:style w:type="character" w:customStyle="1" w:styleId="Char1">
    <w:name w:val="页脚 Char"/>
    <w:basedOn w:val="a4"/>
    <w:link w:val="ab"/>
    <w:rsid w:val="002D5F12"/>
    <w:rPr>
      <w:rFonts w:ascii="Calibri" w:eastAsia="宋体" w:hAnsi="Calibri" w:cs="Times New Roman"/>
      <w:sz w:val="18"/>
      <w:szCs w:val="18"/>
    </w:rPr>
  </w:style>
  <w:style w:type="paragraph" w:styleId="ac">
    <w:name w:val="Balloon Text"/>
    <w:basedOn w:val="a3"/>
    <w:link w:val="Char2"/>
    <w:semiHidden/>
    <w:unhideWhenUsed/>
    <w:rsid w:val="007106D8"/>
    <w:rPr>
      <w:sz w:val="18"/>
      <w:szCs w:val="18"/>
    </w:rPr>
  </w:style>
  <w:style w:type="character" w:customStyle="1" w:styleId="Char2">
    <w:name w:val="批注框文本 Char"/>
    <w:basedOn w:val="a4"/>
    <w:link w:val="ac"/>
    <w:semiHidden/>
    <w:rsid w:val="007106D8"/>
    <w:rPr>
      <w:rFonts w:ascii="Calibri" w:eastAsia="宋体" w:hAnsi="Calibri" w:cs="Times New Roman"/>
      <w:sz w:val="18"/>
      <w:szCs w:val="18"/>
    </w:rPr>
  </w:style>
  <w:style w:type="paragraph" w:styleId="ad">
    <w:name w:val="List Paragraph"/>
    <w:basedOn w:val="a3"/>
    <w:link w:val="Char3"/>
    <w:uiPriority w:val="34"/>
    <w:qFormat/>
    <w:rsid w:val="00FD5AFE"/>
    <w:pPr>
      <w:ind w:firstLineChars="200" w:firstLine="420"/>
    </w:pPr>
  </w:style>
  <w:style w:type="paragraph" w:customStyle="1" w:styleId="xl37">
    <w:name w:val="xl37"/>
    <w:basedOn w:val="a3"/>
    <w:rsid w:val="00964DB7"/>
    <w:pPr>
      <w:widowControl/>
      <w:pBdr>
        <w:top w:val="single" w:sz="4" w:space="0" w:color="auto"/>
      </w:pBdr>
      <w:spacing w:before="100" w:beforeAutospacing="1" w:after="100" w:afterAutospacing="1"/>
      <w:jc w:val="left"/>
    </w:pPr>
    <w:rPr>
      <w:rFonts w:ascii="宋体" w:hAnsi="宋体"/>
      <w:b/>
      <w:bCs/>
      <w:kern w:val="0"/>
      <w:szCs w:val="21"/>
    </w:rPr>
  </w:style>
  <w:style w:type="paragraph" w:styleId="ae">
    <w:name w:val="Body Text"/>
    <w:aliases w:val="正文文字"/>
    <w:basedOn w:val="a3"/>
    <w:link w:val="Char4"/>
    <w:qFormat/>
    <w:rsid w:val="00357FBD"/>
    <w:pPr>
      <w:spacing w:after="120"/>
    </w:pPr>
    <w:rPr>
      <w:rFonts w:ascii="Times New Roman" w:hAnsi="Times New Roman"/>
      <w:szCs w:val="20"/>
    </w:rPr>
  </w:style>
  <w:style w:type="character" w:customStyle="1" w:styleId="Char4">
    <w:name w:val="正文文本 Char"/>
    <w:aliases w:val="正文文字 Char"/>
    <w:basedOn w:val="a4"/>
    <w:link w:val="ae"/>
    <w:rsid w:val="00357FBD"/>
    <w:rPr>
      <w:rFonts w:ascii="Times New Roman" w:eastAsia="宋体" w:hAnsi="Times New Roman" w:cs="Times New Roman"/>
      <w:szCs w:val="20"/>
    </w:rPr>
  </w:style>
  <w:style w:type="character" w:styleId="af">
    <w:name w:val="annotation reference"/>
    <w:unhideWhenUsed/>
    <w:rsid w:val="00220E1B"/>
    <w:rPr>
      <w:sz w:val="21"/>
      <w:szCs w:val="21"/>
    </w:rPr>
  </w:style>
  <w:style w:type="paragraph" w:styleId="af0">
    <w:name w:val="annotation text"/>
    <w:aliases w:val=" Char"/>
    <w:basedOn w:val="a3"/>
    <w:link w:val="Char5"/>
    <w:unhideWhenUsed/>
    <w:rsid w:val="00220E1B"/>
    <w:pPr>
      <w:jc w:val="left"/>
    </w:pPr>
  </w:style>
  <w:style w:type="character" w:customStyle="1" w:styleId="Char5">
    <w:name w:val="批注文字 Char"/>
    <w:aliases w:val=" Char Char"/>
    <w:basedOn w:val="a4"/>
    <w:link w:val="af0"/>
    <w:rsid w:val="00220E1B"/>
    <w:rPr>
      <w:rFonts w:ascii="Calibri" w:eastAsia="宋体" w:hAnsi="Calibri" w:cs="Times New Roman"/>
    </w:rPr>
  </w:style>
  <w:style w:type="paragraph" w:styleId="a">
    <w:name w:val="List Bullet"/>
    <w:basedOn w:val="a3"/>
    <w:autoRedefine/>
    <w:rsid w:val="008E522C"/>
    <w:pPr>
      <w:numPr>
        <w:numId w:val="2"/>
      </w:numPr>
    </w:pPr>
    <w:rPr>
      <w:rFonts w:ascii="Times New Roman" w:hAnsi="Times New Roman"/>
      <w:sz w:val="24"/>
      <w:szCs w:val="24"/>
    </w:rPr>
  </w:style>
  <w:style w:type="paragraph" w:customStyle="1" w:styleId="-11">
    <w:name w:val="彩色列表 - 强调文字颜色 11"/>
    <w:basedOn w:val="a3"/>
    <w:uiPriority w:val="34"/>
    <w:qFormat/>
    <w:rsid w:val="004075BB"/>
    <w:pPr>
      <w:ind w:firstLineChars="200" w:firstLine="420"/>
    </w:pPr>
    <w:rPr>
      <w:rFonts w:ascii="Times New Roman" w:hAnsi="Times New Roman"/>
      <w:szCs w:val="24"/>
    </w:rPr>
  </w:style>
  <w:style w:type="paragraph" w:customStyle="1" w:styleId="Requirementsnumbering1">
    <w:name w:val="Requirements numbering1"/>
    <w:basedOn w:val="a3"/>
    <w:rsid w:val="004075BB"/>
    <w:pPr>
      <w:widowControl/>
      <w:numPr>
        <w:numId w:val="3"/>
      </w:numPr>
      <w:jc w:val="left"/>
      <w:outlineLvl w:val="0"/>
    </w:pPr>
    <w:rPr>
      <w:rFonts w:ascii="Helvetica" w:hAnsi="Helvetica"/>
      <w:kern w:val="0"/>
      <w:sz w:val="18"/>
      <w:szCs w:val="20"/>
      <w:lang w:val="en-GB" w:eastAsia="en-US"/>
    </w:rPr>
  </w:style>
  <w:style w:type="paragraph" w:styleId="af1">
    <w:name w:val="annotation subject"/>
    <w:basedOn w:val="af0"/>
    <w:next w:val="af0"/>
    <w:link w:val="Char6"/>
    <w:semiHidden/>
    <w:unhideWhenUsed/>
    <w:rsid w:val="000C4E9B"/>
    <w:rPr>
      <w:b/>
      <w:bCs/>
    </w:rPr>
  </w:style>
  <w:style w:type="character" w:customStyle="1" w:styleId="Char6">
    <w:name w:val="批注主题 Char"/>
    <w:basedOn w:val="Char5"/>
    <w:link w:val="af1"/>
    <w:uiPriority w:val="99"/>
    <w:semiHidden/>
    <w:rsid w:val="000C4E9B"/>
    <w:rPr>
      <w:rFonts w:ascii="Calibri" w:eastAsia="宋体" w:hAnsi="Calibri" w:cs="Times New Roman"/>
      <w:b/>
      <w:bCs/>
    </w:rPr>
  </w:style>
  <w:style w:type="paragraph" w:customStyle="1" w:styleId="a1">
    <w:name w:val="功能书正文（带二级编号）"/>
    <w:basedOn w:val="a3"/>
    <w:qFormat/>
    <w:rsid w:val="00297DFF"/>
    <w:pPr>
      <w:numPr>
        <w:numId w:val="4"/>
      </w:numPr>
      <w:spacing w:line="360" w:lineRule="auto"/>
    </w:pPr>
    <w:rPr>
      <w:rFonts w:ascii="宋体" w:hAnsi="宋体"/>
      <w:szCs w:val="21"/>
    </w:rPr>
  </w:style>
  <w:style w:type="paragraph" w:customStyle="1" w:styleId="-31">
    <w:name w:val="浅色网格 - 强调文字颜色 31"/>
    <w:basedOn w:val="a3"/>
    <w:uiPriority w:val="34"/>
    <w:qFormat/>
    <w:rsid w:val="002000FC"/>
    <w:pPr>
      <w:ind w:firstLineChars="200" w:firstLine="420"/>
    </w:pPr>
    <w:rPr>
      <w:rFonts w:ascii="Times New Roman" w:hAnsi="Times New Roman"/>
      <w:sz w:val="24"/>
      <w:szCs w:val="24"/>
    </w:rPr>
  </w:style>
  <w:style w:type="paragraph" w:styleId="af2">
    <w:name w:val="Body Text First Indent"/>
    <w:basedOn w:val="ae"/>
    <w:link w:val="Char7"/>
    <w:unhideWhenUsed/>
    <w:rsid w:val="001B0D73"/>
    <w:pPr>
      <w:ind w:firstLineChars="100" w:firstLine="420"/>
    </w:pPr>
    <w:rPr>
      <w:rFonts w:ascii="Calibri" w:hAnsi="Calibri"/>
      <w:szCs w:val="22"/>
    </w:rPr>
  </w:style>
  <w:style w:type="character" w:customStyle="1" w:styleId="Char7">
    <w:name w:val="正文首行缩进 Char"/>
    <w:basedOn w:val="Char4"/>
    <w:link w:val="af2"/>
    <w:rsid w:val="001B0D73"/>
    <w:rPr>
      <w:rFonts w:ascii="Calibri" w:eastAsia="宋体" w:hAnsi="Calibri" w:cs="Times New Roman"/>
      <w:szCs w:val="20"/>
    </w:rPr>
  </w:style>
  <w:style w:type="character" w:customStyle="1" w:styleId="Char3">
    <w:name w:val="列出段落 Char"/>
    <w:link w:val="ad"/>
    <w:uiPriority w:val="34"/>
    <w:rsid w:val="002F5631"/>
    <w:rPr>
      <w:rFonts w:ascii="Calibri" w:eastAsia="宋体" w:hAnsi="Calibri" w:cs="Times New Roman"/>
    </w:rPr>
  </w:style>
  <w:style w:type="paragraph" w:customStyle="1" w:styleId="1-21">
    <w:name w:val="中等深浅网格 1 - 强调文字颜色 21"/>
    <w:basedOn w:val="a3"/>
    <w:uiPriority w:val="34"/>
    <w:qFormat/>
    <w:rsid w:val="009C760D"/>
    <w:pPr>
      <w:ind w:firstLineChars="200" w:firstLine="420"/>
    </w:pPr>
    <w:rPr>
      <w:rFonts w:ascii="Times New Roman" w:hAnsi="Times New Roman"/>
      <w:sz w:val="24"/>
      <w:szCs w:val="24"/>
    </w:rPr>
  </w:style>
  <w:style w:type="paragraph" w:customStyle="1" w:styleId="af3">
    <w:name w:val="功能书二级标题"/>
    <w:basedOn w:val="ae"/>
    <w:qFormat/>
    <w:rsid w:val="006C5160"/>
    <w:pPr>
      <w:tabs>
        <w:tab w:val="left" w:pos="567"/>
      </w:tabs>
      <w:spacing w:beforeLines="100" w:afterLines="100" w:line="360" w:lineRule="auto"/>
      <w:outlineLvl w:val="1"/>
    </w:pPr>
    <w:rPr>
      <w:rFonts w:ascii="宋体" w:hAnsi="宋体"/>
      <w:b/>
      <w:sz w:val="36"/>
      <w:szCs w:val="36"/>
    </w:rPr>
  </w:style>
  <w:style w:type="paragraph" w:customStyle="1" w:styleId="af4">
    <w:name w:val="功能书一级标题"/>
    <w:basedOn w:val="ae"/>
    <w:qFormat/>
    <w:rsid w:val="006C5160"/>
    <w:pPr>
      <w:pageBreakBefore/>
      <w:spacing w:beforeLines="100" w:afterLines="100" w:line="360" w:lineRule="auto"/>
      <w:outlineLvl w:val="0"/>
    </w:pPr>
    <w:rPr>
      <w:rFonts w:ascii="宋体" w:hAnsi="宋体"/>
      <w:b/>
      <w:sz w:val="44"/>
      <w:szCs w:val="44"/>
    </w:rPr>
  </w:style>
  <w:style w:type="paragraph" w:customStyle="1" w:styleId="af5">
    <w:name w:val="功能书三级标题"/>
    <w:basedOn w:val="ae"/>
    <w:qFormat/>
    <w:rsid w:val="006C5160"/>
    <w:pPr>
      <w:spacing w:beforeLines="50" w:afterLines="50" w:line="360" w:lineRule="auto"/>
      <w:outlineLvl w:val="2"/>
    </w:pPr>
    <w:rPr>
      <w:rFonts w:ascii="宋体" w:hAnsi="宋体"/>
      <w:b/>
      <w:sz w:val="32"/>
      <w:szCs w:val="32"/>
    </w:rPr>
  </w:style>
  <w:style w:type="paragraph" w:customStyle="1" w:styleId="af6">
    <w:name w:val="功能书四级标题"/>
    <w:basedOn w:val="ae"/>
    <w:qFormat/>
    <w:rsid w:val="006C5160"/>
    <w:pPr>
      <w:tabs>
        <w:tab w:val="left" w:pos="993"/>
      </w:tabs>
      <w:spacing w:beforeLines="50" w:afterLines="50" w:line="360" w:lineRule="auto"/>
      <w:outlineLvl w:val="3"/>
    </w:pPr>
    <w:rPr>
      <w:rFonts w:ascii="宋体" w:hAnsi="宋体"/>
      <w:b/>
      <w:sz w:val="30"/>
      <w:szCs w:val="30"/>
    </w:rPr>
  </w:style>
  <w:style w:type="paragraph" w:styleId="af7">
    <w:name w:val="List"/>
    <w:basedOn w:val="a3"/>
    <w:rsid w:val="006C5160"/>
    <w:pPr>
      <w:ind w:left="200" w:hangingChars="200" w:hanging="200"/>
      <w:contextualSpacing/>
    </w:pPr>
    <w:rPr>
      <w:rFonts w:ascii="Times New Roman" w:hAnsi="Times New Roman"/>
      <w:sz w:val="24"/>
      <w:szCs w:val="24"/>
    </w:rPr>
  </w:style>
  <w:style w:type="paragraph" w:customStyle="1" w:styleId="1-22">
    <w:name w:val="中等深浅网格 1 - 强调文字颜色 22"/>
    <w:basedOn w:val="a3"/>
    <w:uiPriority w:val="34"/>
    <w:qFormat/>
    <w:rsid w:val="0032068E"/>
    <w:pPr>
      <w:ind w:firstLineChars="200" w:firstLine="420"/>
    </w:pPr>
    <w:rPr>
      <w:rFonts w:ascii="Times New Roman" w:hAnsi="Times New Roman"/>
      <w:sz w:val="24"/>
      <w:szCs w:val="24"/>
    </w:rPr>
  </w:style>
  <w:style w:type="character" w:styleId="af8">
    <w:name w:val="Hyperlink"/>
    <w:uiPriority w:val="99"/>
    <w:rsid w:val="003D1290"/>
    <w:rPr>
      <w:color w:val="0000FF"/>
      <w:u w:val="single"/>
    </w:rPr>
  </w:style>
  <w:style w:type="paragraph" w:customStyle="1" w:styleId="af9">
    <w:name w:val="功能书正文"/>
    <w:basedOn w:val="a3"/>
    <w:qFormat/>
    <w:rsid w:val="003D1290"/>
    <w:pPr>
      <w:spacing w:line="360" w:lineRule="auto"/>
      <w:ind w:firstLineChars="200" w:firstLine="420"/>
    </w:pPr>
    <w:rPr>
      <w:rFonts w:ascii="宋体" w:hAnsi="宋体"/>
      <w:szCs w:val="21"/>
    </w:rPr>
  </w:style>
  <w:style w:type="paragraph" w:customStyle="1" w:styleId="a0">
    <w:name w:val="功能书正文（带编号）"/>
    <w:basedOn w:val="-31"/>
    <w:qFormat/>
    <w:rsid w:val="00A5471B"/>
    <w:pPr>
      <w:numPr>
        <w:numId w:val="13"/>
      </w:numPr>
      <w:spacing w:line="360" w:lineRule="auto"/>
      <w:ind w:left="0" w:firstLineChars="0" w:firstLine="420"/>
    </w:pPr>
    <w:rPr>
      <w:rFonts w:ascii="Arial" w:hAnsi="Arial" w:cs="Arial"/>
      <w:sz w:val="21"/>
      <w:szCs w:val="21"/>
    </w:rPr>
  </w:style>
  <w:style w:type="paragraph" w:styleId="afa">
    <w:name w:val="Normal Indent"/>
    <w:aliases w:val="特点,表正文,正文非缩进,四号,缩进,ALT+Z,段1,标题4,正文双线,正文不缩进,正文(首行缩进两字),正文(首行缩进两字)1,NICMAN Body Text,正文对齐,正文缩进 Char Char Char Char Char,水上软件,样式3,正文缩进 Char1,正文缩进 Char1 Char Char,正文缩进 Char Char Char Char,正文缩进 Char1 Char Char Char Char,中储粮文档默认正文,正文缩进 Char Char,正文（首行缩进两"/>
    <w:basedOn w:val="a3"/>
    <w:link w:val="Char8"/>
    <w:rsid w:val="00A5471B"/>
    <w:pPr>
      <w:ind w:firstLineChars="200" w:firstLine="420"/>
    </w:pPr>
    <w:rPr>
      <w:rFonts w:ascii="Arial" w:hAnsi="Arial"/>
      <w:sz w:val="24"/>
      <w:szCs w:val="24"/>
    </w:rPr>
  </w:style>
  <w:style w:type="paragraph" w:customStyle="1" w:styleId="font5">
    <w:name w:val="font5"/>
    <w:basedOn w:val="a3"/>
    <w:rsid w:val="00A5471B"/>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rsid w:val="00A5471B"/>
    <w:pPr>
      <w:widowControl/>
      <w:spacing w:before="100" w:beforeAutospacing="1" w:after="100" w:afterAutospacing="1"/>
      <w:jc w:val="left"/>
    </w:pPr>
    <w:rPr>
      <w:rFonts w:ascii="Times New Roman" w:hAnsi="Times New Roman"/>
      <w:kern w:val="0"/>
      <w:szCs w:val="21"/>
    </w:rPr>
  </w:style>
  <w:style w:type="paragraph" w:customStyle="1" w:styleId="font7">
    <w:name w:val="font7"/>
    <w:basedOn w:val="a3"/>
    <w:rsid w:val="00A5471B"/>
    <w:pPr>
      <w:widowControl/>
      <w:spacing w:before="100" w:beforeAutospacing="1" w:after="100" w:afterAutospacing="1"/>
      <w:jc w:val="left"/>
    </w:pPr>
    <w:rPr>
      <w:rFonts w:ascii="宋体" w:hAnsi="宋体" w:hint="eastAsia"/>
      <w:kern w:val="0"/>
      <w:szCs w:val="21"/>
    </w:rPr>
  </w:style>
  <w:style w:type="paragraph" w:customStyle="1" w:styleId="font8">
    <w:name w:val="font8"/>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9">
    <w:name w:val="font9"/>
    <w:basedOn w:val="a3"/>
    <w:rsid w:val="00A5471B"/>
    <w:pPr>
      <w:widowControl/>
      <w:spacing w:before="100" w:beforeAutospacing="1" w:after="100" w:afterAutospacing="1"/>
      <w:jc w:val="left"/>
    </w:pPr>
    <w:rPr>
      <w:rFonts w:ascii="Times New Roman" w:hAnsi="Times New Roman"/>
      <w:b/>
      <w:bCs/>
      <w:kern w:val="0"/>
      <w:sz w:val="32"/>
      <w:szCs w:val="32"/>
    </w:rPr>
  </w:style>
  <w:style w:type="paragraph" w:customStyle="1" w:styleId="xl24">
    <w:name w:val="xl24"/>
    <w:basedOn w:val="a3"/>
    <w:rsid w:val="00A5471B"/>
    <w:pPr>
      <w:widowControl/>
      <w:spacing w:before="100" w:beforeAutospacing="1" w:after="100" w:afterAutospacing="1"/>
      <w:jc w:val="right"/>
    </w:pPr>
    <w:rPr>
      <w:rFonts w:ascii="宋体" w:hAnsi="宋体"/>
      <w:kern w:val="0"/>
      <w:szCs w:val="21"/>
    </w:rPr>
  </w:style>
  <w:style w:type="paragraph" w:customStyle="1" w:styleId="xl25">
    <w:name w:val="xl25"/>
    <w:basedOn w:val="a3"/>
    <w:rsid w:val="00A5471B"/>
    <w:pPr>
      <w:widowControl/>
      <w:spacing w:before="100" w:beforeAutospacing="1" w:after="100" w:afterAutospacing="1"/>
      <w:jc w:val="left"/>
    </w:pPr>
    <w:rPr>
      <w:rFonts w:ascii="宋体" w:hAnsi="宋体"/>
      <w:kern w:val="0"/>
      <w:szCs w:val="21"/>
    </w:rPr>
  </w:style>
  <w:style w:type="paragraph" w:customStyle="1" w:styleId="xl26">
    <w:name w:val="xl26"/>
    <w:basedOn w:val="a3"/>
    <w:rsid w:val="00A5471B"/>
    <w:pPr>
      <w:widowControl/>
      <w:pBdr>
        <w:right w:val="single" w:sz="4" w:space="0" w:color="auto"/>
      </w:pBdr>
      <w:spacing w:before="100" w:beforeAutospacing="1" w:after="100" w:afterAutospacing="1"/>
      <w:jc w:val="left"/>
    </w:pPr>
    <w:rPr>
      <w:rFonts w:ascii="宋体" w:hAnsi="宋体"/>
      <w:kern w:val="0"/>
      <w:szCs w:val="21"/>
    </w:rPr>
  </w:style>
  <w:style w:type="paragraph" w:customStyle="1" w:styleId="xl27">
    <w:name w:val="xl27"/>
    <w:basedOn w:val="a3"/>
    <w:rsid w:val="00A5471B"/>
    <w:pPr>
      <w:widowControl/>
      <w:pBdr>
        <w:left w:val="single" w:sz="4" w:space="0" w:color="auto"/>
      </w:pBdr>
      <w:spacing w:before="100" w:beforeAutospacing="1" w:after="100" w:afterAutospacing="1"/>
      <w:jc w:val="left"/>
    </w:pPr>
    <w:rPr>
      <w:rFonts w:ascii="宋体" w:hAnsi="宋体"/>
      <w:kern w:val="0"/>
      <w:szCs w:val="21"/>
    </w:rPr>
  </w:style>
  <w:style w:type="paragraph" w:customStyle="1" w:styleId="xl28">
    <w:name w:val="xl28"/>
    <w:basedOn w:val="a3"/>
    <w:rsid w:val="00A5471B"/>
    <w:pPr>
      <w:widowControl/>
      <w:pBdr>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29">
    <w:name w:val="xl29"/>
    <w:basedOn w:val="a3"/>
    <w:rsid w:val="00A5471B"/>
    <w:pPr>
      <w:widowControl/>
      <w:pBdr>
        <w:bottom w:val="single" w:sz="4" w:space="0" w:color="auto"/>
      </w:pBdr>
      <w:spacing w:before="100" w:beforeAutospacing="1" w:after="100" w:afterAutospacing="1"/>
      <w:jc w:val="left"/>
    </w:pPr>
    <w:rPr>
      <w:rFonts w:ascii="宋体" w:hAnsi="宋体"/>
      <w:kern w:val="0"/>
      <w:szCs w:val="21"/>
    </w:rPr>
  </w:style>
  <w:style w:type="paragraph" w:customStyle="1" w:styleId="xl30">
    <w:name w:val="xl30"/>
    <w:basedOn w:val="a3"/>
    <w:rsid w:val="00A5471B"/>
    <w:pPr>
      <w:widowControl/>
      <w:pBdr>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31">
    <w:name w:val="xl31"/>
    <w:basedOn w:val="a3"/>
    <w:rsid w:val="00A5471B"/>
    <w:pPr>
      <w:widowControl/>
      <w:pBdr>
        <w:left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32">
    <w:name w:val="xl32"/>
    <w:basedOn w:val="a3"/>
    <w:rsid w:val="00A5471B"/>
    <w:pPr>
      <w:widowControl/>
      <w:pBdr>
        <w:bottom w:val="single" w:sz="8" w:space="0" w:color="auto"/>
      </w:pBdr>
      <w:spacing w:before="100" w:beforeAutospacing="1" w:after="100" w:afterAutospacing="1"/>
      <w:jc w:val="left"/>
    </w:pPr>
    <w:rPr>
      <w:rFonts w:ascii="宋体" w:hAnsi="宋体"/>
      <w:kern w:val="0"/>
      <w:szCs w:val="21"/>
    </w:rPr>
  </w:style>
  <w:style w:type="paragraph" w:customStyle="1" w:styleId="xl33">
    <w:name w:val="xl33"/>
    <w:basedOn w:val="a3"/>
    <w:rsid w:val="00A5471B"/>
    <w:pPr>
      <w:widowControl/>
      <w:pBdr>
        <w:bottom w:val="single" w:sz="8" w:space="0" w:color="auto"/>
        <w:right w:val="single" w:sz="4" w:space="0" w:color="auto"/>
      </w:pBdr>
      <w:spacing w:before="100" w:beforeAutospacing="1" w:after="100" w:afterAutospacing="1"/>
      <w:jc w:val="left"/>
    </w:pPr>
    <w:rPr>
      <w:rFonts w:ascii="宋体" w:hAnsi="宋体"/>
      <w:kern w:val="0"/>
      <w:szCs w:val="21"/>
    </w:rPr>
  </w:style>
  <w:style w:type="paragraph" w:customStyle="1" w:styleId="xl34">
    <w:name w:val="xl34"/>
    <w:basedOn w:val="a3"/>
    <w:rsid w:val="00A5471B"/>
    <w:pPr>
      <w:widowControl/>
      <w:pBdr>
        <w:left w:val="single" w:sz="4" w:space="0" w:color="auto"/>
      </w:pBdr>
      <w:spacing w:before="100" w:beforeAutospacing="1" w:after="100" w:afterAutospacing="1"/>
      <w:jc w:val="right"/>
    </w:pPr>
    <w:rPr>
      <w:rFonts w:ascii="宋体" w:hAnsi="宋体"/>
      <w:kern w:val="0"/>
      <w:szCs w:val="21"/>
    </w:rPr>
  </w:style>
  <w:style w:type="paragraph" w:customStyle="1" w:styleId="xl35">
    <w:name w:val="xl35"/>
    <w:basedOn w:val="a3"/>
    <w:rsid w:val="00A5471B"/>
    <w:pPr>
      <w:widowControl/>
      <w:pBdr>
        <w:left w:val="single" w:sz="4" w:space="0" w:color="auto"/>
        <w:bottom w:val="single" w:sz="4" w:space="0" w:color="auto"/>
      </w:pBdr>
      <w:spacing w:before="100" w:beforeAutospacing="1" w:after="100" w:afterAutospacing="1"/>
      <w:jc w:val="right"/>
    </w:pPr>
    <w:rPr>
      <w:rFonts w:ascii="宋体" w:hAnsi="宋体"/>
      <w:kern w:val="0"/>
      <w:szCs w:val="21"/>
    </w:rPr>
  </w:style>
  <w:style w:type="paragraph" w:customStyle="1" w:styleId="xl36">
    <w:name w:val="xl36"/>
    <w:basedOn w:val="a3"/>
    <w:rsid w:val="00A5471B"/>
    <w:pPr>
      <w:widowControl/>
      <w:pBdr>
        <w:top w:val="single" w:sz="4" w:space="0" w:color="auto"/>
        <w:left w:val="single" w:sz="4" w:space="0" w:color="auto"/>
      </w:pBdr>
      <w:spacing w:before="100" w:beforeAutospacing="1" w:after="100" w:afterAutospacing="1"/>
      <w:jc w:val="left"/>
    </w:pPr>
    <w:rPr>
      <w:rFonts w:ascii="宋体" w:hAnsi="宋体"/>
      <w:b/>
      <w:bCs/>
      <w:kern w:val="0"/>
      <w:szCs w:val="21"/>
    </w:rPr>
  </w:style>
  <w:style w:type="paragraph" w:customStyle="1" w:styleId="xl38">
    <w:name w:val="xl38"/>
    <w:basedOn w:val="a3"/>
    <w:rsid w:val="00A5471B"/>
    <w:pPr>
      <w:widowControl/>
      <w:pBdr>
        <w:top w:val="single" w:sz="4" w:space="0" w:color="auto"/>
        <w:right w:val="single" w:sz="4" w:space="0" w:color="auto"/>
      </w:pBdr>
      <w:spacing w:before="100" w:beforeAutospacing="1" w:after="100" w:afterAutospacing="1"/>
      <w:jc w:val="left"/>
    </w:pPr>
    <w:rPr>
      <w:rFonts w:ascii="宋体" w:hAnsi="宋体"/>
      <w:b/>
      <w:bCs/>
      <w:kern w:val="0"/>
      <w:szCs w:val="21"/>
    </w:rPr>
  </w:style>
  <w:style w:type="paragraph" w:customStyle="1" w:styleId="xl39">
    <w:name w:val="xl39"/>
    <w:basedOn w:val="a3"/>
    <w:rsid w:val="00A5471B"/>
    <w:pPr>
      <w:widowControl/>
      <w:pBdr>
        <w:top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0">
    <w:name w:val="xl40"/>
    <w:basedOn w:val="a3"/>
    <w:rsid w:val="00A5471B"/>
    <w:pPr>
      <w:widowControl/>
      <w:pBdr>
        <w:top w:val="single" w:sz="8" w:space="0" w:color="auto"/>
        <w:bottom w:val="single" w:sz="4" w:space="0" w:color="auto"/>
      </w:pBdr>
      <w:spacing w:before="100" w:beforeAutospacing="1" w:after="100" w:afterAutospacing="1"/>
      <w:jc w:val="left"/>
    </w:pPr>
    <w:rPr>
      <w:rFonts w:ascii="宋体" w:hAnsi="宋体"/>
      <w:kern w:val="0"/>
      <w:szCs w:val="21"/>
    </w:rPr>
  </w:style>
  <w:style w:type="paragraph" w:customStyle="1" w:styleId="xl41">
    <w:name w:val="xl41"/>
    <w:basedOn w:val="a3"/>
    <w:rsid w:val="00A5471B"/>
    <w:pPr>
      <w:widowControl/>
      <w:pBdr>
        <w:top w:val="single" w:sz="8"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42">
    <w:name w:val="xl42"/>
    <w:basedOn w:val="a3"/>
    <w:rsid w:val="00A5471B"/>
    <w:pPr>
      <w:widowControl/>
      <w:pBdr>
        <w:top w:val="single" w:sz="8"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3">
    <w:name w:val="xl43"/>
    <w:basedOn w:val="a3"/>
    <w:rsid w:val="00A5471B"/>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44">
    <w:name w:val="xl44"/>
    <w:basedOn w:val="a3"/>
    <w:rsid w:val="00A5471B"/>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xl45">
    <w:name w:val="xl45"/>
    <w:basedOn w:val="a3"/>
    <w:rsid w:val="00A5471B"/>
    <w:pPr>
      <w:widowControl/>
      <w:pBdr>
        <w:top w:val="single" w:sz="4" w:space="0" w:color="auto"/>
        <w:left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46">
    <w:name w:val="xl46"/>
    <w:basedOn w:val="a3"/>
    <w:rsid w:val="00A5471B"/>
    <w:pPr>
      <w:widowControl/>
      <w:pBdr>
        <w:top w:val="single" w:sz="4" w:space="0" w:color="auto"/>
        <w:bottom w:val="single" w:sz="8" w:space="0" w:color="auto"/>
      </w:pBdr>
      <w:spacing w:before="100" w:beforeAutospacing="1" w:after="100" w:afterAutospacing="1"/>
      <w:jc w:val="left"/>
    </w:pPr>
    <w:rPr>
      <w:rFonts w:ascii="宋体" w:hAnsi="宋体"/>
      <w:kern w:val="0"/>
      <w:szCs w:val="21"/>
    </w:rPr>
  </w:style>
  <w:style w:type="paragraph" w:customStyle="1" w:styleId="xl47">
    <w:name w:val="xl47"/>
    <w:basedOn w:val="a3"/>
    <w:rsid w:val="00A5471B"/>
    <w:pPr>
      <w:widowControl/>
      <w:pBdr>
        <w:top w:val="single" w:sz="4" w:space="0" w:color="auto"/>
        <w:bottom w:val="single" w:sz="8" w:space="0" w:color="auto"/>
        <w:right w:val="single" w:sz="4" w:space="0" w:color="auto"/>
      </w:pBdr>
      <w:spacing w:before="100" w:beforeAutospacing="1" w:after="100" w:afterAutospacing="1"/>
      <w:jc w:val="left"/>
    </w:pPr>
    <w:rPr>
      <w:rFonts w:ascii="宋体" w:hAnsi="宋体"/>
      <w:kern w:val="0"/>
      <w:szCs w:val="21"/>
    </w:rPr>
  </w:style>
  <w:style w:type="paragraph" w:customStyle="1" w:styleId="xl48">
    <w:name w:val="xl48"/>
    <w:basedOn w:val="a3"/>
    <w:rsid w:val="00A5471B"/>
    <w:pPr>
      <w:widowControl/>
      <w:pBdr>
        <w:left w:val="single" w:sz="4" w:space="0" w:color="auto"/>
      </w:pBdr>
      <w:spacing w:before="100" w:beforeAutospacing="1" w:after="100" w:afterAutospacing="1"/>
      <w:jc w:val="left"/>
      <w:textAlignment w:val="top"/>
    </w:pPr>
    <w:rPr>
      <w:rFonts w:ascii="宋体" w:hAnsi="宋体"/>
      <w:kern w:val="0"/>
      <w:szCs w:val="21"/>
    </w:rPr>
  </w:style>
  <w:style w:type="paragraph" w:customStyle="1" w:styleId="xl49">
    <w:name w:val="xl49"/>
    <w:basedOn w:val="a3"/>
    <w:rsid w:val="00A5471B"/>
    <w:pPr>
      <w:widowControl/>
      <w:pBdr>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50">
    <w:name w:val="xl50"/>
    <w:basedOn w:val="a3"/>
    <w:rsid w:val="00A5471B"/>
    <w:pPr>
      <w:widowControl/>
      <w:pBdr>
        <w:left w:val="single" w:sz="4" w:space="0" w:color="auto"/>
        <w:bottom w:val="single" w:sz="4" w:space="0" w:color="auto"/>
      </w:pBdr>
      <w:spacing w:before="100" w:beforeAutospacing="1" w:after="100" w:afterAutospacing="1"/>
      <w:jc w:val="left"/>
      <w:textAlignment w:val="top"/>
    </w:pPr>
    <w:rPr>
      <w:rFonts w:ascii="宋体" w:hAnsi="宋体"/>
      <w:kern w:val="0"/>
      <w:szCs w:val="21"/>
    </w:rPr>
  </w:style>
  <w:style w:type="paragraph" w:customStyle="1" w:styleId="xl51">
    <w:name w:val="xl51"/>
    <w:basedOn w:val="a3"/>
    <w:rsid w:val="00A5471B"/>
    <w:pPr>
      <w:widowControl/>
      <w:pBdr>
        <w:bottom w:val="single" w:sz="4" w:space="0" w:color="auto"/>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52">
    <w:name w:val="xl52"/>
    <w:basedOn w:val="a3"/>
    <w:rsid w:val="00A5471B"/>
    <w:pPr>
      <w:widowControl/>
      <w:pBdr>
        <w:top w:val="single" w:sz="4" w:space="0" w:color="auto"/>
        <w:left w:val="single" w:sz="4" w:space="0" w:color="auto"/>
      </w:pBdr>
      <w:spacing w:before="100" w:beforeAutospacing="1" w:after="100" w:afterAutospacing="1"/>
      <w:jc w:val="center"/>
    </w:pPr>
    <w:rPr>
      <w:rFonts w:ascii="宋体" w:hAnsi="宋体"/>
      <w:b/>
      <w:bCs/>
      <w:kern w:val="0"/>
      <w:szCs w:val="21"/>
    </w:rPr>
  </w:style>
  <w:style w:type="paragraph" w:customStyle="1" w:styleId="xl53">
    <w:name w:val="xl53"/>
    <w:basedOn w:val="a3"/>
    <w:rsid w:val="00A5471B"/>
    <w:pPr>
      <w:widowControl/>
      <w:pBdr>
        <w:top w:val="single" w:sz="4" w:space="0" w:color="auto"/>
      </w:pBdr>
      <w:spacing w:before="100" w:beforeAutospacing="1" w:after="100" w:afterAutospacing="1"/>
      <w:jc w:val="center"/>
    </w:pPr>
    <w:rPr>
      <w:rFonts w:ascii="宋体" w:hAnsi="宋体"/>
      <w:b/>
      <w:bCs/>
      <w:kern w:val="0"/>
      <w:szCs w:val="21"/>
    </w:rPr>
  </w:style>
  <w:style w:type="paragraph" w:customStyle="1" w:styleId="xl54">
    <w:name w:val="xl54"/>
    <w:basedOn w:val="a3"/>
    <w:rsid w:val="00A5471B"/>
    <w:pPr>
      <w:widowControl/>
      <w:pBdr>
        <w:top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55">
    <w:name w:val="xl55"/>
    <w:basedOn w:val="a3"/>
    <w:rsid w:val="00A5471B"/>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b/>
      <w:bCs/>
      <w:kern w:val="0"/>
      <w:szCs w:val="21"/>
    </w:rPr>
  </w:style>
  <w:style w:type="paragraph" w:customStyle="1" w:styleId="xl56">
    <w:name w:val="xl56"/>
    <w:basedOn w:val="a3"/>
    <w:rsid w:val="00A5471B"/>
    <w:pPr>
      <w:widowControl/>
      <w:pBdr>
        <w:top w:val="single" w:sz="4" w:space="0" w:color="auto"/>
        <w:bottom w:val="single" w:sz="4" w:space="0" w:color="auto"/>
      </w:pBdr>
      <w:spacing w:before="100" w:beforeAutospacing="1" w:after="100" w:afterAutospacing="1"/>
      <w:jc w:val="center"/>
    </w:pPr>
    <w:rPr>
      <w:rFonts w:ascii="宋体" w:hAnsi="宋体"/>
      <w:b/>
      <w:bCs/>
      <w:kern w:val="0"/>
      <w:szCs w:val="21"/>
    </w:rPr>
  </w:style>
  <w:style w:type="paragraph" w:customStyle="1" w:styleId="xl57">
    <w:name w:val="xl57"/>
    <w:basedOn w:val="a3"/>
    <w:rsid w:val="00A5471B"/>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58">
    <w:name w:val="xl58"/>
    <w:basedOn w:val="a3"/>
    <w:rsid w:val="00A5471B"/>
    <w:pPr>
      <w:widowControl/>
      <w:pBdr>
        <w:top w:val="single" w:sz="4" w:space="0" w:color="auto"/>
        <w:left w:val="single" w:sz="4" w:space="0" w:color="auto"/>
        <w:bottom w:val="single" w:sz="8" w:space="0" w:color="auto"/>
      </w:pBdr>
      <w:spacing w:before="100" w:beforeAutospacing="1" w:after="100" w:afterAutospacing="1"/>
      <w:jc w:val="center"/>
    </w:pPr>
    <w:rPr>
      <w:rFonts w:ascii="宋体" w:hAnsi="宋体"/>
      <w:b/>
      <w:bCs/>
      <w:kern w:val="0"/>
      <w:szCs w:val="21"/>
    </w:rPr>
  </w:style>
  <w:style w:type="paragraph" w:customStyle="1" w:styleId="xl59">
    <w:name w:val="xl59"/>
    <w:basedOn w:val="a3"/>
    <w:rsid w:val="00A5471B"/>
    <w:pPr>
      <w:widowControl/>
      <w:pBdr>
        <w:top w:val="single" w:sz="4" w:space="0" w:color="auto"/>
        <w:bottom w:val="single" w:sz="8" w:space="0" w:color="auto"/>
      </w:pBdr>
      <w:spacing w:before="100" w:beforeAutospacing="1" w:after="100" w:afterAutospacing="1"/>
      <w:jc w:val="center"/>
    </w:pPr>
    <w:rPr>
      <w:rFonts w:ascii="宋体" w:hAnsi="宋体"/>
      <w:b/>
      <w:bCs/>
      <w:kern w:val="0"/>
      <w:szCs w:val="21"/>
    </w:rPr>
  </w:style>
  <w:style w:type="paragraph" w:customStyle="1" w:styleId="xl60">
    <w:name w:val="xl60"/>
    <w:basedOn w:val="a3"/>
    <w:rsid w:val="00A5471B"/>
    <w:pPr>
      <w:widowControl/>
      <w:pBdr>
        <w:top w:val="single" w:sz="4" w:space="0" w:color="auto"/>
        <w:bottom w:val="single" w:sz="8" w:space="0" w:color="auto"/>
        <w:right w:val="single" w:sz="4" w:space="0" w:color="auto"/>
      </w:pBdr>
      <w:spacing w:before="100" w:beforeAutospacing="1" w:after="100" w:afterAutospacing="1"/>
      <w:jc w:val="center"/>
    </w:pPr>
    <w:rPr>
      <w:rFonts w:ascii="宋体" w:hAnsi="宋体"/>
      <w:b/>
      <w:bCs/>
      <w:kern w:val="0"/>
      <w:szCs w:val="21"/>
    </w:rPr>
  </w:style>
  <w:style w:type="paragraph" w:customStyle="1" w:styleId="xl61">
    <w:name w:val="xl61"/>
    <w:basedOn w:val="a3"/>
    <w:rsid w:val="00A5471B"/>
    <w:pPr>
      <w:widowControl/>
      <w:pBdr>
        <w:top w:val="single" w:sz="4" w:space="0" w:color="auto"/>
        <w:left w:val="single" w:sz="4" w:space="0" w:color="auto"/>
        <w:bottom w:val="single" w:sz="8" w:space="0" w:color="auto"/>
      </w:pBdr>
      <w:spacing w:before="100" w:beforeAutospacing="1" w:after="100" w:afterAutospacing="1"/>
      <w:jc w:val="center"/>
    </w:pPr>
    <w:rPr>
      <w:rFonts w:ascii="宋体" w:hAnsi="宋体"/>
      <w:kern w:val="0"/>
      <w:szCs w:val="21"/>
    </w:rPr>
  </w:style>
  <w:style w:type="paragraph" w:customStyle="1" w:styleId="xl62">
    <w:name w:val="xl62"/>
    <w:basedOn w:val="a3"/>
    <w:rsid w:val="00A5471B"/>
    <w:pPr>
      <w:widowControl/>
      <w:pBdr>
        <w:top w:val="single" w:sz="4" w:space="0" w:color="auto"/>
        <w:bottom w:val="single" w:sz="8" w:space="0" w:color="auto"/>
      </w:pBdr>
      <w:spacing w:before="100" w:beforeAutospacing="1" w:after="100" w:afterAutospacing="1"/>
      <w:jc w:val="center"/>
    </w:pPr>
    <w:rPr>
      <w:rFonts w:ascii="宋体" w:hAnsi="宋体"/>
      <w:kern w:val="0"/>
      <w:szCs w:val="21"/>
    </w:rPr>
  </w:style>
  <w:style w:type="paragraph" w:customStyle="1" w:styleId="xl63">
    <w:name w:val="xl63"/>
    <w:basedOn w:val="a3"/>
    <w:rsid w:val="00A5471B"/>
    <w:pPr>
      <w:widowControl/>
      <w:pBdr>
        <w:top w:val="single" w:sz="4" w:space="0" w:color="auto"/>
        <w:bottom w:val="single" w:sz="8" w:space="0" w:color="auto"/>
        <w:right w:val="single" w:sz="4" w:space="0" w:color="auto"/>
      </w:pBdr>
      <w:spacing w:before="100" w:beforeAutospacing="1" w:after="100" w:afterAutospacing="1"/>
      <w:jc w:val="center"/>
    </w:pPr>
    <w:rPr>
      <w:rFonts w:ascii="宋体" w:hAnsi="宋体"/>
      <w:kern w:val="0"/>
      <w:szCs w:val="21"/>
    </w:rPr>
  </w:style>
  <w:style w:type="paragraph" w:customStyle="1" w:styleId="xl64">
    <w:name w:val="xl64"/>
    <w:basedOn w:val="a3"/>
    <w:rsid w:val="00A5471B"/>
    <w:pPr>
      <w:widowControl/>
      <w:pBdr>
        <w:left w:val="single" w:sz="4" w:space="0" w:color="auto"/>
        <w:bottom w:val="single" w:sz="8" w:space="0" w:color="auto"/>
      </w:pBdr>
      <w:spacing w:before="100" w:beforeAutospacing="1" w:after="100" w:afterAutospacing="1"/>
      <w:jc w:val="center"/>
    </w:pPr>
    <w:rPr>
      <w:rFonts w:ascii="宋体" w:hAnsi="宋体"/>
      <w:b/>
      <w:bCs/>
      <w:kern w:val="0"/>
      <w:sz w:val="32"/>
      <w:szCs w:val="32"/>
    </w:rPr>
  </w:style>
  <w:style w:type="paragraph" w:customStyle="1" w:styleId="xl65">
    <w:name w:val="xl65"/>
    <w:basedOn w:val="a3"/>
    <w:rsid w:val="00A5471B"/>
    <w:pPr>
      <w:widowControl/>
      <w:pBdr>
        <w:bottom w:val="single" w:sz="8" w:space="0" w:color="auto"/>
      </w:pBdr>
      <w:spacing w:before="100" w:beforeAutospacing="1" w:after="100" w:afterAutospacing="1"/>
      <w:jc w:val="center"/>
    </w:pPr>
    <w:rPr>
      <w:rFonts w:ascii="宋体" w:hAnsi="宋体"/>
      <w:b/>
      <w:bCs/>
      <w:kern w:val="0"/>
      <w:sz w:val="32"/>
      <w:szCs w:val="32"/>
    </w:rPr>
  </w:style>
  <w:style w:type="paragraph" w:customStyle="1" w:styleId="xl66">
    <w:name w:val="xl66"/>
    <w:basedOn w:val="a3"/>
    <w:rsid w:val="00A5471B"/>
    <w:pPr>
      <w:widowControl/>
      <w:pBdr>
        <w:bottom w:val="single" w:sz="8" w:space="0" w:color="auto"/>
        <w:right w:val="single" w:sz="4" w:space="0" w:color="auto"/>
      </w:pBdr>
      <w:spacing w:before="100" w:beforeAutospacing="1" w:after="100" w:afterAutospacing="1"/>
      <w:jc w:val="center"/>
    </w:pPr>
    <w:rPr>
      <w:rFonts w:ascii="宋体" w:hAnsi="宋体"/>
      <w:b/>
      <w:bCs/>
      <w:kern w:val="0"/>
      <w:sz w:val="32"/>
      <w:szCs w:val="32"/>
    </w:rPr>
  </w:style>
  <w:style w:type="paragraph" w:customStyle="1" w:styleId="xl67">
    <w:name w:val="xl67"/>
    <w:basedOn w:val="a3"/>
    <w:rsid w:val="00A5471B"/>
    <w:pPr>
      <w:widowControl/>
      <w:pBdr>
        <w:top w:val="single" w:sz="4" w:space="0" w:color="auto"/>
        <w:left w:val="single" w:sz="4" w:space="0" w:color="auto"/>
      </w:pBdr>
      <w:spacing w:before="100" w:beforeAutospacing="1" w:after="100" w:afterAutospacing="1"/>
      <w:jc w:val="left"/>
      <w:textAlignment w:val="top"/>
    </w:pPr>
    <w:rPr>
      <w:rFonts w:ascii="宋体" w:hAnsi="宋体"/>
      <w:kern w:val="0"/>
      <w:szCs w:val="21"/>
    </w:rPr>
  </w:style>
  <w:style w:type="paragraph" w:customStyle="1" w:styleId="xl68">
    <w:name w:val="xl68"/>
    <w:basedOn w:val="a3"/>
    <w:rsid w:val="00A5471B"/>
    <w:pPr>
      <w:widowControl/>
      <w:pBdr>
        <w:top w:val="single" w:sz="4" w:space="0" w:color="auto"/>
        <w:right w:val="single" w:sz="4" w:space="0" w:color="auto"/>
      </w:pBdr>
      <w:spacing w:before="100" w:beforeAutospacing="1" w:after="100" w:afterAutospacing="1"/>
      <w:jc w:val="left"/>
      <w:textAlignment w:val="top"/>
    </w:pPr>
    <w:rPr>
      <w:rFonts w:ascii="宋体" w:hAnsi="宋体"/>
      <w:kern w:val="0"/>
      <w:szCs w:val="21"/>
    </w:rPr>
  </w:style>
  <w:style w:type="paragraph" w:customStyle="1" w:styleId="xl69">
    <w:name w:val="xl69"/>
    <w:basedOn w:val="a3"/>
    <w:rsid w:val="00A5471B"/>
    <w:pPr>
      <w:widowControl/>
      <w:pBdr>
        <w:top w:val="single" w:sz="8" w:space="0" w:color="auto"/>
        <w:left w:val="single" w:sz="4" w:space="0" w:color="auto"/>
        <w:bottom w:val="single" w:sz="4" w:space="0" w:color="auto"/>
      </w:pBdr>
      <w:spacing w:before="100" w:beforeAutospacing="1" w:after="100" w:afterAutospacing="1"/>
      <w:jc w:val="left"/>
    </w:pPr>
    <w:rPr>
      <w:rFonts w:ascii="宋体" w:hAnsi="宋体"/>
      <w:kern w:val="0"/>
      <w:szCs w:val="21"/>
    </w:rPr>
  </w:style>
  <w:style w:type="paragraph" w:customStyle="1" w:styleId="xl70">
    <w:name w:val="xl70"/>
    <w:basedOn w:val="a3"/>
    <w:rsid w:val="00A5471B"/>
    <w:pPr>
      <w:widowControl/>
      <w:pBdr>
        <w:top w:val="single" w:sz="8" w:space="0" w:color="auto"/>
        <w:bottom w:val="single" w:sz="4" w:space="0" w:color="auto"/>
      </w:pBdr>
      <w:spacing w:before="100" w:beforeAutospacing="1" w:after="100" w:afterAutospacing="1"/>
      <w:jc w:val="left"/>
    </w:pPr>
    <w:rPr>
      <w:rFonts w:ascii="宋体" w:hAnsi="宋体"/>
      <w:kern w:val="0"/>
      <w:szCs w:val="21"/>
    </w:rPr>
  </w:style>
  <w:style w:type="paragraph" w:customStyle="1" w:styleId="xl71">
    <w:name w:val="xl71"/>
    <w:basedOn w:val="a3"/>
    <w:rsid w:val="00A5471B"/>
    <w:pPr>
      <w:widowControl/>
      <w:pBdr>
        <w:top w:val="single" w:sz="8" w:space="0" w:color="auto"/>
        <w:bottom w:val="single" w:sz="4" w:space="0" w:color="auto"/>
        <w:right w:val="single" w:sz="4" w:space="0" w:color="auto"/>
      </w:pBdr>
      <w:spacing w:before="100" w:beforeAutospacing="1" w:after="100" w:afterAutospacing="1"/>
      <w:jc w:val="left"/>
    </w:pPr>
    <w:rPr>
      <w:rFonts w:ascii="宋体" w:hAnsi="宋体"/>
      <w:kern w:val="0"/>
      <w:szCs w:val="21"/>
    </w:rPr>
  </w:style>
  <w:style w:type="paragraph" w:customStyle="1" w:styleId="font10">
    <w:name w:val="font10"/>
    <w:basedOn w:val="a3"/>
    <w:rsid w:val="00A5471B"/>
    <w:pPr>
      <w:widowControl/>
      <w:spacing w:before="100" w:beforeAutospacing="1" w:after="100" w:afterAutospacing="1"/>
      <w:jc w:val="left"/>
    </w:pPr>
    <w:rPr>
      <w:rFonts w:ascii="Times New Roman" w:hAnsi="Times New Roman"/>
      <w:b/>
      <w:bCs/>
      <w:kern w:val="0"/>
      <w:sz w:val="32"/>
      <w:szCs w:val="32"/>
    </w:rPr>
  </w:style>
  <w:style w:type="character" w:styleId="afb">
    <w:name w:val="page number"/>
    <w:basedOn w:val="a4"/>
    <w:rsid w:val="00A5471B"/>
  </w:style>
  <w:style w:type="paragraph" w:styleId="afc">
    <w:name w:val="Body Text Indent"/>
    <w:basedOn w:val="a3"/>
    <w:link w:val="Char9"/>
    <w:rsid w:val="00A5471B"/>
    <w:pPr>
      <w:ind w:left="840" w:firstLine="480"/>
    </w:pPr>
    <w:rPr>
      <w:rFonts w:ascii="Times New Roman" w:hAnsi="Times New Roman"/>
      <w:sz w:val="24"/>
      <w:szCs w:val="24"/>
    </w:rPr>
  </w:style>
  <w:style w:type="character" w:customStyle="1" w:styleId="Char9">
    <w:name w:val="正文文本缩进 Char"/>
    <w:basedOn w:val="a4"/>
    <w:link w:val="afc"/>
    <w:rsid w:val="00A5471B"/>
    <w:rPr>
      <w:rFonts w:ascii="Times New Roman" w:eastAsia="宋体" w:hAnsi="Times New Roman" w:cs="Times New Roman"/>
      <w:sz w:val="24"/>
      <w:szCs w:val="24"/>
    </w:rPr>
  </w:style>
  <w:style w:type="paragraph" w:styleId="21">
    <w:name w:val="List Bullet 2"/>
    <w:basedOn w:val="a"/>
    <w:autoRedefine/>
    <w:rsid w:val="00A5471B"/>
    <w:pPr>
      <w:numPr>
        <w:numId w:val="0"/>
      </w:numPr>
      <w:tabs>
        <w:tab w:val="num" w:pos="432"/>
      </w:tabs>
      <w:spacing w:after="220" w:line="220" w:lineRule="atLeast"/>
      <w:ind w:left="2160" w:right="720" w:hangingChars="200" w:hanging="432"/>
    </w:pPr>
    <w:rPr>
      <w:sz w:val="21"/>
      <w:szCs w:val="20"/>
    </w:rPr>
  </w:style>
  <w:style w:type="paragraph" w:styleId="22">
    <w:name w:val="Body Text Indent 2"/>
    <w:basedOn w:val="a3"/>
    <w:link w:val="2Char0"/>
    <w:rsid w:val="00A5471B"/>
    <w:pPr>
      <w:ind w:left="420" w:firstLineChars="200" w:firstLine="480"/>
    </w:pPr>
    <w:rPr>
      <w:rFonts w:ascii="Times New Roman" w:hAnsi="Times New Roman"/>
      <w:sz w:val="24"/>
      <w:szCs w:val="24"/>
    </w:rPr>
  </w:style>
  <w:style w:type="character" w:customStyle="1" w:styleId="2Char0">
    <w:name w:val="正文文本缩进 2 Char"/>
    <w:basedOn w:val="a4"/>
    <w:link w:val="22"/>
    <w:rsid w:val="00A5471B"/>
    <w:rPr>
      <w:rFonts w:ascii="Times New Roman" w:eastAsia="宋体" w:hAnsi="Times New Roman" w:cs="Times New Roman"/>
      <w:sz w:val="24"/>
      <w:szCs w:val="24"/>
    </w:rPr>
  </w:style>
  <w:style w:type="paragraph" w:styleId="31">
    <w:name w:val="Body Text Indent 3"/>
    <w:basedOn w:val="a3"/>
    <w:link w:val="3Char0"/>
    <w:rsid w:val="00A5471B"/>
    <w:pPr>
      <w:ind w:firstLine="480"/>
    </w:pPr>
    <w:rPr>
      <w:rFonts w:ascii="Times New Roman" w:hAnsi="Times New Roman"/>
      <w:sz w:val="24"/>
      <w:szCs w:val="20"/>
    </w:rPr>
  </w:style>
  <w:style w:type="character" w:customStyle="1" w:styleId="3Char0">
    <w:name w:val="正文文本缩进 3 Char"/>
    <w:basedOn w:val="a4"/>
    <w:link w:val="31"/>
    <w:rsid w:val="00A5471B"/>
    <w:rPr>
      <w:rFonts w:ascii="Times New Roman" w:eastAsia="宋体" w:hAnsi="Times New Roman" w:cs="Times New Roman"/>
      <w:sz w:val="24"/>
      <w:szCs w:val="20"/>
    </w:rPr>
  </w:style>
  <w:style w:type="paragraph" w:styleId="afd">
    <w:name w:val="Normal (Web)"/>
    <w:basedOn w:val="a3"/>
    <w:uiPriority w:val="99"/>
    <w:rsid w:val="00A5471B"/>
    <w:pPr>
      <w:widowControl/>
      <w:spacing w:before="100" w:beforeAutospacing="1" w:after="100" w:afterAutospacing="1"/>
      <w:jc w:val="left"/>
    </w:pPr>
    <w:rPr>
      <w:rFonts w:ascii="宋体" w:hAnsi="宋体"/>
      <w:kern w:val="0"/>
      <w:sz w:val="24"/>
      <w:szCs w:val="24"/>
    </w:rPr>
  </w:style>
  <w:style w:type="character" w:styleId="afe">
    <w:name w:val="Strong"/>
    <w:uiPriority w:val="22"/>
    <w:qFormat/>
    <w:rsid w:val="00A5471B"/>
    <w:rPr>
      <w:b/>
      <w:bCs/>
    </w:rPr>
  </w:style>
  <w:style w:type="character" w:styleId="aff">
    <w:name w:val="Emphasis"/>
    <w:qFormat/>
    <w:rsid w:val="00A5471B"/>
    <w:rPr>
      <w:i/>
      <w:iCs/>
    </w:rPr>
  </w:style>
  <w:style w:type="character" w:styleId="aff0">
    <w:name w:val="FollowedHyperlink"/>
    <w:rsid w:val="00A5471B"/>
    <w:rPr>
      <w:color w:val="800080"/>
      <w:u w:val="single"/>
    </w:rPr>
  </w:style>
  <w:style w:type="paragraph" w:styleId="11">
    <w:name w:val="toc 1"/>
    <w:basedOn w:val="a3"/>
    <w:next w:val="a3"/>
    <w:autoRedefine/>
    <w:uiPriority w:val="39"/>
    <w:qFormat/>
    <w:rsid w:val="00A5471B"/>
    <w:pPr>
      <w:tabs>
        <w:tab w:val="left" w:pos="284"/>
        <w:tab w:val="right" w:leader="dot" w:pos="9288"/>
      </w:tabs>
      <w:spacing w:before="120" w:after="120"/>
      <w:jc w:val="left"/>
    </w:pPr>
    <w:rPr>
      <w:rFonts w:ascii="Times New Roman" w:hAnsi="Times New Roman"/>
      <w:b/>
      <w:bCs/>
      <w:caps/>
      <w:szCs w:val="20"/>
    </w:rPr>
  </w:style>
  <w:style w:type="paragraph" w:styleId="23">
    <w:name w:val="toc 2"/>
    <w:basedOn w:val="a3"/>
    <w:next w:val="a3"/>
    <w:autoRedefine/>
    <w:uiPriority w:val="39"/>
    <w:qFormat/>
    <w:rsid w:val="00A5471B"/>
    <w:pPr>
      <w:tabs>
        <w:tab w:val="left" w:pos="709"/>
        <w:tab w:val="right" w:leader="dot" w:pos="9288"/>
      </w:tabs>
      <w:ind w:left="240"/>
      <w:jc w:val="left"/>
    </w:pPr>
    <w:rPr>
      <w:rFonts w:ascii="Times New Roman" w:hAnsi="Times New Roman"/>
      <w:smallCaps/>
      <w:noProof/>
      <w:szCs w:val="24"/>
    </w:rPr>
  </w:style>
  <w:style w:type="paragraph" w:styleId="32">
    <w:name w:val="toc 3"/>
    <w:basedOn w:val="a3"/>
    <w:next w:val="a3"/>
    <w:autoRedefine/>
    <w:uiPriority w:val="39"/>
    <w:qFormat/>
    <w:rsid w:val="00A5471B"/>
    <w:pPr>
      <w:tabs>
        <w:tab w:val="left" w:pos="1440"/>
        <w:tab w:val="right" w:leader="dot" w:pos="9288"/>
      </w:tabs>
      <w:ind w:left="680"/>
      <w:jc w:val="left"/>
    </w:pPr>
    <w:rPr>
      <w:rFonts w:ascii="Times New Roman" w:hAnsi="Times New Roman"/>
      <w:iCs/>
      <w:sz w:val="20"/>
      <w:szCs w:val="20"/>
    </w:rPr>
  </w:style>
  <w:style w:type="paragraph" w:styleId="40">
    <w:name w:val="toc 4"/>
    <w:basedOn w:val="a3"/>
    <w:next w:val="a3"/>
    <w:autoRedefine/>
    <w:uiPriority w:val="39"/>
    <w:rsid w:val="00A5471B"/>
    <w:pPr>
      <w:tabs>
        <w:tab w:val="left" w:pos="1560"/>
        <w:tab w:val="right" w:leader="dot" w:pos="9288"/>
      </w:tabs>
      <w:ind w:left="720"/>
      <w:jc w:val="left"/>
    </w:pPr>
    <w:rPr>
      <w:rFonts w:ascii="Times New Roman" w:hAnsi="Times New Roman"/>
      <w:sz w:val="18"/>
      <w:szCs w:val="18"/>
    </w:rPr>
  </w:style>
  <w:style w:type="paragraph" w:styleId="50">
    <w:name w:val="toc 5"/>
    <w:basedOn w:val="a3"/>
    <w:next w:val="a3"/>
    <w:autoRedefine/>
    <w:uiPriority w:val="39"/>
    <w:rsid w:val="00A5471B"/>
    <w:pPr>
      <w:ind w:left="960"/>
      <w:jc w:val="left"/>
    </w:pPr>
    <w:rPr>
      <w:rFonts w:ascii="Times New Roman" w:hAnsi="Times New Roman"/>
      <w:sz w:val="18"/>
      <w:szCs w:val="18"/>
    </w:rPr>
  </w:style>
  <w:style w:type="paragraph" w:styleId="60">
    <w:name w:val="toc 6"/>
    <w:basedOn w:val="a3"/>
    <w:next w:val="a3"/>
    <w:autoRedefine/>
    <w:uiPriority w:val="39"/>
    <w:rsid w:val="00A5471B"/>
    <w:pPr>
      <w:ind w:left="1200"/>
      <w:jc w:val="left"/>
    </w:pPr>
    <w:rPr>
      <w:rFonts w:ascii="Times New Roman" w:hAnsi="Times New Roman"/>
      <w:sz w:val="18"/>
      <w:szCs w:val="18"/>
    </w:rPr>
  </w:style>
  <w:style w:type="paragraph" w:styleId="70">
    <w:name w:val="toc 7"/>
    <w:basedOn w:val="a3"/>
    <w:next w:val="a3"/>
    <w:autoRedefine/>
    <w:uiPriority w:val="39"/>
    <w:rsid w:val="00A5471B"/>
    <w:pPr>
      <w:ind w:left="1440"/>
      <w:jc w:val="left"/>
    </w:pPr>
    <w:rPr>
      <w:rFonts w:ascii="Times New Roman" w:hAnsi="Times New Roman"/>
      <w:sz w:val="18"/>
      <w:szCs w:val="18"/>
    </w:rPr>
  </w:style>
  <w:style w:type="paragraph" w:styleId="80">
    <w:name w:val="toc 8"/>
    <w:basedOn w:val="a3"/>
    <w:next w:val="a3"/>
    <w:autoRedefine/>
    <w:uiPriority w:val="39"/>
    <w:rsid w:val="00A5471B"/>
    <w:pPr>
      <w:ind w:left="1680"/>
      <w:jc w:val="left"/>
    </w:pPr>
    <w:rPr>
      <w:rFonts w:ascii="Times New Roman" w:hAnsi="Times New Roman"/>
      <w:sz w:val="18"/>
      <w:szCs w:val="18"/>
    </w:rPr>
  </w:style>
  <w:style w:type="paragraph" w:styleId="90">
    <w:name w:val="toc 9"/>
    <w:basedOn w:val="a3"/>
    <w:next w:val="a3"/>
    <w:autoRedefine/>
    <w:uiPriority w:val="39"/>
    <w:rsid w:val="00A5471B"/>
    <w:pPr>
      <w:ind w:left="1920"/>
      <w:jc w:val="left"/>
    </w:pPr>
    <w:rPr>
      <w:rFonts w:ascii="Times New Roman" w:hAnsi="Times New Roman"/>
      <w:sz w:val="18"/>
      <w:szCs w:val="18"/>
    </w:rPr>
  </w:style>
  <w:style w:type="paragraph" w:customStyle="1" w:styleId="1">
    <w:name w:val="编号1"/>
    <w:basedOn w:val="a3"/>
    <w:rsid w:val="00A5471B"/>
    <w:pPr>
      <w:numPr>
        <w:numId w:val="19"/>
      </w:numPr>
      <w:tabs>
        <w:tab w:val="left" w:pos="840"/>
      </w:tabs>
      <w:spacing w:line="300" w:lineRule="auto"/>
    </w:pPr>
    <w:rPr>
      <w:rFonts w:ascii="Times New Roman" w:hAnsi="Times New Roman"/>
      <w:szCs w:val="24"/>
    </w:rPr>
  </w:style>
  <w:style w:type="paragraph" w:customStyle="1" w:styleId="font12">
    <w:name w:val="font12"/>
    <w:basedOn w:val="a3"/>
    <w:rsid w:val="00A5471B"/>
    <w:pPr>
      <w:widowControl/>
      <w:spacing w:before="100" w:beforeAutospacing="1" w:after="100" w:afterAutospacing="1"/>
      <w:jc w:val="left"/>
    </w:pPr>
    <w:rPr>
      <w:rFonts w:ascii="Times New Roman" w:hAnsi="Times New Roman"/>
      <w:kern w:val="0"/>
      <w:sz w:val="14"/>
      <w:szCs w:val="14"/>
    </w:rPr>
  </w:style>
  <w:style w:type="paragraph" w:customStyle="1" w:styleId="font13">
    <w:name w:val="font13"/>
    <w:basedOn w:val="a3"/>
    <w:rsid w:val="00A5471B"/>
    <w:pPr>
      <w:widowControl/>
      <w:spacing w:before="100" w:beforeAutospacing="1" w:after="100" w:afterAutospacing="1"/>
      <w:jc w:val="left"/>
    </w:pPr>
    <w:rPr>
      <w:rFonts w:ascii="Times New Roman" w:hAnsi="Times New Roman"/>
      <w:kern w:val="0"/>
      <w:szCs w:val="21"/>
      <w:u w:val="single"/>
    </w:rPr>
  </w:style>
  <w:style w:type="paragraph" w:customStyle="1" w:styleId="xl72">
    <w:name w:val="xl72"/>
    <w:basedOn w:val="style0"/>
    <w:rsid w:val="00A5471B"/>
    <w:pPr>
      <w:pBdr>
        <w:top w:val="single" w:sz="4" w:space="0" w:color="auto"/>
        <w:bottom w:val="single" w:sz="4" w:space="0" w:color="auto"/>
      </w:pBdr>
      <w:textAlignment w:val="top"/>
    </w:pPr>
    <w:rPr>
      <w:rFonts w:ascii="宋体" w:hAnsi="宋体"/>
      <w:b/>
      <w:bCs/>
      <w:sz w:val="21"/>
      <w:szCs w:val="21"/>
    </w:rPr>
  </w:style>
  <w:style w:type="paragraph" w:customStyle="1" w:styleId="style0">
    <w:name w:val="style0"/>
    <w:basedOn w:val="a3"/>
    <w:rsid w:val="00A5471B"/>
    <w:pPr>
      <w:widowControl/>
      <w:spacing w:before="100" w:beforeAutospacing="1" w:after="100" w:afterAutospacing="1"/>
      <w:jc w:val="left"/>
      <w:textAlignment w:val="bottom"/>
    </w:pPr>
    <w:rPr>
      <w:rFonts w:ascii="Times New Roman" w:hAnsi="Times New Roman"/>
      <w:kern w:val="0"/>
      <w:sz w:val="24"/>
      <w:szCs w:val="24"/>
    </w:rPr>
  </w:style>
  <w:style w:type="paragraph" w:customStyle="1" w:styleId="xl73">
    <w:name w:val="xl73"/>
    <w:basedOn w:val="style0"/>
    <w:rsid w:val="00A5471B"/>
    <w:pPr>
      <w:textAlignment w:val="top"/>
    </w:pPr>
    <w:rPr>
      <w:rFonts w:ascii="宋体" w:hAnsi="宋体"/>
      <w:sz w:val="21"/>
      <w:szCs w:val="21"/>
    </w:rPr>
  </w:style>
  <w:style w:type="paragraph" w:customStyle="1" w:styleId="xl74">
    <w:name w:val="xl74"/>
    <w:basedOn w:val="style0"/>
    <w:rsid w:val="00A5471B"/>
    <w:pPr>
      <w:textAlignment w:val="top"/>
    </w:pPr>
    <w:rPr>
      <w:sz w:val="21"/>
      <w:szCs w:val="21"/>
    </w:rPr>
  </w:style>
  <w:style w:type="paragraph" w:customStyle="1" w:styleId="xl75">
    <w:name w:val="xl75"/>
    <w:basedOn w:val="style0"/>
    <w:rsid w:val="00A5471B"/>
    <w:pPr>
      <w:textAlignment w:val="top"/>
    </w:pPr>
    <w:rPr>
      <w:rFonts w:ascii="宋体" w:hAnsi="宋体"/>
      <w:sz w:val="21"/>
      <w:szCs w:val="21"/>
    </w:rPr>
  </w:style>
  <w:style w:type="paragraph" w:customStyle="1" w:styleId="xl76">
    <w:name w:val="xl76"/>
    <w:basedOn w:val="style0"/>
    <w:rsid w:val="00A5471B"/>
    <w:pPr>
      <w:pBdr>
        <w:top w:val="single" w:sz="4" w:space="0" w:color="auto"/>
        <w:bottom w:val="single" w:sz="8" w:space="0" w:color="auto"/>
      </w:pBdr>
      <w:textAlignment w:val="top"/>
    </w:pPr>
    <w:rPr>
      <w:rFonts w:ascii="宋体" w:hAnsi="宋体"/>
      <w:b/>
      <w:bCs/>
      <w:sz w:val="21"/>
      <w:szCs w:val="21"/>
    </w:rPr>
  </w:style>
  <w:style w:type="paragraph" w:customStyle="1" w:styleId="xl77">
    <w:name w:val="xl77"/>
    <w:basedOn w:val="style0"/>
    <w:rsid w:val="00A5471B"/>
    <w:pPr>
      <w:pBdr>
        <w:bottom w:val="single" w:sz="8" w:space="0" w:color="auto"/>
      </w:pBdr>
      <w:textAlignment w:val="top"/>
    </w:pPr>
    <w:rPr>
      <w:b/>
      <w:bCs/>
      <w:sz w:val="21"/>
      <w:szCs w:val="21"/>
    </w:rPr>
  </w:style>
  <w:style w:type="paragraph" w:customStyle="1" w:styleId="xl78">
    <w:name w:val="xl78"/>
    <w:basedOn w:val="style0"/>
    <w:rsid w:val="00A5471B"/>
    <w:pPr>
      <w:pBdr>
        <w:bottom w:val="single" w:sz="8" w:space="0" w:color="auto"/>
      </w:pBdr>
      <w:textAlignment w:val="top"/>
    </w:pPr>
    <w:rPr>
      <w:rFonts w:ascii="宋体" w:hAnsi="宋体"/>
      <w:b/>
      <w:bCs/>
      <w:sz w:val="21"/>
      <w:szCs w:val="21"/>
    </w:rPr>
  </w:style>
  <w:style w:type="paragraph" w:customStyle="1" w:styleId="xl79">
    <w:name w:val="xl79"/>
    <w:basedOn w:val="style0"/>
    <w:rsid w:val="00A5471B"/>
    <w:pPr>
      <w:pBdr>
        <w:bottom w:val="single" w:sz="8" w:space="0" w:color="auto"/>
      </w:pBdr>
      <w:jc w:val="center"/>
      <w:textAlignment w:val="top"/>
    </w:pPr>
    <w:rPr>
      <w:rFonts w:ascii="宋体" w:hAnsi="宋体"/>
      <w:b/>
      <w:bCs/>
      <w:sz w:val="21"/>
      <w:szCs w:val="21"/>
    </w:rPr>
  </w:style>
  <w:style w:type="paragraph" w:customStyle="1" w:styleId="xl80">
    <w:name w:val="xl80"/>
    <w:basedOn w:val="style0"/>
    <w:rsid w:val="00A5471B"/>
    <w:pPr>
      <w:pBdr>
        <w:bottom w:val="single" w:sz="8" w:space="0" w:color="auto"/>
        <w:right w:val="single" w:sz="4" w:space="0" w:color="auto"/>
      </w:pBdr>
      <w:textAlignment w:val="top"/>
    </w:pPr>
    <w:rPr>
      <w:rFonts w:ascii="宋体" w:hAnsi="宋体"/>
      <w:b/>
      <w:bCs/>
      <w:sz w:val="21"/>
      <w:szCs w:val="21"/>
    </w:rPr>
  </w:style>
  <w:style w:type="paragraph" w:customStyle="1" w:styleId="xl81">
    <w:name w:val="xl81"/>
    <w:basedOn w:val="style0"/>
    <w:rsid w:val="00A5471B"/>
    <w:pPr>
      <w:textAlignment w:val="auto"/>
    </w:pPr>
    <w:rPr>
      <w:rFonts w:ascii="宋体" w:hAnsi="宋体"/>
      <w:sz w:val="21"/>
      <w:szCs w:val="21"/>
    </w:rPr>
  </w:style>
  <w:style w:type="paragraph" w:customStyle="1" w:styleId="xl82">
    <w:name w:val="xl82"/>
    <w:basedOn w:val="style0"/>
    <w:rsid w:val="00A5471B"/>
    <w:pPr>
      <w:pBdr>
        <w:left w:val="single" w:sz="4" w:space="0" w:color="auto"/>
      </w:pBdr>
      <w:jc w:val="center"/>
      <w:textAlignment w:val="auto"/>
    </w:pPr>
    <w:rPr>
      <w:rFonts w:ascii="宋体" w:hAnsi="宋体"/>
      <w:b/>
      <w:bCs/>
      <w:sz w:val="21"/>
      <w:szCs w:val="21"/>
    </w:rPr>
  </w:style>
  <w:style w:type="paragraph" w:customStyle="1" w:styleId="xl83">
    <w:name w:val="xl83"/>
    <w:basedOn w:val="style0"/>
    <w:rsid w:val="00A5471B"/>
    <w:pPr>
      <w:jc w:val="right"/>
      <w:textAlignment w:val="auto"/>
    </w:pPr>
    <w:rPr>
      <w:rFonts w:ascii="宋体" w:hAnsi="宋体"/>
      <w:sz w:val="21"/>
      <w:szCs w:val="21"/>
    </w:rPr>
  </w:style>
  <w:style w:type="paragraph" w:customStyle="1" w:styleId="xl84">
    <w:name w:val="xl84"/>
    <w:basedOn w:val="style0"/>
    <w:rsid w:val="00A5471B"/>
    <w:pPr>
      <w:pBdr>
        <w:bottom w:val="single" w:sz="4" w:space="0" w:color="auto"/>
      </w:pBdr>
      <w:jc w:val="center"/>
      <w:textAlignment w:val="auto"/>
    </w:pPr>
    <w:rPr>
      <w:rFonts w:ascii="宋体" w:hAnsi="宋体"/>
      <w:b/>
      <w:bCs/>
      <w:sz w:val="21"/>
      <w:szCs w:val="21"/>
    </w:rPr>
  </w:style>
  <w:style w:type="paragraph" w:customStyle="1" w:styleId="xl85">
    <w:name w:val="xl85"/>
    <w:basedOn w:val="style0"/>
    <w:rsid w:val="00A5471B"/>
    <w:pPr>
      <w:jc w:val="center"/>
      <w:textAlignment w:val="auto"/>
    </w:pPr>
    <w:rPr>
      <w:rFonts w:ascii="宋体" w:hAnsi="宋体"/>
      <w:b/>
      <w:bCs/>
      <w:sz w:val="21"/>
      <w:szCs w:val="21"/>
    </w:rPr>
  </w:style>
  <w:style w:type="paragraph" w:customStyle="1" w:styleId="xl86">
    <w:name w:val="xl86"/>
    <w:basedOn w:val="style0"/>
    <w:rsid w:val="00A5471B"/>
    <w:pPr>
      <w:pBdr>
        <w:right w:val="single" w:sz="4" w:space="0" w:color="auto"/>
      </w:pBdr>
      <w:jc w:val="center"/>
      <w:textAlignment w:val="auto"/>
    </w:pPr>
    <w:rPr>
      <w:rFonts w:ascii="宋体" w:hAnsi="宋体"/>
      <w:b/>
      <w:bCs/>
      <w:sz w:val="21"/>
      <w:szCs w:val="21"/>
    </w:rPr>
  </w:style>
  <w:style w:type="paragraph" w:customStyle="1" w:styleId="xl87">
    <w:name w:val="xl87"/>
    <w:basedOn w:val="style0"/>
    <w:rsid w:val="00A5471B"/>
    <w:pPr>
      <w:pBdr>
        <w:top w:val="single" w:sz="4" w:space="0" w:color="auto"/>
        <w:bottom w:val="single" w:sz="4" w:space="0" w:color="auto"/>
      </w:pBdr>
      <w:jc w:val="center"/>
      <w:textAlignment w:val="auto"/>
    </w:pPr>
    <w:rPr>
      <w:rFonts w:ascii="宋体" w:hAnsi="宋体"/>
      <w:b/>
      <w:bCs/>
      <w:sz w:val="21"/>
      <w:szCs w:val="21"/>
    </w:rPr>
  </w:style>
  <w:style w:type="paragraph" w:customStyle="1" w:styleId="xl88">
    <w:name w:val="xl88"/>
    <w:basedOn w:val="style0"/>
    <w:rsid w:val="00A5471B"/>
    <w:pPr>
      <w:pBdr>
        <w:top w:val="single" w:sz="4" w:space="0" w:color="auto"/>
        <w:left w:val="single" w:sz="4" w:space="0" w:color="auto"/>
        <w:bottom w:val="single" w:sz="4" w:space="0" w:color="auto"/>
        <w:right w:val="single" w:sz="4" w:space="0" w:color="auto"/>
      </w:pBdr>
      <w:jc w:val="center"/>
      <w:textAlignment w:val="auto"/>
    </w:pPr>
    <w:rPr>
      <w:rFonts w:ascii="宋体" w:hAnsi="宋体"/>
      <w:sz w:val="21"/>
      <w:szCs w:val="21"/>
    </w:rPr>
  </w:style>
  <w:style w:type="paragraph" w:customStyle="1" w:styleId="xl89">
    <w:name w:val="xl89"/>
    <w:basedOn w:val="style0"/>
    <w:rsid w:val="00A5471B"/>
    <w:pPr>
      <w:pBdr>
        <w:top w:val="single" w:sz="4" w:space="0" w:color="auto"/>
        <w:left w:val="single" w:sz="4" w:space="0" w:color="auto"/>
        <w:right w:val="single" w:sz="4" w:space="0" w:color="auto"/>
      </w:pBdr>
      <w:jc w:val="center"/>
      <w:textAlignment w:val="auto"/>
    </w:pPr>
    <w:rPr>
      <w:rFonts w:ascii="宋体" w:hAnsi="宋体"/>
      <w:sz w:val="21"/>
      <w:szCs w:val="21"/>
    </w:rPr>
  </w:style>
  <w:style w:type="paragraph" w:customStyle="1" w:styleId="font11">
    <w:name w:val="font11"/>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512344">
    <w:name w:val="font512344"/>
    <w:basedOn w:val="a3"/>
    <w:rsid w:val="00A5471B"/>
    <w:pPr>
      <w:widowControl/>
      <w:spacing w:before="100" w:beforeAutospacing="1" w:after="100" w:afterAutospacing="1"/>
      <w:jc w:val="left"/>
    </w:pPr>
    <w:rPr>
      <w:rFonts w:ascii="宋体" w:hAnsi="宋体" w:hint="eastAsia"/>
      <w:kern w:val="0"/>
      <w:sz w:val="18"/>
      <w:szCs w:val="18"/>
    </w:rPr>
  </w:style>
  <w:style w:type="paragraph" w:customStyle="1" w:styleId="font612344">
    <w:name w:val="font612344"/>
    <w:basedOn w:val="a3"/>
    <w:rsid w:val="00A5471B"/>
    <w:pPr>
      <w:widowControl/>
      <w:spacing w:before="100" w:beforeAutospacing="1" w:after="100" w:afterAutospacing="1"/>
      <w:jc w:val="left"/>
    </w:pPr>
    <w:rPr>
      <w:rFonts w:ascii="宋体" w:hAnsi="宋体" w:hint="eastAsia"/>
      <w:b/>
      <w:bCs/>
      <w:kern w:val="0"/>
      <w:szCs w:val="21"/>
    </w:rPr>
  </w:style>
  <w:style w:type="paragraph" w:customStyle="1" w:styleId="font712344">
    <w:name w:val="font712344"/>
    <w:basedOn w:val="a3"/>
    <w:rsid w:val="00A5471B"/>
    <w:pPr>
      <w:widowControl/>
      <w:spacing w:before="100" w:beforeAutospacing="1" w:after="100" w:afterAutospacing="1"/>
      <w:jc w:val="left"/>
    </w:pPr>
    <w:rPr>
      <w:rFonts w:ascii="Times New Roman" w:hAnsi="Times New Roman"/>
      <w:kern w:val="0"/>
      <w:szCs w:val="21"/>
    </w:rPr>
  </w:style>
  <w:style w:type="paragraph" w:customStyle="1" w:styleId="font812344">
    <w:name w:val="font812344"/>
    <w:basedOn w:val="a3"/>
    <w:rsid w:val="00A5471B"/>
    <w:pPr>
      <w:widowControl/>
      <w:spacing w:before="100" w:beforeAutospacing="1" w:after="100" w:afterAutospacing="1"/>
      <w:jc w:val="left"/>
    </w:pPr>
    <w:rPr>
      <w:rFonts w:ascii="Times New Roman" w:hAnsi="Times New Roman"/>
      <w:kern w:val="0"/>
      <w:szCs w:val="21"/>
      <w:u w:val="single"/>
    </w:rPr>
  </w:style>
  <w:style w:type="paragraph" w:customStyle="1" w:styleId="font912344">
    <w:name w:val="font912344"/>
    <w:basedOn w:val="a3"/>
    <w:rsid w:val="00A5471B"/>
    <w:pPr>
      <w:widowControl/>
      <w:spacing w:before="100" w:beforeAutospacing="1" w:after="100" w:afterAutospacing="1"/>
      <w:jc w:val="left"/>
    </w:pPr>
    <w:rPr>
      <w:rFonts w:ascii="宋体" w:hAnsi="宋体" w:hint="eastAsia"/>
      <w:kern w:val="0"/>
      <w:szCs w:val="21"/>
    </w:rPr>
  </w:style>
  <w:style w:type="paragraph" w:customStyle="1" w:styleId="font1012344">
    <w:name w:val="font1012344"/>
    <w:basedOn w:val="a3"/>
    <w:rsid w:val="00A5471B"/>
    <w:pPr>
      <w:widowControl/>
      <w:spacing w:before="100" w:beforeAutospacing="1" w:after="100" w:afterAutospacing="1"/>
      <w:jc w:val="left"/>
    </w:pPr>
    <w:rPr>
      <w:rFonts w:ascii="Times New Roman" w:hAnsi="Times New Roman"/>
      <w:b/>
      <w:bCs/>
      <w:kern w:val="0"/>
      <w:szCs w:val="21"/>
    </w:rPr>
  </w:style>
  <w:style w:type="paragraph" w:customStyle="1" w:styleId="font1112344">
    <w:name w:val="font1112344"/>
    <w:basedOn w:val="a3"/>
    <w:rsid w:val="00A5471B"/>
    <w:pPr>
      <w:widowControl/>
      <w:spacing w:before="100" w:beforeAutospacing="1" w:after="100" w:afterAutospacing="1"/>
      <w:jc w:val="left"/>
    </w:pPr>
    <w:rPr>
      <w:rFonts w:ascii="宋体" w:hAnsi="宋体" w:hint="eastAsia"/>
      <w:b/>
      <w:bCs/>
      <w:kern w:val="0"/>
      <w:sz w:val="32"/>
      <w:szCs w:val="32"/>
    </w:rPr>
  </w:style>
  <w:style w:type="paragraph" w:customStyle="1" w:styleId="font1212344">
    <w:name w:val="font1212344"/>
    <w:basedOn w:val="a3"/>
    <w:rsid w:val="00A5471B"/>
    <w:pPr>
      <w:widowControl/>
      <w:spacing w:before="100" w:beforeAutospacing="1" w:after="100" w:afterAutospacing="1"/>
      <w:jc w:val="left"/>
    </w:pPr>
    <w:rPr>
      <w:rFonts w:ascii="Times New Roman" w:hAnsi="Times New Roman"/>
      <w:b/>
      <w:bCs/>
      <w:kern w:val="0"/>
      <w:sz w:val="32"/>
      <w:szCs w:val="32"/>
    </w:rPr>
  </w:style>
  <w:style w:type="paragraph" w:customStyle="1" w:styleId="font1312344">
    <w:name w:val="font1312344"/>
    <w:basedOn w:val="a3"/>
    <w:rsid w:val="00A5471B"/>
    <w:pPr>
      <w:widowControl/>
      <w:spacing w:before="100" w:beforeAutospacing="1" w:after="100" w:afterAutospacing="1"/>
      <w:jc w:val="left"/>
    </w:pPr>
    <w:rPr>
      <w:rFonts w:ascii="宋体" w:hAnsi="宋体" w:hint="eastAsia"/>
      <w:kern w:val="0"/>
      <w:szCs w:val="21"/>
      <w:u w:val="single"/>
    </w:rPr>
  </w:style>
  <w:style w:type="paragraph" w:customStyle="1" w:styleId="xl2412344">
    <w:name w:val="xl2412344"/>
    <w:basedOn w:val="a3"/>
    <w:rsid w:val="00A5471B"/>
    <w:pPr>
      <w:widowControl/>
      <w:spacing w:before="100" w:beforeAutospacing="1" w:after="100" w:afterAutospacing="1"/>
      <w:jc w:val="left"/>
      <w:textAlignment w:val="bottom"/>
    </w:pPr>
    <w:rPr>
      <w:rFonts w:ascii="Times New Roman" w:hAnsi="Times New Roman"/>
      <w:kern w:val="0"/>
      <w:szCs w:val="21"/>
    </w:rPr>
  </w:style>
  <w:style w:type="paragraph" w:customStyle="1" w:styleId="xl2512344">
    <w:name w:val="xl2512344"/>
    <w:basedOn w:val="a3"/>
    <w:rsid w:val="00A5471B"/>
    <w:pPr>
      <w:widowControl/>
      <w:spacing w:before="100" w:beforeAutospacing="1" w:after="100" w:afterAutospacing="1"/>
      <w:jc w:val="left"/>
      <w:textAlignment w:val="bottom"/>
    </w:pPr>
    <w:rPr>
      <w:rFonts w:ascii="宋体" w:hAnsi="宋体" w:hint="eastAsia"/>
      <w:kern w:val="0"/>
      <w:szCs w:val="21"/>
    </w:rPr>
  </w:style>
  <w:style w:type="paragraph" w:customStyle="1" w:styleId="xl2612344">
    <w:name w:val="xl2612344"/>
    <w:basedOn w:val="a3"/>
    <w:rsid w:val="00A5471B"/>
    <w:pPr>
      <w:widowControl/>
      <w:pBdr>
        <w:lef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2712344">
    <w:name w:val="xl2712344"/>
    <w:basedOn w:val="a3"/>
    <w:rsid w:val="00A5471B"/>
    <w:pPr>
      <w:widowControl/>
      <w:spacing w:before="100" w:beforeAutospacing="1" w:after="100" w:afterAutospacing="1"/>
      <w:jc w:val="right"/>
      <w:textAlignment w:val="bottom"/>
    </w:pPr>
    <w:rPr>
      <w:rFonts w:ascii="宋体" w:hAnsi="宋体" w:hint="eastAsia"/>
      <w:kern w:val="0"/>
      <w:szCs w:val="21"/>
    </w:rPr>
  </w:style>
  <w:style w:type="paragraph" w:customStyle="1" w:styleId="xl2812344">
    <w:name w:val="xl2812344"/>
    <w:basedOn w:val="a3"/>
    <w:rsid w:val="00A5471B"/>
    <w:pPr>
      <w:widowControl/>
      <w:pBdr>
        <w:bottom w:val="single" w:sz="4" w:space="0" w:color="auto"/>
      </w:pBdr>
      <w:spacing w:before="100" w:beforeAutospacing="1" w:after="100" w:afterAutospacing="1"/>
      <w:jc w:val="center"/>
      <w:textAlignment w:val="bottom"/>
    </w:pPr>
    <w:rPr>
      <w:rFonts w:ascii="宋体" w:hAnsi="宋体" w:hint="eastAsia"/>
      <w:b/>
      <w:bCs/>
      <w:kern w:val="0"/>
      <w:szCs w:val="21"/>
    </w:rPr>
  </w:style>
  <w:style w:type="paragraph" w:customStyle="1" w:styleId="xl2912344">
    <w:name w:val="xl2912344"/>
    <w:basedOn w:val="a3"/>
    <w:rsid w:val="00A5471B"/>
    <w:pPr>
      <w:widowControl/>
      <w:spacing w:before="100" w:beforeAutospacing="1" w:after="100" w:afterAutospacing="1"/>
      <w:jc w:val="center"/>
      <w:textAlignment w:val="bottom"/>
    </w:pPr>
    <w:rPr>
      <w:rFonts w:ascii="宋体" w:hAnsi="宋体" w:hint="eastAsia"/>
      <w:b/>
      <w:bCs/>
      <w:kern w:val="0"/>
      <w:szCs w:val="21"/>
    </w:rPr>
  </w:style>
  <w:style w:type="paragraph" w:customStyle="1" w:styleId="xl3012344">
    <w:name w:val="xl3012344"/>
    <w:basedOn w:val="a3"/>
    <w:rsid w:val="00A5471B"/>
    <w:pPr>
      <w:widowControl/>
      <w:pBdr>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3112344">
    <w:name w:val="xl3112344"/>
    <w:basedOn w:val="a3"/>
    <w:rsid w:val="00A5471B"/>
    <w:pPr>
      <w:widowControl/>
      <w:pBdr>
        <w:top w:val="single" w:sz="4" w:space="1" w:color="auto"/>
        <w:bottom w:val="single" w:sz="4" w:space="0" w:color="auto"/>
      </w:pBdr>
      <w:spacing w:before="100" w:beforeAutospacing="1" w:after="100" w:afterAutospacing="1"/>
      <w:jc w:val="center"/>
      <w:textAlignment w:val="bottom"/>
    </w:pPr>
    <w:rPr>
      <w:rFonts w:ascii="宋体" w:hAnsi="宋体" w:hint="eastAsia"/>
      <w:b/>
      <w:bCs/>
      <w:kern w:val="0"/>
      <w:szCs w:val="21"/>
    </w:rPr>
  </w:style>
  <w:style w:type="paragraph" w:customStyle="1" w:styleId="xl3212344">
    <w:name w:val="xl32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top"/>
    </w:pPr>
    <w:rPr>
      <w:rFonts w:ascii="宋体" w:hAnsi="宋体" w:hint="eastAsia"/>
      <w:kern w:val="0"/>
      <w:szCs w:val="21"/>
    </w:rPr>
  </w:style>
  <w:style w:type="paragraph" w:customStyle="1" w:styleId="xl3312344">
    <w:name w:val="xl33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3412344">
    <w:name w:val="xl3412344"/>
    <w:basedOn w:val="a3"/>
    <w:rsid w:val="00A5471B"/>
    <w:pPr>
      <w:widowControl/>
      <w:pBdr>
        <w:lef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3512344">
    <w:name w:val="xl3512344"/>
    <w:basedOn w:val="a3"/>
    <w:rsid w:val="00A5471B"/>
    <w:pPr>
      <w:widowControl/>
      <w:spacing w:before="100" w:beforeAutospacing="1" w:after="100" w:afterAutospacing="1"/>
      <w:jc w:val="left"/>
      <w:textAlignment w:val="top"/>
    </w:pPr>
    <w:rPr>
      <w:rFonts w:ascii="宋体" w:hAnsi="宋体" w:hint="eastAsia"/>
      <w:kern w:val="0"/>
      <w:szCs w:val="21"/>
    </w:rPr>
  </w:style>
  <w:style w:type="paragraph" w:customStyle="1" w:styleId="xl3612344">
    <w:name w:val="xl3612344"/>
    <w:basedOn w:val="a3"/>
    <w:rsid w:val="00A5471B"/>
    <w:pPr>
      <w:widowControl/>
      <w:pBdr>
        <w:left w:val="single" w:sz="4" w:space="1" w:color="auto"/>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3712344">
    <w:name w:val="xl3712344"/>
    <w:basedOn w:val="a3"/>
    <w:rsid w:val="00A5471B"/>
    <w:pPr>
      <w:widowControl/>
      <w:pBdr>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3812344">
    <w:name w:val="xl3812344"/>
    <w:basedOn w:val="a3"/>
    <w:rsid w:val="00A5471B"/>
    <w:pPr>
      <w:widowControl/>
      <w:pBdr>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3912344">
    <w:name w:val="xl3912344"/>
    <w:basedOn w:val="a3"/>
    <w:rsid w:val="00A5471B"/>
    <w:pPr>
      <w:widowControl/>
      <w:pBdr>
        <w:left w:val="single" w:sz="4" w:space="1" w:color="auto"/>
        <w:bottom w:val="single" w:sz="4" w:space="0" w:color="auto"/>
      </w:pBdr>
      <w:spacing w:before="100" w:beforeAutospacing="1" w:after="100" w:afterAutospacing="1"/>
      <w:jc w:val="left"/>
      <w:textAlignment w:val="bottom"/>
    </w:pPr>
    <w:rPr>
      <w:rFonts w:ascii="宋体" w:hAnsi="宋体" w:hint="eastAsia"/>
      <w:kern w:val="0"/>
      <w:szCs w:val="21"/>
    </w:rPr>
  </w:style>
  <w:style w:type="paragraph" w:customStyle="1" w:styleId="xl4012344">
    <w:name w:val="xl4012344"/>
    <w:basedOn w:val="a3"/>
    <w:rsid w:val="00A5471B"/>
    <w:pPr>
      <w:widowControl/>
      <w:pBdr>
        <w:bottom w:val="single" w:sz="4" w:space="0" w:color="auto"/>
      </w:pBdr>
      <w:spacing w:before="100" w:beforeAutospacing="1" w:after="100" w:afterAutospacing="1"/>
      <w:jc w:val="left"/>
      <w:textAlignment w:val="bottom"/>
    </w:pPr>
    <w:rPr>
      <w:rFonts w:ascii="宋体" w:hAnsi="宋体" w:hint="eastAsia"/>
      <w:kern w:val="0"/>
      <w:szCs w:val="21"/>
    </w:rPr>
  </w:style>
  <w:style w:type="paragraph" w:customStyle="1" w:styleId="xl4112344">
    <w:name w:val="xl4112344"/>
    <w:basedOn w:val="a3"/>
    <w:rsid w:val="00A5471B"/>
    <w:pPr>
      <w:widowControl/>
      <w:pBdr>
        <w:top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212344">
    <w:name w:val="xl4212344"/>
    <w:basedOn w:val="a3"/>
    <w:rsid w:val="00A5471B"/>
    <w:pPr>
      <w:widowControl/>
      <w:pBdr>
        <w:top w:val="single" w:sz="4" w:space="1"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312344">
    <w:name w:val="xl4312344"/>
    <w:basedOn w:val="a3"/>
    <w:rsid w:val="00A5471B"/>
    <w:pPr>
      <w:widowControl/>
      <w:spacing w:before="100" w:beforeAutospacing="1" w:after="100" w:afterAutospacing="1"/>
      <w:jc w:val="left"/>
      <w:textAlignment w:val="center"/>
    </w:pPr>
    <w:rPr>
      <w:rFonts w:ascii="宋体" w:hAnsi="宋体" w:hint="eastAsia"/>
      <w:kern w:val="0"/>
      <w:szCs w:val="21"/>
    </w:rPr>
  </w:style>
  <w:style w:type="paragraph" w:customStyle="1" w:styleId="xl4412344">
    <w:name w:val="xl4412344"/>
    <w:basedOn w:val="a3"/>
    <w:rsid w:val="00A5471B"/>
    <w:pPr>
      <w:widowControl/>
      <w:spacing w:before="100" w:beforeAutospacing="1" w:after="100" w:afterAutospacing="1"/>
      <w:jc w:val="left"/>
      <w:textAlignment w:val="bottom"/>
    </w:pPr>
    <w:rPr>
      <w:rFonts w:ascii="宋体" w:hAnsi="宋体" w:hint="eastAsia"/>
      <w:kern w:val="0"/>
      <w:szCs w:val="21"/>
    </w:rPr>
  </w:style>
  <w:style w:type="paragraph" w:customStyle="1" w:styleId="xl4512344">
    <w:name w:val="xl4512344"/>
    <w:basedOn w:val="a3"/>
    <w:rsid w:val="00A5471B"/>
    <w:pPr>
      <w:widowControl/>
      <w:pBdr>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4612344">
    <w:name w:val="xl4612344"/>
    <w:basedOn w:val="a3"/>
    <w:rsid w:val="00A5471B"/>
    <w:pPr>
      <w:widowControl/>
      <w:pBdr>
        <w:lef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4712344">
    <w:name w:val="xl4712344"/>
    <w:basedOn w:val="a3"/>
    <w:rsid w:val="00A5471B"/>
    <w:pPr>
      <w:widowControl/>
      <w:spacing w:before="100" w:beforeAutospacing="1" w:after="100" w:afterAutospacing="1"/>
      <w:jc w:val="left"/>
      <w:textAlignment w:val="top"/>
    </w:pPr>
    <w:rPr>
      <w:rFonts w:ascii="宋体" w:hAnsi="宋体" w:hint="eastAsia"/>
      <w:kern w:val="0"/>
      <w:szCs w:val="21"/>
    </w:rPr>
  </w:style>
  <w:style w:type="paragraph" w:customStyle="1" w:styleId="xl4812344">
    <w:name w:val="xl4812344"/>
    <w:basedOn w:val="a3"/>
    <w:rsid w:val="00A5471B"/>
    <w:pPr>
      <w:widowControl/>
      <w:pBdr>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4912344">
    <w:name w:val="xl4912344"/>
    <w:basedOn w:val="a3"/>
    <w:rsid w:val="00A5471B"/>
    <w:pPr>
      <w:widowControl/>
      <w:pBdr>
        <w:left w:val="single" w:sz="4" w:space="1" w:color="auto"/>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5012344">
    <w:name w:val="xl5012344"/>
    <w:basedOn w:val="a3"/>
    <w:rsid w:val="00A5471B"/>
    <w:pPr>
      <w:widowControl/>
      <w:pBdr>
        <w:bottom w:val="single" w:sz="4" w:space="0" w:color="auto"/>
      </w:pBdr>
      <w:spacing w:before="100" w:beforeAutospacing="1" w:after="100" w:afterAutospacing="1"/>
      <w:jc w:val="left"/>
      <w:textAlignment w:val="top"/>
    </w:pPr>
    <w:rPr>
      <w:rFonts w:ascii="宋体" w:hAnsi="宋体" w:hint="eastAsia"/>
      <w:kern w:val="0"/>
      <w:szCs w:val="21"/>
    </w:rPr>
  </w:style>
  <w:style w:type="paragraph" w:customStyle="1" w:styleId="xl5112344">
    <w:name w:val="xl5112344"/>
    <w:basedOn w:val="a3"/>
    <w:rsid w:val="00A5471B"/>
    <w:pPr>
      <w:widowControl/>
      <w:pBdr>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5212344">
    <w:name w:val="xl5212344"/>
    <w:basedOn w:val="a3"/>
    <w:rsid w:val="00A5471B"/>
    <w:pPr>
      <w:widowControl/>
      <w:pBdr>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5312344">
    <w:name w:val="xl5312344"/>
    <w:basedOn w:val="a3"/>
    <w:rsid w:val="00A5471B"/>
    <w:pPr>
      <w:widowControl/>
      <w:pBdr>
        <w:top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5412344">
    <w:name w:val="xl5412344"/>
    <w:basedOn w:val="a3"/>
    <w:rsid w:val="00A5471B"/>
    <w:pPr>
      <w:widowControl/>
      <w:pBdr>
        <w:top w:val="single" w:sz="4" w:space="1" w:color="auto"/>
        <w:right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5512344">
    <w:name w:val="xl5512344"/>
    <w:basedOn w:val="a3"/>
    <w:rsid w:val="00A5471B"/>
    <w:pPr>
      <w:widowControl/>
      <w:spacing w:before="100" w:beforeAutospacing="1" w:after="100" w:afterAutospacing="1"/>
      <w:jc w:val="center"/>
      <w:textAlignment w:val="bottom"/>
    </w:pPr>
    <w:rPr>
      <w:rFonts w:ascii="宋体" w:hAnsi="宋体" w:hint="eastAsia"/>
      <w:kern w:val="0"/>
      <w:szCs w:val="21"/>
    </w:rPr>
  </w:style>
  <w:style w:type="paragraph" w:customStyle="1" w:styleId="xl5612344">
    <w:name w:val="xl56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top"/>
    </w:pPr>
    <w:rPr>
      <w:rFonts w:ascii="宋体" w:hAnsi="宋体" w:hint="eastAsia"/>
      <w:b/>
      <w:bCs/>
      <w:kern w:val="0"/>
      <w:szCs w:val="21"/>
    </w:rPr>
  </w:style>
  <w:style w:type="paragraph" w:customStyle="1" w:styleId="xl5712344">
    <w:name w:val="xl5712344"/>
    <w:basedOn w:val="a3"/>
    <w:rsid w:val="00A5471B"/>
    <w:pPr>
      <w:widowControl/>
      <w:spacing w:before="100" w:beforeAutospacing="1" w:after="100" w:afterAutospacing="1"/>
      <w:jc w:val="left"/>
      <w:textAlignment w:val="bottom"/>
    </w:pPr>
    <w:rPr>
      <w:rFonts w:ascii="Times New Roman" w:hAnsi="Times New Roman"/>
      <w:kern w:val="0"/>
      <w:szCs w:val="21"/>
    </w:rPr>
  </w:style>
  <w:style w:type="paragraph" w:customStyle="1" w:styleId="xl5812344">
    <w:name w:val="xl5812344"/>
    <w:basedOn w:val="a3"/>
    <w:rsid w:val="00A5471B"/>
    <w:pPr>
      <w:widowControl/>
      <w:spacing w:before="100" w:beforeAutospacing="1" w:after="100" w:afterAutospacing="1"/>
      <w:jc w:val="left"/>
      <w:textAlignment w:val="top"/>
    </w:pPr>
    <w:rPr>
      <w:rFonts w:ascii="Times New Roman" w:hAnsi="Times New Roman"/>
      <w:kern w:val="0"/>
      <w:szCs w:val="21"/>
    </w:rPr>
  </w:style>
  <w:style w:type="paragraph" w:customStyle="1" w:styleId="xl5912344">
    <w:name w:val="xl5912344"/>
    <w:basedOn w:val="a3"/>
    <w:rsid w:val="00A5471B"/>
    <w:pPr>
      <w:widowControl/>
      <w:pBdr>
        <w:left w:val="single" w:sz="4" w:space="1" w:color="auto"/>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6012344">
    <w:name w:val="xl6012344"/>
    <w:basedOn w:val="a3"/>
    <w:rsid w:val="00A5471B"/>
    <w:pPr>
      <w:widowControl/>
      <w:pBdr>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6112344">
    <w:name w:val="xl6112344"/>
    <w:basedOn w:val="a3"/>
    <w:rsid w:val="00A5471B"/>
    <w:pPr>
      <w:widowControl/>
      <w:pBdr>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6212344">
    <w:name w:val="xl6212344"/>
    <w:basedOn w:val="a3"/>
    <w:rsid w:val="00A5471B"/>
    <w:pPr>
      <w:widowControl/>
      <w:pBdr>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6312344">
    <w:name w:val="xl6312344"/>
    <w:basedOn w:val="a3"/>
    <w:rsid w:val="00A5471B"/>
    <w:pPr>
      <w:widowControl/>
      <w:pBdr>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412344">
    <w:name w:val="xl64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Times New Roman" w:hAnsi="Times New Roman"/>
      <w:b/>
      <w:bCs/>
      <w:kern w:val="0"/>
      <w:szCs w:val="21"/>
    </w:rPr>
  </w:style>
  <w:style w:type="paragraph" w:customStyle="1" w:styleId="xl6512344">
    <w:name w:val="xl65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6612344">
    <w:name w:val="xl6612344"/>
    <w:basedOn w:val="a3"/>
    <w:rsid w:val="00A5471B"/>
    <w:pPr>
      <w:widowControl/>
      <w:pBdr>
        <w:top w:val="single" w:sz="4" w:space="1" w:color="auto"/>
        <w:left w:val="single" w:sz="4" w:space="1" w:color="auto"/>
      </w:pBdr>
      <w:spacing w:before="100" w:beforeAutospacing="1" w:after="100" w:afterAutospacing="1"/>
      <w:jc w:val="left"/>
      <w:textAlignment w:val="top"/>
    </w:pPr>
    <w:rPr>
      <w:rFonts w:ascii="Times New Roman" w:hAnsi="Times New Roman"/>
      <w:b/>
      <w:bCs/>
      <w:kern w:val="0"/>
      <w:szCs w:val="21"/>
    </w:rPr>
  </w:style>
  <w:style w:type="paragraph" w:customStyle="1" w:styleId="xl6712344">
    <w:name w:val="xl67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812344">
    <w:name w:val="xl6812344"/>
    <w:basedOn w:val="a3"/>
    <w:rsid w:val="00A5471B"/>
    <w:pPr>
      <w:widowControl/>
      <w:pBdr>
        <w:right w:val="single" w:sz="4" w:space="1" w:color="auto"/>
      </w:pBdr>
      <w:spacing w:before="100" w:beforeAutospacing="1" w:after="100" w:afterAutospacing="1"/>
      <w:jc w:val="left"/>
      <w:textAlignment w:val="top"/>
    </w:pPr>
    <w:rPr>
      <w:rFonts w:ascii="宋体" w:hAnsi="宋体" w:hint="eastAsia"/>
      <w:kern w:val="0"/>
      <w:szCs w:val="21"/>
    </w:rPr>
  </w:style>
  <w:style w:type="paragraph" w:customStyle="1" w:styleId="xl6912344">
    <w:name w:val="xl6912344"/>
    <w:basedOn w:val="a3"/>
    <w:rsid w:val="00A5471B"/>
    <w:pPr>
      <w:widowControl/>
      <w:pBdr>
        <w:right w:val="single" w:sz="4" w:space="1" w:color="auto"/>
      </w:pBdr>
      <w:spacing w:before="100" w:beforeAutospacing="1" w:after="100" w:afterAutospacing="1"/>
      <w:jc w:val="left"/>
      <w:textAlignment w:val="center"/>
    </w:pPr>
    <w:rPr>
      <w:rFonts w:ascii="宋体" w:hAnsi="宋体" w:hint="eastAsia"/>
      <w:kern w:val="0"/>
      <w:szCs w:val="21"/>
    </w:rPr>
  </w:style>
  <w:style w:type="paragraph" w:customStyle="1" w:styleId="xl7012344">
    <w:name w:val="xl7012344"/>
    <w:basedOn w:val="a3"/>
    <w:rsid w:val="00A5471B"/>
    <w:pPr>
      <w:widowControl/>
      <w:pBdr>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7112344">
    <w:name w:val="xl71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宋体" w:hAnsi="宋体" w:hint="eastAsia"/>
      <w:b/>
      <w:bCs/>
      <w:kern w:val="0"/>
      <w:szCs w:val="21"/>
    </w:rPr>
  </w:style>
  <w:style w:type="paragraph" w:customStyle="1" w:styleId="xl7212344">
    <w:name w:val="xl7212344"/>
    <w:basedOn w:val="a3"/>
    <w:rsid w:val="00A5471B"/>
    <w:pPr>
      <w:widowControl/>
      <w:pBdr>
        <w:top w:val="single" w:sz="4" w:space="1" w:color="auto"/>
        <w:lef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7312344">
    <w:name w:val="xl7312344"/>
    <w:basedOn w:val="a3"/>
    <w:rsid w:val="00A5471B"/>
    <w:pPr>
      <w:widowControl/>
      <w:pBdr>
        <w:left w:val="single" w:sz="4" w:space="1" w:color="auto"/>
      </w:pBdr>
      <w:spacing w:before="100" w:beforeAutospacing="1" w:after="100" w:afterAutospacing="1"/>
      <w:jc w:val="left"/>
      <w:textAlignment w:val="center"/>
    </w:pPr>
    <w:rPr>
      <w:rFonts w:ascii="宋体" w:hAnsi="宋体" w:hint="eastAsia"/>
      <w:kern w:val="0"/>
      <w:szCs w:val="21"/>
    </w:rPr>
  </w:style>
  <w:style w:type="paragraph" w:customStyle="1" w:styleId="xl7412344">
    <w:name w:val="xl74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b/>
      <w:bCs/>
      <w:kern w:val="0"/>
      <w:szCs w:val="21"/>
    </w:rPr>
  </w:style>
  <w:style w:type="paragraph" w:customStyle="1" w:styleId="xl7512344">
    <w:name w:val="xl7512344"/>
    <w:basedOn w:val="a3"/>
    <w:rsid w:val="00A5471B"/>
    <w:pPr>
      <w:widowControl/>
      <w:pBdr>
        <w:top w:val="single" w:sz="4" w:space="1" w:color="auto"/>
        <w:lef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612344">
    <w:name w:val="xl7612344"/>
    <w:basedOn w:val="a3"/>
    <w:rsid w:val="00A5471B"/>
    <w:pPr>
      <w:widowControl/>
      <w:pBdr>
        <w:top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712344">
    <w:name w:val="xl7712344"/>
    <w:basedOn w:val="a3"/>
    <w:rsid w:val="00A5471B"/>
    <w:pPr>
      <w:widowControl/>
      <w:pBdr>
        <w:top w:val="single" w:sz="4" w:space="1" w:color="auto"/>
        <w:righ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7812344">
    <w:name w:val="xl7812344"/>
    <w:basedOn w:val="a3"/>
    <w:rsid w:val="00A5471B"/>
    <w:pPr>
      <w:widowControl/>
      <w:pBdr>
        <w:bottom w:val="single" w:sz="4" w:space="0" w:color="auto"/>
        <w:right w:val="single" w:sz="4" w:space="1" w:color="auto"/>
      </w:pBdr>
      <w:spacing w:before="100" w:beforeAutospacing="1" w:after="100" w:afterAutospacing="1"/>
      <w:jc w:val="left"/>
      <w:textAlignment w:val="bottom"/>
    </w:pPr>
    <w:rPr>
      <w:rFonts w:ascii="宋体" w:hAnsi="宋体" w:hint="eastAsia"/>
      <w:kern w:val="0"/>
      <w:szCs w:val="21"/>
    </w:rPr>
  </w:style>
  <w:style w:type="paragraph" w:customStyle="1" w:styleId="xl7912344">
    <w:name w:val="xl7912344"/>
    <w:basedOn w:val="a3"/>
    <w:rsid w:val="00A5471B"/>
    <w:pPr>
      <w:widowControl/>
      <w:pBdr>
        <w:lef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8012344">
    <w:name w:val="xl8012344"/>
    <w:basedOn w:val="a3"/>
    <w:rsid w:val="00A5471B"/>
    <w:pPr>
      <w:widowControl/>
      <w:pBdr>
        <w:right w:val="single" w:sz="4" w:space="1" w:color="auto"/>
      </w:pBdr>
      <w:spacing w:before="100" w:beforeAutospacing="1" w:after="100" w:afterAutospacing="1"/>
      <w:jc w:val="left"/>
      <w:textAlignment w:val="bottom"/>
    </w:pPr>
    <w:rPr>
      <w:rFonts w:ascii="Times New Roman" w:hAnsi="Times New Roman"/>
      <w:kern w:val="0"/>
      <w:szCs w:val="21"/>
    </w:rPr>
  </w:style>
  <w:style w:type="paragraph" w:customStyle="1" w:styleId="xl8112344">
    <w:name w:val="xl8112344"/>
    <w:basedOn w:val="a3"/>
    <w:rsid w:val="00A5471B"/>
    <w:pPr>
      <w:widowControl/>
      <w:pBdr>
        <w:top w:val="single" w:sz="4" w:space="1" w:color="auto"/>
        <w:bottom w:val="single" w:sz="4" w:space="0" w:color="auto"/>
      </w:pBdr>
      <w:spacing w:before="100" w:beforeAutospacing="1" w:after="100" w:afterAutospacing="1"/>
      <w:jc w:val="center"/>
      <w:textAlignment w:val="bottom"/>
    </w:pPr>
    <w:rPr>
      <w:rFonts w:ascii="宋体" w:hAnsi="宋体" w:hint="eastAsia"/>
      <w:kern w:val="0"/>
      <w:szCs w:val="21"/>
    </w:rPr>
  </w:style>
  <w:style w:type="paragraph" w:customStyle="1" w:styleId="xl8212344">
    <w:name w:val="xl8212344"/>
    <w:basedOn w:val="a3"/>
    <w:rsid w:val="00A5471B"/>
    <w:pPr>
      <w:widowControl/>
      <w:pBdr>
        <w:top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312344">
    <w:name w:val="xl8312344"/>
    <w:basedOn w:val="a3"/>
    <w:rsid w:val="00A5471B"/>
    <w:pPr>
      <w:widowControl/>
      <w:pBdr>
        <w:top w:val="single" w:sz="4" w:space="1" w:color="auto"/>
        <w:left w:val="single" w:sz="4" w:space="1"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412344">
    <w:name w:val="xl8412344"/>
    <w:basedOn w:val="a3"/>
    <w:rsid w:val="00A5471B"/>
    <w:pPr>
      <w:widowControl/>
      <w:pBdr>
        <w:left w:val="single" w:sz="4" w:space="1" w:color="auto"/>
      </w:pBdr>
      <w:spacing w:before="100" w:beforeAutospacing="1" w:after="100" w:afterAutospacing="1"/>
      <w:jc w:val="center"/>
      <w:textAlignment w:val="bottom"/>
    </w:pPr>
    <w:rPr>
      <w:rFonts w:ascii="宋体" w:hAnsi="宋体" w:hint="eastAsia"/>
      <w:kern w:val="0"/>
      <w:szCs w:val="21"/>
    </w:rPr>
  </w:style>
  <w:style w:type="paragraph" w:customStyle="1" w:styleId="xl8512344">
    <w:name w:val="xl8512344"/>
    <w:basedOn w:val="a3"/>
    <w:rsid w:val="00A5471B"/>
    <w:pPr>
      <w:widowControl/>
      <w:pBdr>
        <w:top w:val="single" w:sz="4" w:space="1" w:color="auto"/>
        <w:left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612344">
    <w:name w:val="xl8612344"/>
    <w:basedOn w:val="a3"/>
    <w:rsid w:val="00A5471B"/>
    <w:pPr>
      <w:widowControl/>
      <w:pBdr>
        <w:top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712344">
    <w:name w:val="xl8712344"/>
    <w:basedOn w:val="a3"/>
    <w:rsid w:val="00A5471B"/>
    <w:pPr>
      <w:widowControl/>
      <w:pBdr>
        <w:top w:val="single" w:sz="4" w:space="1" w:color="auto"/>
        <w:right w:val="single" w:sz="4" w:space="1" w:color="auto"/>
      </w:pBdr>
      <w:spacing w:before="100" w:beforeAutospacing="1" w:after="100" w:afterAutospacing="1"/>
      <w:jc w:val="center"/>
      <w:textAlignment w:val="bottom"/>
    </w:pPr>
    <w:rPr>
      <w:rFonts w:ascii="宋体" w:hAnsi="宋体" w:hint="eastAsia"/>
      <w:b/>
      <w:bCs/>
      <w:kern w:val="0"/>
      <w:sz w:val="32"/>
      <w:szCs w:val="32"/>
    </w:rPr>
  </w:style>
  <w:style w:type="paragraph" w:customStyle="1" w:styleId="xl8812344">
    <w:name w:val="xl88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left"/>
      <w:textAlignment w:val="bottom"/>
    </w:pPr>
    <w:rPr>
      <w:rFonts w:ascii="Times New Roman" w:hAnsi="Times New Roman"/>
      <w:b/>
      <w:bCs/>
      <w:kern w:val="0"/>
      <w:szCs w:val="21"/>
    </w:rPr>
  </w:style>
  <w:style w:type="paragraph" w:customStyle="1" w:styleId="xl8912344">
    <w:name w:val="xl8912344"/>
    <w:basedOn w:val="a3"/>
    <w:rsid w:val="00A5471B"/>
    <w:pPr>
      <w:widowControl/>
      <w:pBdr>
        <w:top w:val="single" w:sz="4" w:space="1" w:color="auto"/>
        <w:left w:val="single" w:sz="4" w:space="1" w:color="auto"/>
        <w:bottom w:val="single" w:sz="4" w:space="0" w:color="auto"/>
        <w:right w:val="single" w:sz="4" w:space="1" w:color="auto"/>
      </w:pBdr>
      <w:spacing w:before="100" w:beforeAutospacing="1" w:after="100" w:afterAutospacing="1"/>
      <w:jc w:val="center"/>
      <w:textAlignment w:val="bottom"/>
    </w:pPr>
    <w:rPr>
      <w:rFonts w:ascii="宋体" w:hAnsi="宋体" w:hint="eastAsia"/>
      <w:kern w:val="0"/>
      <w:szCs w:val="21"/>
    </w:rPr>
  </w:style>
  <w:style w:type="paragraph" w:styleId="aff1">
    <w:name w:val="Title"/>
    <w:basedOn w:val="a3"/>
    <w:link w:val="Chara"/>
    <w:qFormat/>
    <w:rsid w:val="00A5471B"/>
    <w:pPr>
      <w:spacing w:before="240" w:after="60"/>
      <w:jc w:val="center"/>
      <w:outlineLvl w:val="0"/>
    </w:pPr>
    <w:rPr>
      <w:rFonts w:ascii="Times New Roman" w:hAnsi="Times New Roman" w:cs="Arial"/>
      <w:b/>
      <w:bCs/>
      <w:sz w:val="32"/>
      <w:szCs w:val="32"/>
    </w:rPr>
  </w:style>
  <w:style w:type="character" w:customStyle="1" w:styleId="Chara">
    <w:name w:val="标题 Char"/>
    <w:basedOn w:val="a4"/>
    <w:link w:val="aff1"/>
    <w:rsid w:val="00A5471B"/>
    <w:rPr>
      <w:rFonts w:ascii="Times New Roman" w:eastAsia="宋体" w:hAnsi="Times New Roman" w:cs="Arial"/>
      <w:b/>
      <w:bCs/>
      <w:sz w:val="32"/>
      <w:szCs w:val="32"/>
    </w:rPr>
  </w:style>
  <w:style w:type="paragraph" w:styleId="24">
    <w:name w:val="Body Text 2"/>
    <w:basedOn w:val="a3"/>
    <w:link w:val="2Char1"/>
    <w:rsid w:val="00A5471B"/>
    <w:rPr>
      <w:rFonts w:ascii="宋体" w:hAnsi="宋体"/>
      <w:color w:val="0000FF"/>
      <w:szCs w:val="20"/>
    </w:rPr>
  </w:style>
  <w:style w:type="character" w:customStyle="1" w:styleId="2Char1">
    <w:name w:val="正文文本 2 Char"/>
    <w:basedOn w:val="a4"/>
    <w:link w:val="24"/>
    <w:rsid w:val="00A5471B"/>
    <w:rPr>
      <w:rFonts w:ascii="宋体" w:eastAsia="宋体" w:hAnsi="宋体" w:cs="Times New Roman"/>
      <w:color w:val="0000FF"/>
      <w:szCs w:val="20"/>
    </w:rPr>
  </w:style>
  <w:style w:type="paragraph" w:customStyle="1" w:styleId="aff2">
    <w:name w:val="文档正文"/>
    <w:basedOn w:val="a3"/>
    <w:rsid w:val="00A5471B"/>
    <w:rPr>
      <w:rFonts w:ascii="宋体" w:hAnsi="Times New Roman"/>
      <w:sz w:val="24"/>
      <w:szCs w:val="20"/>
    </w:rPr>
  </w:style>
  <w:style w:type="paragraph" w:customStyle="1" w:styleId="12">
    <w:name w:val="1级 条"/>
    <w:basedOn w:val="a3"/>
    <w:rsid w:val="00A5471B"/>
    <w:rPr>
      <w:rFonts w:ascii="Times New Roman" w:hAnsi="Times New Roman"/>
      <w:b/>
      <w:sz w:val="28"/>
      <w:szCs w:val="20"/>
    </w:rPr>
  </w:style>
  <w:style w:type="paragraph" w:customStyle="1" w:styleId="25">
    <w:name w:val="2级 条"/>
    <w:basedOn w:val="a3"/>
    <w:rsid w:val="00A5471B"/>
    <w:rPr>
      <w:rFonts w:ascii="Times New Roman" w:hAnsi="Times New Roman"/>
      <w:sz w:val="28"/>
      <w:szCs w:val="20"/>
    </w:rPr>
  </w:style>
  <w:style w:type="paragraph" w:styleId="HTML">
    <w:name w:val="HTML Preformatted"/>
    <w:basedOn w:val="a3"/>
    <w:link w:val="HTMLChar"/>
    <w:rsid w:val="00A547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color w:val="000000"/>
      <w:kern w:val="0"/>
      <w:sz w:val="20"/>
      <w:szCs w:val="20"/>
    </w:rPr>
  </w:style>
  <w:style w:type="character" w:customStyle="1" w:styleId="HTMLChar">
    <w:name w:val="HTML 预设格式 Char"/>
    <w:basedOn w:val="a4"/>
    <w:link w:val="HTML"/>
    <w:rsid w:val="00A5471B"/>
    <w:rPr>
      <w:rFonts w:ascii="黑体" w:eastAsia="黑体" w:hAnsi="Courier New" w:cs="Courier New"/>
      <w:color w:val="000000"/>
      <w:kern w:val="0"/>
      <w:sz w:val="20"/>
      <w:szCs w:val="20"/>
    </w:rPr>
  </w:style>
  <w:style w:type="character" w:styleId="HTML0">
    <w:name w:val="HTML Code"/>
    <w:rsid w:val="00A5471B"/>
    <w:rPr>
      <w:rFonts w:ascii="黑体" w:eastAsia="黑体" w:hAnsi="Courier New" w:cs="Courier New"/>
      <w:sz w:val="20"/>
      <w:szCs w:val="20"/>
    </w:rPr>
  </w:style>
  <w:style w:type="paragraph" w:styleId="aff3">
    <w:name w:val="table of figures"/>
    <w:basedOn w:val="a3"/>
    <w:next w:val="a3"/>
    <w:semiHidden/>
    <w:rsid w:val="00A5471B"/>
    <w:pPr>
      <w:ind w:left="480" w:hanging="480"/>
      <w:jc w:val="left"/>
    </w:pPr>
    <w:rPr>
      <w:rFonts w:ascii="Times New Roman" w:hAnsi="Times New Roman"/>
      <w:smallCaps/>
      <w:sz w:val="24"/>
      <w:szCs w:val="24"/>
    </w:rPr>
  </w:style>
  <w:style w:type="paragraph" w:customStyle="1" w:styleId="font">
    <w:name w:val="font"/>
    <w:basedOn w:val="a3"/>
    <w:rsid w:val="00A5471B"/>
    <w:pPr>
      <w:widowControl/>
      <w:spacing w:before="100" w:beforeAutospacing="1" w:after="100" w:afterAutospacing="1" w:line="280" w:lineRule="atLeast"/>
      <w:jc w:val="left"/>
    </w:pPr>
    <w:rPr>
      <w:rFonts w:ascii="宋体" w:hAnsi="宋体"/>
      <w:color w:val="000000"/>
      <w:kern w:val="0"/>
      <w:sz w:val="18"/>
      <w:szCs w:val="18"/>
    </w:rPr>
  </w:style>
  <w:style w:type="character" w:customStyle="1" w:styleId="llyf141">
    <w:name w:val="llyf141"/>
    <w:rsid w:val="00A5471B"/>
    <w:rPr>
      <w:sz w:val="21"/>
      <w:szCs w:val="21"/>
    </w:rPr>
  </w:style>
  <w:style w:type="paragraph" w:customStyle="1" w:styleId="aff4">
    <w:name w:val="附表"/>
    <w:basedOn w:val="a9"/>
    <w:autoRedefine/>
    <w:rsid w:val="00A5471B"/>
    <w:pPr>
      <w:tabs>
        <w:tab w:val="num" w:pos="1500"/>
      </w:tabs>
      <w:spacing w:before="80" w:after="80"/>
      <w:ind w:left="839" w:hanging="419"/>
      <w:jc w:val="left"/>
    </w:pPr>
    <w:rPr>
      <w:rFonts w:ascii="Times New Roman" w:eastAsia="宋体" w:hAnsi="Times New Roman" w:cs="Arial"/>
      <w:bCs/>
      <w:sz w:val="28"/>
    </w:rPr>
  </w:style>
  <w:style w:type="paragraph" w:customStyle="1" w:styleId="aff5">
    <w:name w:val="标准"/>
    <w:basedOn w:val="a3"/>
    <w:rsid w:val="00A5471B"/>
    <w:pPr>
      <w:adjustRightInd w:val="0"/>
      <w:spacing w:line="312" w:lineRule="atLeast"/>
      <w:textAlignment w:val="baseline"/>
    </w:pPr>
    <w:rPr>
      <w:rFonts w:ascii="Times New Roman" w:hAnsi="Times New Roman"/>
      <w:kern w:val="0"/>
      <w:sz w:val="24"/>
      <w:szCs w:val="20"/>
    </w:rPr>
  </w:style>
  <w:style w:type="paragraph" w:customStyle="1" w:styleId="13">
    <w:name w:val="正文1"/>
    <w:basedOn w:val="a3"/>
    <w:rsid w:val="00A5471B"/>
    <w:pPr>
      <w:spacing w:afterLines="50"/>
    </w:pPr>
    <w:rPr>
      <w:rFonts w:ascii="Times New Roman" w:hAnsi="Times New Roman"/>
      <w:szCs w:val="24"/>
    </w:rPr>
  </w:style>
  <w:style w:type="paragraph" w:customStyle="1" w:styleId="26">
    <w:name w:val="级别2"/>
    <w:basedOn w:val="a3"/>
    <w:rsid w:val="00A5471B"/>
    <w:pPr>
      <w:tabs>
        <w:tab w:val="num" w:pos="1260"/>
      </w:tabs>
      <w:spacing w:afterLines="50"/>
      <w:ind w:left="1260" w:hanging="420"/>
    </w:pPr>
    <w:rPr>
      <w:rFonts w:ascii="Times New Roman" w:hAnsi="Times New Roman"/>
      <w:szCs w:val="24"/>
    </w:rPr>
  </w:style>
  <w:style w:type="paragraph" w:customStyle="1" w:styleId="14">
    <w:name w:val="级别1"/>
    <w:basedOn w:val="a3"/>
    <w:rsid w:val="00A5471B"/>
    <w:pPr>
      <w:tabs>
        <w:tab w:val="num" w:pos="360"/>
        <w:tab w:val="num" w:pos="432"/>
      </w:tabs>
      <w:spacing w:beforeLines="50" w:line="264" w:lineRule="auto"/>
    </w:pPr>
    <w:rPr>
      <w:rFonts w:ascii="Times New Roman" w:hAnsi="Times New Roman"/>
      <w:szCs w:val="24"/>
    </w:rPr>
  </w:style>
  <w:style w:type="paragraph" w:customStyle="1" w:styleId="15">
    <w:name w:val="列表1"/>
    <w:basedOn w:val="a3"/>
    <w:rsid w:val="00A5471B"/>
    <w:pPr>
      <w:tabs>
        <w:tab w:val="num" w:pos="360"/>
      </w:tabs>
      <w:spacing w:afterLines="50"/>
    </w:pPr>
    <w:rPr>
      <w:rFonts w:ascii="Times New Roman" w:hAnsi="Times New Roman"/>
      <w:szCs w:val="24"/>
    </w:rPr>
  </w:style>
  <w:style w:type="paragraph" w:customStyle="1" w:styleId="aff6">
    <w:name w:val="专有名词"/>
    <w:basedOn w:val="a3"/>
    <w:rsid w:val="00A5471B"/>
    <w:pPr>
      <w:spacing w:afterLines="100"/>
    </w:pPr>
    <w:rPr>
      <w:rFonts w:ascii="Times New Roman" w:hAnsi="Times New Roman"/>
      <w:b/>
      <w:bCs/>
      <w:szCs w:val="24"/>
    </w:rPr>
  </w:style>
  <w:style w:type="character" w:customStyle="1" w:styleId="aff7">
    <w:name w:val="着重强调"/>
    <w:rsid w:val="00A5471B"/>
    <w:rPr>
      <w:rFonts w:ascii="Arial" w:hAnsi="Arial"/>
      <w:b/>
      <w:spacing w:val="-4"/>
    </w:rPr>
  </w:style>
  <w:style w:type="paragraph" w:customStyle="1" w:styleId="27">
    <w:name w:val="正文文字2"/>
    <w:basedOn w:val="ae"/>
    <w:autoRedefine/>
    <w:rsid w:val="00A5471B"/>
    <w:pPr>
      <w:widowControl/>
      <w:spacing w:before="20" w:after="20" w:line="288" w:lineRule="auto"/>
    </w:pPr>
    <w:rPr>
      <w:rFonts w:ascii="楷体_GB2312" w:eastAsia="楷体_GB2312"/>
      <w:kern w:val="0"/>
    </w:rPr>
  </w:style>
  <w:style w:type="paragraph" w:customStyle="1" w:styleId="aff8">
    <w:name w:val="正文内容"/>
    <w:rsid w:val="00A5471B"/>
    <w:pPr>
      <w:overflowPunct w:val="0"/>
      <w:autoSpaceDE w:val="0"/>
      <w:autoSpaceDN w:val="0"/>
      <w:adjustRightInd w:val="0"/>
      <w:spacing w:before="60" w:after="60"/>
      <w:textAlignment w:val="baseline"/>
    </w:pPr>
    <w:rPr>
      <w:rFonts w:ascii="Times New Roman" w:eastAsia="楷体_GB2312" w:hAnsi="Times New Roman" w:cs="Times New Roman"/>
      <w:noProof/>
      <w:kern w:val="0"/>
      <w:sz w:val="24"/>
      <w:szCs w:val="20"/>
    </w:rPr>
  </w:style>
  <w:style w:type="paragraph" w:customStyle="1" w:styleId="Charb">
    <w:name w:val="Char"/>
    <w:basedOn w:val="a3"/>
    <w:autoRedefine/>
    <w:rsid w:val="00A5471B"/>
    <w:pPr>
      <w:spacing w:line="360" w:lineRule="auto"/>
      <w:ind w:firstLineChars="200" w:firstLine="200"/>
    </w:pPr>
    <w:rPr>
      <w:rFonts w:ascii="Tahoma" w:hAnsi="Tahoma"/>
      <w:sz w:val="24"/>
      <w:szCs w:val="20"/>
    </w:rPr>
  </w:style>
  <w:style w:type="paragraph" w:customStyle="1" w:styleId="CharChar1CharChar2CharChar">
    <w:name w:val="Char Char1 Char Char2 Char Char"/>
    <w:basedOn w:val="a3"/>
    <w:rsid w:val="00A5471B"/>
    <w:pPr>
      <w:widowControl/>
      <w:spacing w:after="160" w:line="240" w:lineRule="exact"/>
      <w:jc w:val="left"/>
    </w:pPr>
    <w:rPr>
      <w:rFonts w:ascii="Verdana" w:hAnsi="Verdana"/>
      <w:kern w:val="0"/>
      <w:sz w:val="20"/>
      <w:szCs w:val="20"/>
      <w:lang w:eastAsia="en-US"/>
    </w:rPr>
  </w:style>
  <w:style w:type="paragraph" w:customStyle="1" w:styleId="infoblue">
    <w:name w:val="infoblue"/>
    <w:basedOn w:val="a3"/>
    <w:rsid w:val="00A5471B"/>
    <w:pPr>
      <w:widowControl/>
      <w:spacing w:after="120" w:line="240" w:lineRule="atLeast"/>
      <w:ind w:left="765"/>
      <w:jc w:val="left"/>
    </w:pPr>
    <w:rPr>
      <w:rFonts w:ascii="Times New Roman" w:hAnsi="Times New Roman"/>
      <w:i/>
      <w:iCs/>
      <w:color w:val="0000FF"/>
      <w:kern w:val="0"/>
      <w:sz w:val="20"/>
      <w:szCs w:val="20"/>
    </w:rPr>
  </w:style>
  <w:style w:type="character" w:customStyle="1" w:styleId="Charc">
    <w:name w:val="特点 Char"/>
    <w:aliases w:val="表正文 Char,正文非缩进 Char,四号 Char,缩进 Char,ALT+Z Char,段1 Char,标题4 Char,正文双线 Char,正文不缩进 Char,正文(首行缩进两字) Char,正文(首行缩进两字)1 Char,NICMAN Body Text Char,正文对齐 Char,正文缩进 Char Char Char Char Char Char,水上软件 Char,样式3 Char,正文缩进 Char1 Char,正文缩进 Char1 Char Char Char"/>
    <w:rsid w:val="00A5471B"/>
    <w:rPr>
      <w:rFonts w:ascii="Arial" w:eastAsia="宋体" w:hAnsi="Arial"/>
      <w:kern w:val="2"/>
      <w:sz w:val="24"/>
      <w:szCs w:val="24"/>
      <w:lang w:val="en-US" w:eastAsia="zh-CN" w:bidi="ar-SA"/>
    </w:rPr>
  </w:style>
  <w:style w:type="paragraph" w:customStyle="1" w:styleId="CharChar">
    <w:name w:val="Char Char"/>
    <w:basedOn w:val="a3"/>
    <w:autoRedefine/>
    <w:rsid w:val="00A5471B"/>
    <w:pPr>
      <w:spacing w:line="360" w:lineRule="auto"/>
      <w:ind w:firstLineChars="200" w:firstLine="200"/>
    </w:pPr>
    <w:rPr>
      <w:rFonts w:ascii="Tahoma" w:hAnsi="Tahoma"/>
      <w:sz w:val="24"/>
      <w:szCs w:val="20"/>
    </w:rPr>
  </w:style>
  <w:style w:type="paragraph" w:customStyle="1" w:styleId="InfoBlue0">
    <w:name w:val="InfoBlue"/>
    <w:basedOn w:val="a3"/>
    <w:next w:val="ae"/>
    <w:autoRedefine/>
    <w:rsid w:val="00A5471B"/>
    <w:pPr>
      <w:tabs>
        <w:tab w:val="left" w:pos="540"/>
        <w:tab w:val="left" w:pos="1260"/>
      </w:tabs>
      <w:spacing w:after="120" w:line="240" w:lineRule="atLeast"/>
      <w:jc w:val="left"/>
    </w:pPr>
    <w:rPr>
      <w:rFonts w:ascii="Times New Roman" w:hAnsi="Times New Roman"/>
      <w:i/>
      <w:iCs/>
      <w:snapToGrid w:val="0"/>
      <w:color w:val="0000FF"/>
      <w:kern w:val="0"/>
      <w:sz w:val="20"/>
      <w:szCs w:val="20"/>
    </w:rPr>
  </w:style>
  <w:style w:type="paragraph" w:customStyle="1" w:styleId="CharCharCharChar">
    <w:name w:val="字元 字元 Char Char Char Char"/>
    <w:basedOn w:val="a3"/>
    <w:rsid w:val="00A5471B"/>
    <w:pPr>
      <w:widowControl/>
      <w:spacing w:after="160" w:line="240" w:lineRule="exact"/>
      <w:jc w:val="left"/>
    </w:pPr>
    <w:rPr>
      <w:rFonts w:ascii="Verdana" w:eastAsia="Times New Roman" w:hAnsi="Verdana"/>
      <w:kern w:val="0"/>
      <w:sz w:val="20"/>
      <w:szCs w:val="20"/>
      <w:lang w:eastAsia="en-US"/>
    </w:rPr>
  </w:style>
  <w:style w:type="paragraph" w:customStyle="1" w:styleId="220505">
    <w:name w:val="样式 标题 2标题2 + 段前: 0.5 行 段后: 0.5 行"/>
    <w:basedOn w:val="20"/>
    <w:rsid w:val="00A5471B"/>
    <w:pPr>
      <w:numPr>
        <w:numId w:val="20"/>
      </w:numPr>
      <w:spacing w:before="0" w:afterLines="100" w:line="415" w:lineRule="auto"/>
    </w:pPr>
    <w:rPr>
      <w:rFonts w:ascii="Times New Roman" w:eastAsia="黑体" w:hAnsi="Times New Roman"/>
      <w:bCs w:val="0"/>
    </w:rPr>
  </w:style>
  <w:style w:type="character" w:customStyle="1" w:styleId="Char8">
    <w:name w:val="正文缩进 Char"/>
    <w:aliases w:val="特点 Char1,表正文 Char1,正文非缩进 Char1,四号 Char1,缩进 Char1,ALT+Z Char1,段1 Char1,标题4 Char1,正文双线 Char1,正文不缩进 Char1,正文(首行缩进两字) Char1,正文(首行缩进两字)1 Char1,NICMAN Body Text Char1,正文对齐 Char1,正文缩进 Char Char Char Char Char Char1,水上软件 Char1,样式3 Char1,中储粮文档默认正文 Char"/>
    <w:link w:val="afa"/>
    <w:rsid w:val="00A5471B"/>
    <w:rPr>
      <w:rFonts w:ascii="Arial" w:eastAsia="宋体" w:hAnsi="Arial" w:cs="Times New Roman"/>
      <w:sz w:val="24"/>
      <w:szCs w:val="24"/>
    </w:rPr>
  </w:style>
  <w:style w:type="table" w:styleId="aff9">
    <w:name w:val="Table Grid"/>
    <w:basedOn w:val="a5"/>
    <w:uiPriority w:val="59"/>
    <w:rsid w:val="00A5471B"/>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0">
    <w:name w:val="Char1"/>
    <w:basedOn w:val="a3"/>
    <w:rsid w:val="00A5471B"/>
    <w:rPr>
      <w:rFonts w:ascii="Times New Roman" w:hAnsi="Times New Roman"/>
      <w:sz w:val="24"/>
      <w:szCs w:val="24"/>
    </w:rPr>
  </w:style>
  <w:style w:type="paragraph" w:styleId="affa">
    <w:name w:val="Date"/>
    <w:basedOn w:val="a3"/>
    <w:next w:val="a3"/>
    <w:link w:val="Chard"/>
    <w:rsid w:val="00A5471B"/>
    <w:pPr>
      <w:ind w:leftChars="2500" w:left="100"/>
    </w:pPr>
    <w:rPr>
      <w:rFonts w:ascii="Times New Roman" w:hAnsi="Times New Roman"/>
      <w:sz w:val="24"/>
      <w:szCs w:val="24"/>
    </w:rPr>
  </w:style>
  <w:style w:type="character" w:customStyle="1" w:styleId="Chard">
    <w:name w:val="日期 Char"/>
    <w:basedOn w:val="a4"/>
    <w:link w:val="affa"/>
    <w:rsid w:val="00A5471B"/>
    <w:rPr>
      <w:rFonts w:ascii="Times New Roman" w:eastAsia="宋体" w:hAnsi="Times New Roman" w:cs="Times New Roman"/>
      <w:sz w:val="24"/>
      <w:szCs w:val="24"/>
    </w:rPr>
  </w:style>
  <w:style w:type="paragraph" w:customStyle="1" w:styleId="1CharChar">
    <w:name w:val="1 Char Char"/>
    <w:basedOn w:val="a3"/>
    <w:semiHidden/>
    <w:rsid w:val="00A5471B"/>
    <w:rPr>
      <w:rFonts w:ascii="Times New Roman" w:hAnsi="Times New Roman"/>
      <w:szCs w:val="21"/>
    </w:rPr>
  </w:style>
  <w:style w:type="paragraph" w:customStyle="1" w:styleId="074074">
    <w:name w:val="样式 小四 左侧:  0.74 厘米 首行缩进:  0.74 厘米"/>
    <w:basedOn w:val="a3"/>
    <w:autoRedefine/>
    <w:rsid w:val="00A5471B"/>
    <w:pPr>
      <w:spacing w:line="360" w:lineRule="auto"/>
    </w:pPr>
    <w:rPr>
      <w:rFonts w:ascii="宋体" w:hAnsi="宋体" w:cs="宋体"/>
      <w:sz w:val="24"/>
      <w:szCs w:val="24"/>
    </w:rPr>
  </w:style>
  <w:style w:type="paragraph" w:customStyle="1" w:styleId="-310">
    <w:name w:val="浅色列表 - 强调文字颜色 31"/>
    <w:hidden/>
    <w:semiHidden/>
    <w:rsid w:val="00A5471B"/>
    <w:rPr>
      <w:rFonts w:ascii="Times New Roman" w:eastAsia="宋体" w:hAnsi="Times New Roman" w:cs="Times New Roman"/>
      <w:sz w:val="24"/>
      <w:szCs w:val="24"/>
    </w:rPr>
  </w:style>
  <w:style w:type="paragraph" w:customStyle="1" w:styleId="affb">
    <w:name w:val="样式图"/>
    <w:basedOn w:val="a9"/>
    <w:rsid w:val="00A5471B"/>
    <w:pPr>
      <w:tabs>
        <w:tab w:val="num" w:pos="432"/>
      </w:tabs>
      <w:spacing w:before="152" w:after="160"/>
      <w:ind w:left="432" w:hanging="432"/>
      <w:jc w:val="center"/>
    </w:pPr>
    <w:rPr>
      <w:rFonts w:ascii="宋体" w:eastAsia="宋体" w:hAnsi="宋体" w:cs="Arial"/>
      <w:sz w:val="24"/>
      <w:szCs w:val="24"/>
    </w:rPr>
  </w:style>
  <w:style w:type="paragraph" w:customStyle="1" w:styleId="CharCharCharChar0">
    <w:name w:val="Char Char Char Char"/>
    <w:basedOn w:val="a3"/>
    <w:autoRedefine/>
    <w:rsid w:val="00A5471B"/>
    <w:pPr>
      <w:spacing w:line="360" w:lineRule="auto"/>
    </w:pPr>
    <w:rPr>
      <w:rFonts w:ascii="Tahoma" w:hAnsi="Tahoma"/>
      <w:sz w:val="24"/>
      <w:szCs w:val="20"/>
    </w:rPr>
  </w:style>
  <w:style w:type="paragraph" w:styleId="3">
    <w:name w:val="List Bullet 3"/>
    <w:basedOn w:val="a3"/>
    <w:rsid w:val="00A5471B"/>
    <w:pPr>
      <w:numPr>
        <w:numId w:val="21"/>
      </w:numPr>
      <w:spacing w:line="0" w:lineRule="atLeast"/>
    </w:pPr>
    <w:rPr>
      <w:rFonts w:ascii="宋体" w:hAnsi="Times New Roman"/>
      <w:szCs w:val="24"/>
    </w:rPr>
  </w:style>
  <w:style w:type="paragraph" w:styleId="28">
    <w:name w:val="List 2"/>
    <w:basedOn w:val="a3"/>
    <w:rsid w:val="00A5471B"/>
    <w:pPr>
      <w:autoSpaceDE w:val="0"/>
      <w:autoSpaceDN w:val="0"/>
      <w:adjustRightInd w:val="0"/>
      <w:snapToGrid w:val="0"/>
      <w:spacing w:line="240" w:lineRule="atLeast"/>
      <w:ind w:leftChars="200" w:left="100" w:hangingChars="200" w:hanging="200"/>
      <w:textAlignment w:val="bottom"/>
    </w:pPr>
    <w:rPr>
      <w:rFonts w:ascii="PMingLiU" w:eastAsia="PMingLiU" w:hAnsi="Times New Roman"/>
      <w:color w:val="000000"/>
      <w:kern w:val="0"/>
      <w:szCs w:val="20"/>
    </w:rPr>
  </w:style>
  <w:style w:type="character" w:customStyle="1" w:styleId="affc">
    <w:name w:val="样式 五号"/>
    <w:rsid w:val="00A5471B"/>
    <w:rPr>
      <w:rFonts w:ascii="宋体" w:eastAsia="宋体"/>
      <w:sz w:val="21"/>
    </w:rPr>
  </w:style>
  <w:style w:type="paragraph" w:customStyle="1" w:styleId="body-text">
    <w:name w:val="body-text"/>
    <w:autoRedefine/>
    <w:rsid w:val="00A5471B"/>
    <w:pPr>
      <w:widowControl w:val="0"/>
      <w:jc w:val="both"/>
    </w:pPr>
    <w:rPr>
      <w:rFonts w:ascii="宋体" w:eastAsia="宋体" w:hAnsi="宋体" w:cs="Times New Roman"/>
      <w:szCs w:val="24"/>
      <w:shd w:val="clear" w:color="auto" w:fill="CCCCCC"/>
    </w:rPr>
  </w:style>
  <w:style w:type="character" w:customStyle="1" w:styleId="Chare">
    <w:name w:val="纯文本 Char"/>
    <w:link w:val="affd"/>
    <w:rsid w:val="00A5471B"/>
    <w:rPr>
      <w:rFonts w:ascii="MingLiU" w:eastAsia="PMingLiU" w:hAnsi="Courier New"/>
      <w:sz w:val="24"/>
      <w:lang w:eastAsia="zh-TW"/>
    </w:rPr>
  </w:style>
  <w:style w:type="paragraph" w:styleId="affd">
    <w:name w:val="Plain Text"/>
    <w:basedOn w:val="a3"/>
    <w:link w:val="Chare"/>
    <w:rsid w:val="00A5471B"/>
    <w:pPr>
      <w:jc w:val="left"/>
    </w:pPr>
    <w:rPr>
      <w:rFonts w:ascii="MingLiU" w:eastAsia="PMingLiU" w:hAnsi="Courier New" w:cstheme="minorBidi"/>
      <w:sz w:val="24"/>
      <w:lang w:eastAsia="zh-TW"/>
    </w:rPr>
  </w:style>
  <w:style w:type="character" w:customStyle="1" w:styleId="Char11">
    <w:name w:val="纯文本 Char1"/>
    <w:basedOn w:val="a4"/>
    <w:rsid w:val="00A5471B"/>
    <w:rPr>
      <w:rFonts w:ascii="宋体" w:eastAsia="宋体" w:hAnsi="Courier New" w:cs="Courier New"/>
      <w:szCs w:val="21"/>
    </w:rPr>
  </w:style>
  <w:style w:type="paragraph" w:customStyle="1" w:styleId="xBody1">
    <w:name w:val="xBody1"/>
    <w:basedOn w:val="a3"/>
    <w:rsid w:val="00A5471B"/>
    <w:pPr>
      <w:widowControl/>
      <w:spacing w:after="240"/>
      <w:ind w:leftChars="508" w:left="508"/>
    </w:pPr>
    <w:rPr>
      <w:rFonts w:ascii="Book Antiqua" w:hAnsi="Book Antiqua"/>
      <w:kern w:val="0"/>
      <w:sz w:val="20"/>
      <w:szCs w:val="20"/>
    </w:rPr>
  </w:style>
  <w:style w:type="paragraph" w:customStyle="1" w:styleId="affe">
    <w:name w:val="表格文本居中"/>
    <w:basedOn w:val="afff"/>
    <w:rsid w:val="00A5471B"/>
    <w:pPr>
      <w:jc w:val="center"/>
    </w:pPr>
    <w:rPr>
      <w:rFonts w:cs="宋体"/>
      <w:b/>
    </w:rPr>
  </w:style>
  <w:style w:type="paragraph" w:customStyle="1" w:styleId="afff0">
    <w:name w:val="文档小标题"/>
    <w:basedOn w:val="a3"/>
    <w:rsid w:val="00A5471B"/>
    <w:pPr>
      <w:spacing w:line="360" w:lineRule="auto"/>
      <w:jc w:val="center"/>
    </w:pPr>
    <w:rPr>
      <w:rFonts w:ascii="黑体" w:eastAsia="黑体" w:hAnsi="Times New Roman" w:cs="宋体"/>
      <w:b/>
      <w:bCs/>
      <w:sz w:val="48"/>
      <w:szCs w:val="20"/>
    </w:rPr>
  </w:style>
  <w:style w:type="paragraph" w:customStyle="1" w:styleId="afff">
    <w:name w:val="表格文本"/>
    <w:basedOn w:val="a3"/>
    <w:rsid w:val="00A5471B"/>
    <w:pPr>
      <w:adjustRightInd w:val="0"/>
    </w:pPr>
    <w:rPr>
      <w:rFonts w:ascii="宋体" w:hAnsi="宋体"/>
      <w:kern w:val="0"/>
      <w:szCs w:val="20"/>
    </w:rPr>
  </w:style>
  <w:style w:type="paragraph" w:customStyle="1" w:styleId="Char20">
    <w:name w:val="Char2"/>
    <w:basedOn w:val="a3"/>
    <w:rsid w:val="00A5471B"/>
    <w:pPr>
      <w:widowControl/>
      <w:spacing w:after="160" w:line="240" w:lineRule="exact"/>
      <w:jc w:val="left"/>
    </w:pPr>
    <w:rPr>
      <w:rFonts w:ascii="Verdana" w:hAnsi="Verdana"/>
      <w:kern w:val="0"/>
      <w:sz w:val="20"/>
      <w:szCs w:val="20"/>
      <w:lang w:eastAsia="en-US"/>
    </w:rPr>
  </w:style>
  <w:style w:type="paragraph" w:customStyle="1" w:styleId="2-21">
    <w:name w:val="中等深浅列表 2 - 强调文字颜色 21"/>
    <w:hidden/>
    <w:semiHidden/>
    <w:rsid w:val="00A5471B"/>
    <w:rPr>
      <w:rFonts w:ascii="Times New Roman" w:eastAsia="宋体" w:hAnsi="Times New Roman" w:cs="Times New Roman"/>
      <w:sz w:val="24"/>
      <w:szCs w:val="24"/>
    </w:rPr>
  </w:style>
  <w:style w:type="paragraph" w:customStyle="1" w:styleId="a2">
    <w:name w:val="小标题"/>
    <w:basedOn w:val="a3"/>
    <w:next w:val="afa"/>
    <w:rsid w:val="00A5471B"/>
    <w:pPr>
      <w:numPr>
        <w:numId w:val="61"/>
      </w:numPr>
      <w:spacing w:afterLines="50" w:line="360" w:lineRule="auto"/>
    </w:pPr>
    <w:rPr>
      <w:rFonts w:ascii="Times New Roman" w:hAnsi="Times New Roman"/>
      <w:b/>
      <w:szCs w:val="24"/>
    </w:rPr>
  </w:style>
  <w:style w:type="paragraph" w:customStyle="1" w:styleId="2">
    <w:name w:val="样式2"/>
    <w:basedOn w:val="a3"/>
    <w:rsid w:val="00A5471B"/>
    <w:pPr>
      <w:numPr>
        <w:numId w:val="62"/>
      </w:numPr>
      <w:spacing w:line="360" w:lineRule="auto"/>
    </w:pPr>
    <w:rPr>
      <w:rFonts w:ascii="Times New Roman" w:hAnsi="Times New Roman"/>
      <w:sz w:val="24"/>
      <w:szCs w:val="24"/>
    </w:rPr>
  </w:style>
  <w:style w:type="table" w:styleId="33">
    <w:name w:val="Table Colorful 3"/>
    <w:basedOn w:val="a5"/>
    <w:rsid w:val="00A5471B"/>
    <w:pPr>
      <w:widowControl w:val="0"/>
      <w:jc w:val="both"/>
    </w:pPr>
    <w:rPr>
      <w:rFonts w:ascii="Times New Roman" w:eastAsia="宋体" w:hAnsi="Times New Roman" w:cs="Times New Roman"/>
      <w:kern w:val="0"/>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1">
    <w:name w:val="Table Elegant"/>
    <w:basedOn w:val="a5"/>
    <w:rsid w:val="00A5471B"/>
    <w:pPr>
      <w:widowControl w:val="0"/>
      <w:jc w:val="both"/>
    </w:pPr>
    <w:rPr>
      <w:rFonts w:ascii="Times New Roman" w:eastAsia="宋体" w:hAnsi="Times New Roman"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16">
    <w:name w:val="已访问的超链接1"/>
    <w:aliases w:val="FollowedHyperlink"/>
    <w:rsid w:val="00A5471B"/>
    <w:rPr>
      <w:color w:val="800080"/>
      <w:u w:val="single"/>
    </w:rPr>
  </w:style>
  <w:style w:type="paragraph" w:styleId="TOC">
    <w:name w:val="TOC Heading"/>
    <w:basedOn w:val="10"/>
    <w:next w:val="a3"/>
    <w:uiPriority w:val="39"/>
    <w:semiHidden/>
    <w:unhideWhenUsed/>
    <w:qFormat/>
    <w:rsid w:val="00A5471B"/>
    <w:pPr>
      <w:widowControl/>
      <w:numPr>
        <w:numId w:val="0"/>
      </w:numPr>
      <w:spacing w:before="0" w:after="0" w:line="276" w:lineRule="auto"/>
      <w:jc w:val="left"/>
      <w:outlineLvl w:val="9"/>
    </w:pPr>
    <w:rPr>
      <w:rFonts w:ascii="Cambria" w:hAnsi="Cambria"/>
      <w:color w:val="365F91"/>
      <w:kern w:val="0"/>
      <w:sz w:val="28"/>
      <w:szCs w:val="28"/>
    </w:rPr>
  </w:style>
  <w:style w:type="paragraph" w:customStyle="1" w:styleId="Table">
    <w:name w:val="Table"/>
    <w:basedOn w:val="a3"/>
    <w:rsid w:val="000B1549"/>
    <w:pPr>
      <w:widowControl/>
      <w:spacing w:before="40" w:after="40"/>
      <w:jc w:val="left"/>
    </w:pPr>
    <w:rPr>
      <w:rFonts w:ascii="Arial" w:hAnsi="Arial"/>
      <w:kern w:val="0"/>
      <w:sz w:val="20"/>
      <w:szCs w:val="20"/>
      <w:lang w:eastAsia="en-US"/>
    </w:rPr>
  </w:style>
  <w:style w:type="paragraph" w:customStyle="1" w:styleId="HPInternal">
    <w:name w:val="HP_Internal"/>
    <w:basedOn w:val="a3"/>
    <w:next w:val="a3"/>
    <w:rsid w:val="000B1549"/>
    <w:pPr>
      <w:widowControl/>
      <w:jc w:val="left"/>
    </w:pPr>
    <w:rPr>
      <w:rFonts w:ascii="Arial" w:hAnsi="Arial"/>
      <w:i/>
      <w:kern w:val="0"/>
      <w:sz w:val="18"/>
      <w:szCs w:val="20"/>
      <w:lang w:eastAsia="en-US"/>
    </w:rPr>
  </w:style>
  <w:style w:type="character" w:customStyle="1" w:styleId="CharacterUserEntry">
    <w:name w:val="Character UserEntry"/>
    <w:rsid w:val="000B1549"/>
    <w:rPr>
      <w:color w:val="FF0000"/>
    </w:rPr>
  </w:style>
  <w:style w:type="paragraph" w:customStyle="1" w:styleId="TableSmHeading">
    <w:name w:val="Table_Sm_Heading"/>
    <w:basedOn w:val="a3"/>
    <w:rsid w:val="000B1549"/>
    <w:pPr>
      <w:keepNext/>
      <w:keepLines/>
      <w:widowControl/>
      <w:spacing w:before="60" w:after="40"/>
      <w:jc w:val="left"/>
    </w:pPr>
    <w:rPr>
      <w:rFonts w:ascii="Arial" w:hAnsi="Arial"/>
      <w:b/>
      <w:kern w:val="0"/>
      <w:sz w:val="16"/>
      <w:szCs w:val="20"/>
      <w:lang w:eastAsia="en-US"/>
    </w:rPr>
  </w:style>
  <w:style w:type="paragraph" w:customStyle="1" w:styleId="HPTableTitle">
    <w:name w:val="HP_Table_Title"/>
    <w:basedOn w:val="a3"/>
    <w:next w:val="a3"/>
    <w:rsid w:val="000B1549"/>
    <w:pPr>
      <w:keepNext/>
      <w:keepLines/>
      <w:widowControl/>
      <w:spacing w:before="240" w:after="60"/>
      <w:jc w:val="left"/>
    </w:pPr>
    <w:rPr>
      <w:rFonts w:ascii="Arial" w:hAnsi="Arial"/>
      <w:b/>
      <w:kern w:val="0"/>
      <w:sz w:val="18"/>
      <w:szCs w:val="20"/>
      <w:lang w:eastAsia="en-US"/>
    </w:rPr>
  </w:style>
  <w:style w:type="paragraph" w:customStyle="1" w:styleId="TableSmHeadingRight">
    <w:name w:val="Table_Sm_Heading_Right"/>
    <w:basedOn w:val="TableSmHeading"/>
    <w:rsid w:val="000B1549"/>
    <w:pPr>
      <w:jc w:val="right"/>
    </w:pPr>
  </w:style>
  <w:style w:type="paragraph" w:customStyle="1" w:styleId="TableMedium">
    <w:name w:val="Table_Medium"/>
    <w:basedOn w:val="Table"/>
    <w:rsid w:val="000B1549"/>
    <w:rPr>
      <w:sz w:val="18"/>
    </w:rPr>
  </w:style>
  <w:style w:type="paragraph" w:customStyle="1" w:styleId="TitlePageDetail">
    <w:name w:val="TitlePage_Detail"/>
    <w:basedOn w:val="TitlePageHeaderOOV"/>
    <w:rsid w:val="000B1549"/>
    <w:pPr>
      <w:spacing w:line="360" w:lineRule="auto"/>
    </w:pPr>
    <w:rPr>
      <w:b/>
      <w:sz w:val="20"/>
    </w:rPr>
  </w:style>
  <w:style w:type="paragraph" w:customStyle="1" w:styleId="TitlePageHeaderOOV">
    <w:name w:val="TitlePage_Header_OOV"/>
    <w:basedOn w:val="a3"/>
    <w:rsid w:val="000B1549"/>
    <w:pPr>
      <w:widowControl/>
      <w:ind w:left="4060"/>
      <w:jc w:val="left"/>
    </w:pPr>
    <w:rPr>
      <w:rFonts w:ascii="Arial" w:hAnsi="Arial"/>
      <w:kern w:val="0"/>
      <w:sz w:val="44"/>
      <w:szCs w:val="20"/>
      <w:lang w:eastAsia="en-US"/>
    </w:rPr>
  </w:style>
  <w:style w:type="paragraph" w:customStyle="1" w:styleId="Subject">
    <w:name w:val="Subject"/>
    <w:basedOn w:val="a3"/>
    <w:rsid w:val="000B1549"/>
    <w:pPr>
      <w:keepNext/>
      <w:keepLines/>
      <w:widowControl/>
      <w:spacing w:line="290" w:lineRule="atLeast"/>
    </w:pPr>
    <w:rPr>
      <w:rFonts w:ascii="Times New Roman" w:hAnsi="Times New Roman"/>
      <w:b/>
      <w:kern w:val="0"/>
      <w:sz w:val="24"/>
      <w:szCs w:val="20"/>
      <w:lang w:val="en-GB" w:eastAsia="en-US"/>
    </w:rPr>
  </w:style>
  <w:style w:type="paragraph" w:customStyle="1" w:styleId="Heading11">
    <w:name w:val="Heading 11"/>
    <w:basedOn w:val="a3"/>
    <w:qFormat/>
    <w:rsid w:val="00B878E3"/>
    <w:pPr>
      <w:pageBreakBefore/>
      <w:numPr>
        <w:numId w:val="102"/>
      </w:numPr>
      <w:spacing w:beforeLines="50" w:before="50" w:afterLines="50" w:after="50" w:line="360" w:lineRule="auto"/>
      <w:outlineLvl w:val="0"/>
    </w:pPr>
    <w:rPr>
      <w:rFonts w:ascii="Times New Roman" w:hAnsi="Times New Roman"/>
      <w:b/>
      <w:sz w:val="44"/>
      <w:szCs w:val="44"/>
    </w:rPr>
  </w:style>
  <w:style w:type="paragraph" w:customStyle="1" w:styleId="Heading21">
    <w:name w:val="Heading 21"/>
    <w:basedOn w:val="a3"/>
    <w:qFormat/>
    <w:rsid w:val="00B878E3"/>
    <w:pPr>
      <w:numPr>
        <w:ilvl w:val="1"/>
        <w:numId w:val="102"/>
      </w:numPr>
      <w:spacing w:before="360" w:afterLines="100" w:after="100" w:line="360" w:lineRule="auto"/>
      <w:outlineLvl w:val="1"/>
    </w:pPr>
    <w:rPr>
      <w:rFonts w:ascii="Times New Roman" w:hAnsi="Times New Roman"/>
      <w:b/>
      <w:sz w:val="36"/>
      <w:szCs w:val="36"/>
    </w:rPr>
  </w:style>
  <w:style w:type="paragraph" w:customStyle="1" w:styleId="Heading31">
    <w:name w:val="Heading 31"/>
    <w:basedOn w:val="a3"/>
    <w:autoRedefine/>
    <w:qFormat/>
    <w:rsid w:val="00B878E3"/>
    <w:pPr>
      <w:numPr>
        <w:ilvl w:val="2"/>
        <w:numId w:val="102"/>
      </w:numPr>
      <w:tabs>
        <w:tab w:val="left" w:pos="1134"/>
      </w:tabs>
      <w:spacing w:before="360" w:afterLines="100" w:after="312" w:line="360" w:lineRule="auto"/>
      <w:ind w:hanging="1418"/>
      <w:outlineLvl w:val="2"/>
    </w:pPr>
    <w:rPr>
      <w:rFonts w:ascii="Times New Roman" w:hAnsi="Times New Roman"/>
      <w:b/>
      <w:sz w:val="32"/>
      <w:szCs w:val="32"/>
    </w:rPr>
  </w:style>
  <w:style w:type="paragraph" w:customStyle="1" w:styleId="Heading41">
    <w:name w:val="Heading 41"/>
    <w:basedOn w:val="a3"/>
    <w:autoRedefine/>
    <w:qFormat/>
    <w:rsid w:val="00B878E3"/>
    <w:pPr>
      <w:numPr>
        <w:ilvl w:val="3"/>
        <w:numId w:val="102"/>
      </w:numPr>
      <w:tabs>
        <w:tab w:val="left" w:pos="1134"/>
      </w:tabs>
      <w:spacing w:before="360" w:afterLines="100" w:after="312" w:line="360" w:lineRule="auto"/>
      <w:ind w:hanging="3119"/>
      <w:outlineLvl w:val="3"/>
    </w:pPr>
    <w:rPr>
      <w:rFonts w:ascii="Times New Roman" w:hAnsi="Times New Roman"/>
      <w:b/>
      <w:sz w:val="30"/>
      <w:szCs w:val="30"/>
    </w:rPr>
  </w:style>
  <w:style w:type="paragraph" w:customStyle="1" w:styleId="Heading51">
    <w:name w:val="Heading 51"/>
    <w:basedOn w:val="a3"/>
    <w:autoRedefine/>
    <w:qFormat/>
    <w:rsid w:val="00B878E3"/>
    <w:pPr>
      <w:numPr>
        <w:ilvl w:val="4"/>
        <w:numId w:val="102"/>
      </w:numPr>
      <w:spacing w:before="150" w:afterLines="50" w:after="156" w:line="360" w:lineRule="auto"/>
      <w:ind w:left="2552" w:hanging="2552"/>
      <w:outlineLvl w:val="4"/>
    </w:pPr>
    <w:rPr>
      <w:rFonts w:ascii="Times New Roman" w:hAnsi="Times New Roman"/>
      <w:b/>
      <w:sz w:val="24"/>
      <w:szCs w:val="24"/>
    </w:rPr>
  </w:style>
  <w:style w:type="paragraph" w:customStyle="1" w:styleId="Heading61">
    <w:name w:val="Heading 61"/>
    <w:basedOn w:val="a3"/>
    <w:autoRedefine/>
    <w:qFormat/>
    <w:rsid w:val="00B878E3"/>
    <w:pPr>
      <w:numPr>
        <w:ilvl w:val="5"/>
        <w:numId w:val="102"/>
      </w:numPr>
      <w:spacing w:before="150" w:afterLines="50" w:after="156" w:line="360" w:lineRule="auto"/>
      <w:outlineLvl w:val="5"/>
    </w:pPr>
    <w:rPr>
      <w:rFonts w:ascii="Times New Roman" w:hAnsi="Times New Roman"/>
      <w:b/>
      <w:sz w:val="24"/>
      <w:szCs w:val="24"/>
    </w:rPr>
  </w:style>
  <w:style w:type="paragraph" w:customStyle="1" w:styleId="Heading71">
    <w:name w:val="Heading 71"/>
    <w:basedOn w:val="a3"/>
    <w:qFormat/>
    <w:rsid w:val="00B878E3"/>
    <w:pPr>
      <w:numPr>
        <w:ilvl w:val="6"/>
        <w:numId w:val="102"/>
      </w:numPr>
      <w:spacing w:before="150" w:afterLines="50" w:after="156" w:line="360" w:lineRule="auto"/>
      <w:ind w:hanging="3827"/>
      <w:outlineLvl w:val="6"/>
    </w:pPr>
    <w:rPr>
      <w:rFonts w:ascii="Times New Roman" w:hAnsi="Times New Roman"/>
      <w:b/>
      <w:szCs w:val="21"/>
    </w:rPr>
  </w:style>
  <w:style w:type="paragraph" w:customStyle="1" w:styleId="ordinary-output">
    <w:name w:val="ordinary-output"/>
    <w:basedOn w:val="a3"/>
    <w:rsid w:val="00B878E3"/>
    <w:pPr>
      <w:widowControl/>
      <w:spacing w:before="100" w:beforeAutospacing="1" w:after="75" w:line="330" w:lineRule="atLeast"/>
      <w:jc w:val="left"/>
    </w:pPr>
    <w:rPr>
      <w:rFonts w:ascii="宋体" w:hAnsi="宋体" w:cs="宋体"/>
      <w:color w:val="333333"/>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1910">
      <w:bodyDiv w:val="1"/>
      <w:marLeft w:val="0"/>
      <w:marRight w:val="0"/>
      <w:marTop w:val="0"/>
      <w:marBottom w:val="0"/>
      <w:divBdr>
        <w:top w:val="none" w:sz="0" w:space="0" w:color="auto"/>
        <w:left w:val="none" w:sz="0" w:space="0" w:color="auto"/>
        <w:bottom w:val="none" w:sz="0" w:space="0" w:color="auto"/>
        <w:right w:val="none" w:sz="0" w:space="0" w:color="auto"/>
      </w:divBdr>
    </w:div>
    <w:div w:id="12273153">
      <w:bodyDiv w:val="1"/>
      <w:marLeft w:val="0"/>
      <w:marRight w:val="0"/>
      <w:marTop w:val="0"/>
      <w:marBottom w:val="0"/>
      <w:divBdr>
        <w:top w:val="none" w:sz="0" w:space="0" w:color="auto"/>
        <w:left w:val="none" w:sz="0" w:space="0" w:color="auto"/>
        <w:bottom w:val="none" w:sz="0" w:space="0" w:color="auto"/>
        <w:right w:val="none" w:sz="0" w:space="0" w:color="auto"/>
      </w:divBdr>
    </w:div>
    <w:div w:id="27264457">
      <w:bodyDiv w:val="1"/>
      <w:marLeft w:val="0"/>
      <w:marRight w:val="0"/>
      <w:marTop w:val="0"/>
      <w:marBottom w:val="0"/>
      <w:divBdr>
        <w:top w:val="none" w:sz="0" w:space="0" w:color="auto"/>
        <w:left w:val="none" w:sz="0" w:space="0" w:color="auto"/>
        <w:bottom w:val="none" w:sz="0" w:space="0" w:color="auto"/>
        <w:right w:val="none" w:sz="0" w:space="0" w:color="auto"/>
      </w:divBdr>
    </w:div>
    <w:div w:id="150874682">
      <w:bodyDiv w:val="1"/>
      <w:marLeft w:val="0"/>
      <w:marRight w:val="0"/>
      <w:marTop w:val="0"/>
      <w:marBottom w:val="0"/>
      <w:divBdr>
        <w:top w:val="none" w:sz="0" w:space="0" w:color="auto"/>
        <w:left w:val="none" w:sz="0" w:space="0" w:color="auto"/>
        <w:bottom w:val="none" w:sz="0" w:space="0" w:color="auto"/>
        <w:right w:val="none" w:sz="0" w:space="0" w:color="auto"/>
      </w:divBdr>
    </w:div>
    <w:div w:id="160432885">
      <w:bodyDiv w:val="1"/>
      <w:marLeft w:val="0"/>
      <w:marRight w:val="0"/>
      <w:marTop w:val="0"/>
      <w:marBottom w:val="0"/>
      <w:divBdr>
        <w:top w:val="none" w:sz="0" w:space="0" w:color="auto"/>
        <w:left w:val="none" w:sz="0" w:space="0" w:color="auto"/>
        <w:bottom w:val="none" w:sz="0" w:space="0" w:color="auto"/>
        <w:right w:val="none" w:sz="0" w:space="0" w:color="auto"/>
      </w:divBdr>
    </w:div>
    <w:div w:id="324866280">
      <w:bodyDiv w:val="1"/>
      <w:marLeft w:val="0"/>
      <w:marRight w:val="0"/>
      <w:marTop w:val="0"/>
      <w:marBottom w:val="0"/>
      <w:divBdr>
        <w:top w:val="none" w:sz="0" w:space="0" w:color="auto"/>
        <w:left w:val="none" w:sz="0" w:space="0" w:color="auto"/>
        <w:bottom w:val="none" w:sz="0" w:space="0" w:color="auto"/>
        <w:right w:val="none" w:sz="0" w:space="0" w:color="auto"/>
      </w:divBdr>
    </w:div>
    <w:div w:id="415829149">
      <w:bodyDiv w:val="1"/>
      <w:marLeft w:val="0"/>
      <w:marRight w:val="0"/>
      <w:marTop w:val="0"/>
      <w:marBottom w:val="0"/>
      <w:divBdr>
        <w:top w:val="none" w:sz="0" w:space="0" w:color="auto"/>
        <w:left w:val="none" w:sz="0" w:space="0" w:color="auto"/>
        <w:bottom w:val="none" w:sz="0" w:space="0" w:color="auto"/>
        <w:right w:val="none" w:sz="0" w:space="0" w:color="auto"/>
      </w:divBdr>
    </w:div>
    <w:div w:id="436019790">
      <w:bodyDiv w:val="1"/>
      <w:marLeft w:val="0"/>
      <w:marRight w:val="0"/>
      <w:marTop w:val="0"/>
      <w:marBottom w:val="0"/>
      <w:divBdr>
        <w:top w:val="none" w:sz="0" w:space="0" w:color="auto"/>
        <w:left w:val="none" w:sz="0" w:space="0" w:color="auto"/>
        <w:bottom w:val="none" w:sz="0" w:space="0" w:color="auto"/>
        <w:right w:val="none" w:sz="0" w:space="0" w:color="auto"/>
      </w:divBdr>
    </w:div>
    <w:div w:id="568074429">
      <w:bodyDiv w:val="1"/>
      <w:marLeft w:val="0"/>
      <w:marRight w:val="0"/>
      <w:marTop w:val="0"/>
      <w:marBottom w:val="0"/>
      <w:divBdr>
        <w:top w:val="none" w:sz="0" w:space="0" w:color="auto"/>
        <w:left w:val="none" w:sz="0" w:space="0" w:color="auto"/>
        <w:bottom w:val="none" w:sz="0" w:space="0" w:color="auto"/>
        <w:right w:val="none" w:sz="0" w:space="0" w:color="auto"/>
      </w:divBdr>
    </w:div>
    <w:div w:id="572198806">
      <w:bodyDiv w:val="1"/>
      <w:marLeft w:val="0"/>
      <w:marRight w:val="0"/>
      <w:marTop w:val="0"/>
      <w:marBottom w:val="0"/>
      <w:divBdr>
        <w:top w:val="none" w:sz="0" w:space="0" w:color="auto"/>
        <w:left w:val="none" w:sz="0" w:space="0" w:color="auto"/>
        <w:bottom w:val="none" w:sz="0" w:space="0" w:color="auto"/>
        <w:right w:val="none" w:sz="0" w:space="0" w:color="auto"/>
      </w:divBdr>
    </w:div>
    <w:div w:id="674235449">
      <w:bodyDiv w:val="1"/>
      <w:marLeft w:val="0"/>
      <w:marRight w:val="0"/>
      <w:marTop w:val="0"/>
      <w:marBottom w:val="0"/>
      <w:divBdr>
        <w:top w:val="none" w:sz="0" w:space="0" w:color="auto"/>
        <w:left w:val="none" w:sz="0" w:space="0" w:color="auto"/>
        <w:bottom w:val="none" w:sz="0" w:space="0" w:color="auto"/>
        <w:right w:val="none" w:sz="0" w:space="0" w:color="auto"/>
      </w:divBdr>
    </w:div>
    <w:div w:id="702481236">
      <w:bodyDiv w:val="1"/>
      <w:marLeft w:val="0"/>
      <w:marRight w:val="0"/>
      <w:marTop w:val="0"/>
      <w:marBottom w:val="0"/>
      <w:divBdr>
        <w:top w:val="none" w:sz="0" w:space="0" w:color="auto"/>
        <w:left w:val="none" w:sz="0" w:space="0" w:color="auto"/>
        <w:bottom w:val="none" w:sz="0" w:space="0" w:color="auto"/>
        <w:right w:val="none" w:sz="0" w:space="0" w:color="auto"/>
      </w:divBdr>
    </w:div>
    <w:div w:id="730348065">
      <w:bodyDiv w:val="1"/>
      <w:marLeft w:val="0"/>
      <w:marRight w:val="0"/>
      <w:marTop w:val="0"/>
      <w:marBottom w:val="0"/>
      <w:divBdr>
        <w:top w:val="none" w:sz="0" w:space="0" w:color="auto"/>
        <w:left w:val="none" w:sz="0" w:space="0" w:color="auto"/>
        <w:bottom w:val="none" w:sz="0" w:space="0" w:color="auto"/>
        <w:right w:val="none" w:sz="0" w:space="0" w:color="auto"/>
      </w:divBdr>
    </w:div>
    <w:div w:id="832912476">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084687905">
          <w:marLeft w:val="0"/>
          <w:marRight w:val="0"/>
          <w:marTop w:val="0"/>
          <w:marBottom w:val="0"/>
          <w:divBdr>
            <w:top w:val="none" w:sz="0" w:space="0" w:color="auto"/>
            <w:left w:val="none" w:sz="0" w:space="0" w:color="auto"/>
            <w:bottom w:val="none" w:sz="0" w:space="0" w:color="auto"/>
            <w:right w:val="none" w:sz="0" w:space="0" w:color="auto"/>
          </w:divBdr>
          <w:divsChild>
            <w:div w:id="1545408638">
              <w:marLeft w:val="0"/>
              <w:marRight w:val="0"/>
              <w:marTop w:val="0"/>
              <w:marBottom w:val="0"/>
              <w:divBdr>
                <w:top w:val="none" w:sz="0" w:space="0" w:color="auto"/>
                <w:left w:val="none" w:sz="0" w:space="0" w:color="auto"/>
                <w:bottom w:val="none" w:sz="0" w:space="0" w:color="auto"/>
                <w:right w:val="none" w:sz="0" w:space="0" w:color="auto"/>
              </w:divBdr>
            </w:div>
          </w:divsChild>
        </w:div>
        <w:div w:id="379935873">
          <w:marLeft w:val="0"/>
          <w:marRight w:val="0"/>
          <w:marTop w:val="0"/>
          <w:marBottom w:val="0"/>
          <w:divBdr>
            <w:top w:val="none" w:sz="0" w:space="0" w:color="auto"/>
            <w:left w:val="none" w:sz="0" w:space="0" w:color="auto"/>
            <w:bottom w:val="none" w:sz="0" w:space="0" w:color="auto"/>
            <w:right w:val="none" w:sz="0" w:space="0" w:color="auto"/>
          </w:divBdr>
        </w:div>
        <w:div w:id="1483034998">
          <w:marLeft w:val="0"/>
          <w:marRight w:val="0"/>
          <w:marTop w:val="0"/>
          <w:marBottom w:val="0"/>
          <w:divBdr>
            <w:top w:val="none" w:sz="0" w:space="0" w:color="auto"/>
            <w:left w:val="none" w:sz="0" w:space="0" w:color="auto"/>
            <w:bottom w:val="none" w:sz="0" w:space="0" w:color="auto"/>
            <w:right w:val="none" w:sz="0" w:space="0" w:color="auto"/>
          </w:divBdr>
        </w:div>
      </w:divsChild>
    </w:div>
    <w:div w:id="926961846">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1">
          <w:marLeft w:val="0"/>
          <w:marRight w:val="0"/>
          <w:marTop w:val="0"/>
          <w:marBottom w:val="0"/>
          <w:divBdr>
            <w:top w:val="none" w:sz="0" w:space="0" w:color="auto"/>
            <w:left w:val="none" w:sz="0" w:space="0" w:color="auto"/>
            <w:bottom w:val="none" w:sz="0" w:space="0" w:color="auto"/>
            <w:right w:val="none" w:sz="0" w:space="0" w:color="auto"/>
          </w:divBdr>
        </w:div>
      </w:divsChild>
    </w:div>
    <w:div w:id="966743541">
      <w:bodyDiv w:val="1"/>
      <w:marLeft w:val="0"/>
      <w:marRight w:val="0"/>
      <w:marTop w:val="0"/>
      <w:marBottom w:val="0"/>
      <w:divBdr>
        <w:top w:val="none" w:sz="0" w:space="0" w:color="auto"/>
        <w:left w:val="none" w:sz="0" w:space="0" w:color="auto"/>
        <w:bottom w:val="none" w:sz="0" w:space="0" w:color="auto"/>
        <w:right w:val="none" w:sz="0" w:space="0" w:color="auto"/>
      </w:divBdr>
    </w:div>
    <w:div w:id="978001694">
      <w:bodyDiv w:val="1"/>
      <w:marLeft w:val="0"/>
      <w:marRight w:val="0"/>
      <w:marTop w:val="0"/>
      <w:marBottom w:val="0"/>
      <w:divBdr>
        <w:top w:val="none" w:sz="0" w:space="0" w:color="auto"/>
        <w:left w:val="none" w:sz="0" w:space="0" w:color="auto"/>
        <w:bottom w:val="none" w:sz="0" w:space="0" w:color="auto"/>
        <w:right w:val="none" w:sz="0" w:space="0" w:color="auto"/>
      </w:divBdr>
    </w:div>
    <w:div w:id="999237636">
      <w:bodyDiv w:val="1"/>
      <w:marLeft w:val="0"/>
      <w:marRight w:val="0"/>
      <w:marTop w:val="0"/>
      <w:marBottom w:val="0"/>
      <w:divBdr>
        <w:top w:val="none" w:sz="0" w:space="0" w:color="auto"/>
        <w:left w:val="none" w:sz="0" w:space="0" w:color="auto"/>
        <w:bottom w:val="none" w:sz="0" w:space="0" w:color="auto"/>
        <w:right w:val="none" w:sz="0" w:space="0" w:color="auto"/>
      </w:divBdr>
    </w:div>
    <w:div w:id="1027565870">
      <w:bodyDiv w:val="1"/>
      <w:marLeft w:val="0"/>
      <w:marRight w:val="0"/>
      <w:marTop w:val="0"/>
      <w:marBottom w:val="0"/>
      <w:divBdr>
        <w:top w:val="none" w:sz="0" w:space="0" w:color="auto"/>
        <w:left w:val="none" w:sz="0" w:space="0" w:color="auto"/>
        <w:bottom w:val="none" w:sz="0" w:space="0" w:color="auto"/>
        <w:right w:val="none" w:sz="0" w:space="0" w:color="auto"/>
      </w:divBdr>
    </w:div>
    <w:div w:id="1033114922">
      <w:bodyDiv w:val="1"/>
      <w:marLeft w:val="0"/>
      <w:marRight w:val="0"/>
      <w:marTop w:val="0"/>
      <w:marBottom w:val="0"/>
      <w:divBdr>
        <w:top w:val="none" w:sz="0" w:space="0" w:color="auto"/>
        <w:left w:val="none" w:sz="0" w:space="0" w:color="auto"/>
        <w:bottom w:val="none" w:sz="0" w:space="0" w:color="auto"/>
        <w:right w:val="none" w:sz="0" w:space="0" w:color="auto"/>
      </w:divBdr>
    </w:div>
    <w:div w:id="1065565584">
      <w:bodyDiv w:val="1"/>
      <w:marLeft w:val="0"/>
      <w:marRight w:val="0"/>
      <w:marTop w:val="0"/>
      <w:marBottom w:val="0"/>
      <w:divBdr>
        <w:top w:val="none" w:sz="0" w:space="0" w:color="auto"/>
        <w:left w:val="none" w:sz="0" w:space="0" w:color="auto"/>
        <w:bottom w:val="none" w:sz="0" w:space="0" w:color="auto"/>
        <w:right w:val="none" w:sz="0" w:space="0" w:color="auto"/>
      </w:divBdr>
    </w:div>
    <w:div w:id="1118572107">
      <w:bodyDiv w:val="1"/>
      <w:marLeft w:val="0"/>
      <w:marRight w:val="0"/>
      <w:marTop w:val="0"/>
      <w:marBottom w:val="0"/>
      <w:divBdr>
        <w:top w:val="none" w:sz="0" w:space="0" w:color="auto"/>
        <w:left w:val="none" w:sz="0" w:space="0" w:color="auto"/>
        <w:bottom w:val="none" w:sz="0" w:space="0" w:color="auto"/>
        <w:right w:val="none" w:sz="0" w:space="0" w:color="auto"/>
      </w:divBdr>
    </w:div>
    <w:div w:id="1165974692">
      <w:bodyDiv w:val="1"/>
      <w:marLeft w:val="0"/>
      <w:marRight w:val="0"/>
      <w:marTop w:val="0"/>
      <w:marBottom w:val="0"/>
      <w:divBdr>
        <w:top w:val="none" w:sz="0" w:space="0" w:color="auto"/>
        <w:left w:val="none" w:sz="0" w:space="0" w:color="auto"/>
        <w:bottom w:val="none" w:sz="0" w:space="0" w:color="auto"/>
        <w:right w:val="none" w:sz="0" w:space="0" w:color="auto"/>
      </w:divBdr>
    </w:div>
    <w:div w:id="1287783379">
      <w:bodyDiv w:val="1"/>
      <w:marLeft w:val="0"/>
      <w:marRight w:val="0"/>
      <w:marTop w:val="0"/>
      <w:marBottom w:val="0"/>
      <w:divBdr>
        <w:top w:val="none" w:sz="0" w:space="0" w:color="auto"/>
        <w:left w:val="none" w:sz="0" w:space="0" w:color="auto"/>
        <w:bottom w:val="none" w:sz="0" w:space="0" w:color="auto"/>
        <w:right w:val="none" w:sz="0" w:space="0" w:color="auto"/>
      </w:divBdr>
    </w:div>
    <w:div w:id="1318455199">
      <w:bodyDiv w:val="1"/>
      <w:marLeft w:val="0"/>
      <w:marRight w:val="0"/>
      <w:marTop w:val="0"/>
      <w:marBottom w:val="0"/>
      <w:divBdr>
        <w:top w:val="none" w:sz="0" w:space="0" w:color="auto"/>
        <w:left w:val="none" w:sz="0" w:space="0" w:color="auto"/>
        <w:bottom w:val="none" w:sz="0" w:space="0" w:color="auto"/>
        <w:right w:val="none" w:sz="0" w:space="0" w:color="auto"/>
      </w:divBdr>
    </w:div>
    <w:div w:id="1341809309">
      <w:bodyDiv w:val="1"/>
      <w:marLeft w:val="0"/>
      <w:marRight w:val="0"/>
      <w:marTop w:val="0"/>
      <w:marBottom w:val="0"/>
      <w:divBdr>
        <w:top w:val="none" w:sz="0" w:space="0" w:color="auto"/>
        <w:left w:val="none" w:sz="0" w:space="0" w:color="auto"/>
        <w:bottom w:val="none" w:sz="0" w:space="0" w:color="auto"/>
        <w:right w:val="none" w:sz="0" w:space="0" w:color="auto"/>
      </w:divBdr>
    </w:div>
    <w:div w:id="1417627516">
      <w:bodyDiv w:val="1"/>
      <w:marLeft w:val="0"/>
      <w:marRight w:val="0"/>
      <w:marTop w:val="0"/>
      <w:marBottom w:val="0"/>
      <w:divBdr>
        <w:top w:val="none" w:sz="0" w:space="0" w:color="auto"/>
        <w:left w:val="none" w:sz="0" w:space="0" w:color="auto"/>
        <w:bottom w:val="none" w:sz="0" w:space="0" w:color="auto"/>
        <w:right w:val="none" w:sz="0" w:space="0" w:color="auto"/>
      </w:divBdr>
    </w:div>
    <w:div w:id="1439836201">
      <w:bodyDiv w:val="1"/>
      <w:marLeft w:val="0"/>
      <w:marRight w:val="0"/>
      <w:marTop w:val="0"/>
      <w:marBottom w:val="0"/>
      <w:divBdr>
        <w:top w:val="none" w:sz="0" w:space="0" w:color="auto"/>
        <w:left w:val="none" w:sz="0" w:space="0" w:color="auto"/>
        <w:bottom w:val="none" w:sz="0" w:space="0" w:color="auto"/>
        <w:right w:val="none" w:sz="0" w:space="0" w:color="auto"/>
      </w:divBdr>
    </w:div>
    <w:div w:id="1559394369">
      <w:bodyDiv w:val="1"/>
      <w:marLeft w:val="0"/>
      <w:marRight w:val="0"/>
      <w:marTop w:val="0"/>
      <w:marBottom w:val="0"/>
      <w:divBdr>
        <w:top w:val="none" w:sz="0" w:space="0" w:color="auto"/>
        <w:left w:val="none" w:sz="0" w:space="0" w:color="auto"/>
        <w:bottom w:val="none" w:sz="0" w:space="0" w:color="auto"/>
        <w:right w:val="none" w:sz="0" w:space="0" w:color="auto"/>
      </w:divBdr>
    </w:div>
    <w:div w:id="1749961131">
      <w:bodyDiv w:val="1"/>
      <w:marLeft w:val="0"/>
      <w:marRight w:val="0"/>
      <w:marTop w:val="0"/>
      <w:marBottom w:val="0"/>
      <w:divBdr>
        <w:top w:val="none" w:sz="0" w:space="0" w:color="auto"/>
        <w:left w:val="none" w:sz="0" w:space="0" w:color="auto"/>
        <w:bottom w:val="none" w:sz="0" w:space="0" w:color="auto"/>
        <w:right w:val="none" w:sz="0" w:space="0" w:color="auto"/>
      </w:divBdr>
    </w:div>
    <w:div w:id="1830171546">
      <w:bodyDiv w:val="1"/>
      <w:marLeft w:val="0"/>
      <w:marRight w:val="0"/>
      <w:marTop w:val="0"/>
      <w:marBottom w:val="0"/>
      <w:divBdr>
        <w:top w:val="none" w:sz="0" w:space="0" w:color="auto"/>
        <w:left w:val="none" w:sz="0" w:space="0" w:color="auto"/>
        <w:bottom w:val="none" w:sz="0" w:space="0" w:color="auto"/>
        <w:right w:val="none" w:sz="0" w:space="0" w:color="auto"/>
      </w:divBdr>
    </w:div>
    <w:div w:id="1877355310">
      <w:bodyDiv w:val="1"/>
      <w:marLeft w:val="0"/>
      <w:marRight w:val="0"/>
      <w:marTop w:val="0"/>
      <w:marBottom w:val="0"/>
      <w:divBdr>
        <w:top w:val="none" w:sz="0" w:space="0" w:color="auto"/>
        <w:left w:val="none" w:sz="0" w:space="0" w:color="auto"/>
        <w:bottom w:val="none" w:sz="0" w:space="0" w:color="auto"/>
        <w:right w:val="none" w:sz="0" w:space="0" w:color="auto"/>
      </w:divBdr>
    </w:div>
    <w:div w:id="1890720956">
      <w:bodyDiv w:val="1"/>
      <w:marLeft w:val="0"/>
      <w:marRight w:val="0"/>
      <w:marTop w:val="0"/>
      <w:marBottom w:val="0"/>
      <w:divBdr>
        <w:top w:val="none" w:sz="0" w:space="0" w:color="auto"/>
        <w:left w:val="none" w:sz="0" w:space="0" w:color="auto"/>
        <w:bottom w:val="none" w:sz="0" w:space="0" w:color="auto"/>
        <w:right w:val="none" w:sz="0" w:space="0" w:color="auto"/>
      </w:divBdr>
    </w:div>
    <w:div w:id="2059165837">
      <w:bodyDiv w:val="1"/>
      <w:marLeft w:val="0"/>
      <w:marRight w:val="0"/>
      <w:marTop w:val="0"/>
      <w:marBottom w:val="0"/>
      <w:divBdr>
        <w:top w:val="none" w:sz="0" w:space="0" w:color="auto"/>
        <w:left w:val="none" w:sz="0" w:space="0" w:color="auto"/>
        <w:bottom w:val="none" w:sz="0" w:space="0" w:color="auto"/>
        <w:right w:val="none" w:sz="0" w:space="0" w:color="auto"/>
      </w:divBdr>
    </w:div>
    <w:div w:id="209100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baike.baidu.com/view/9991.htm" TargetMode="External"/><Relationship Id="rId26" Type="http://schemas.openxmlformats.org/officeDocument/2006/relationships/image" Target="media/image6.emf"/><Relationship Id="rId39"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image" Target="media/image10.emf"/><Relationship Id="rId42"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baike.baidu.com/view/9991.htm" TargetMode="External"/><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2.emf"/><Relationship Id="rId46"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baike.baidu.com/view/33907.htm" TargetMode="External"/><Relationship Id="rId20" Type="http://schemas.openxmlformats.org/officeDocument/2006/relationships/image" Target="media/image2.png"/><Relationship Id="rId29" Type="http://schemas.openxmlformats.org/officeDocument/2006/relationships/oleObject" Target="embeddings/oleObject4.bin"/><Relationship Id="rId41"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oleObject" Target="embeddings/oleObject8.bin"/><Relationship Id="rId40" Type="http://schemas.openxmlformats.org/officeDocument/2006/relationships/image" Target="media/image13.emf"/><Relationship Id="rId45"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baike.baidu.com/view/129688.htm" TargetMode="External"/><Relationship Id="rId23" Type="http://schemas.openxmlformats.org/officeDocument/2006/relationships/image" Target="media/image4.png"/><Relationship Id="rId28" Type="http://schemas.openxmlformats.org/officeDocument/2006/relationships/image" Target="media/image7.emf"/><Relationship Id="rId36" Type="http://schemas.openxmlformats.org/officeDocument/2006/relationships/image" Target="media/image11.emf"/><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oleObject" Target="embeddings/oleObject5.bin"/><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image" Target="media/image8.emf"/><Relationship Id="rId35" Type="http://schemas.openxmlformats.org/officeDocument/2006/relationships/oleObject" Target="embeddings/oleObject7.bin"/><Relationship Id="rId43"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E545D-5F07-4E90-B4EC-910B16C8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98</Pages>
  <Words>7804</Words>
  <Characters>44483</Characters>
  <Application>Microsoft Office Word</Application>
  <DocSecurity>0</DocSecurity>
  <Lines>370</Lines>
  <Paragraphs>104</Paragraphs>
  <ScaleCrop>false</ScaleCrop>
  <Company>China</Company>
  <LinksUpToDate>false</LinksUpToDate>
  <CharactersWithSpaces>52183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胡增祥</cp:lastModifiedBy>
  <cp:revision>22</cp:revision>
  <dcterms:created xsi:type="dcterms:W3CDTF">2016-06-20T06:46:00Z</dcterms:created>
  <dcterms:modified xsi:type="dcterms:W3CDTF">2025-07-16T01:17:00Z</dcterms:modified>
</cp:coreProperties>
</file>